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DDEB" w14:textId="5DF13AA9" w:rsidR="005229CB" w:rsidRPr="00583BC8" w:rsidRDefault="6EBEEF15" w:rsidP="18145055">
      <w:pPr>
        <w:contextualSpacing/>
        <w:jc w:val="center"/>
        <w:rPr>
          <w:b/>
          <w:bCs/>
          <w:sz w:val="40"/>
          <w:szCs w:val="40"/>
        </w:rPr>
      </w:pPr>
      <w:r w:rsidRPr="2B144903">
        <w:rPr>
          <w:b/>
          <w:bCs/>
          <w:sz w:val="40"/>
          <w:szCs w:val="40"/>
        </w:rPr>
        <w:t xml:space="preserve"> </w:t>
      </w:r>
      <w:r w:rsidR="00BB4E6C" w:rsidRPr="2B144903">
        <w:rPr>
          <w:b/>
          <w:bCs/>
          <w:sz w:val="40"/>
          <w:szCs w:val="40"/>
        </w:rPr>
        <w:t>Algo</w:t>
      </w:r>
      <w:r w:rsidR="008E6922" w:rsidRPr="2B144903">
        <w:rPr>
          <w:b/>
          <w:bCs/>
          <w:sz w:val="40"/>
          <w:szCs w:val="40"/>
        </w:rPr>
        <w:t>n</w:t>
      </w:r>
      <w:r w:rsidR="00BB4E6C" w:rsidRPr="2B144903">
        <w:rPr>
          <w:b/>
          <w:bCs/>
          <w:sz w:val="40"/>
          <w:szCs w:val="40"/>
        </w:rPr>
        <w:t>quin College</w:t>
      </w:r>
      <w:r w:rsidR="009641C9" w:rsidRPr="2B144903">
        <w:rPr>
          <w:b/>
          <w:bCs/>
          <w:sz w:val="40"/>
          <w:szCs w:val="40"/>
        </w:rPr>
        <w:t xml:space="preserve"> </w:t>
      </w:r>
      <w:r w:rsidR="00BB4E6C" w:rsidRPr="2B144903">
        <w:rPr>
          <w:b/>
          <w:bCs/>
          <w:sz w:val="40"/>
          <w:szCs w:val="40"/>
        </w:rPr>
        <w:t>Student Information System (SIS)</w:t>
      </w:r>
      <w:r w:rsidR="009641C9" w:rsidRPr="2B144903">
        <w:rPr>
          <w:b/>
          <w:bCs/>
          <w:sz w:val="40"/>
          <w:szCs w:val="40"/>
        </w:rPr>
        <w:t xml:space="preserve"> </w:t>
      </w:r>
    </w:p>
    <w:p w14:paraId="01385EDF" w14:textId="77777777" w:rsidR="00A10861" w:rsidRDefault="00A10861" w:rsidP="00D8188C">
      <w:pPr>
        <w:contextualSpacing/>
        <w:jc w:val="center"/>
        <w:rPr>
          <w:b/>
          <w:sz w:val="40"/>
        </w:rPr>
      </w:pPr>
    </w:p>
    <w:p w14:paraId="1949D779" w14:textId="1BD668C2" w:rsidR="00BB4E6C" w:rsidRDefault="002A027E" w:rsidP="18145055">
      <w:pPr>
        <w:contextualSpacing/>
        <w:jc w:val="center"/>
        <w:rPr>
          <w:b/>
          <w:bCs/>
          <w:sz w:val="40"/>
          <w:szCs w:val="40"/>
        </w:rPr>
      </w:pPr>
      <w:r w:rsidRPr="18145055">
        <w:rPr>
          <w:b/>
          <w:bCs/>
          <w:sz w:val="40"/>
          <w:szCs w:val="40"/>
        </w:rPr>
        <w:t>Curriculum Management (RO)</w:t>
      </w:r>
      <w:r w:rsidR="254C99D6" w:rsidRPr="18145055">
        <w:rPr>
          <w:b/>
          <w:bCs/>
          <w:sz w:val="40"/>
          <w:szCs w:val="40"/>
        </w:rPr>
        <w:t xml:space="preserve"> - Future State</w:t>
      </w:r>
    </w:p>
    <w:p w14:paraId="71911889" w14:textId="5BE13B7A" w:rsidR="00B27A8F" w:rsidRDefault="005C2E61" w:rsidP="00D8188C">
      <w:pPr>
        <w:contextualSpacing/>
        <w:jc w:val="center"/>
        <w:rPr>
          <w:b/>
          <w:sz w:val="40"/>
        </w:rPr>
      </w:pPr>
      <w:r>
        <w:rPr>
          <w:b/>
          <w:sz w:val="40"/>
        </w:rPr>
        <w:t xml:space="preserve">Functional </w:t>
      </w:r>
      <w:r w:rsidR="00AC2CB2">
        <w:rPr>
          <w:b/>
          <w:sz w:val="40"/>
        </w:rPr>
        <w:t>Specifications</w:t>
      </w:r>
    </w:p>
    <w:p w14:paraId="2DEA10C2" w14:textId="79021FD5" w:rsidR="007D4B62" w:rsidRDefault="707E4155" w:rsidP="0530B7AD">
      <w:pPr>
        <w:spacing w:line="259" w:lineRule="auto"/>
        <w:jc w:val="center"/>
        <w:rPr>
          <w:b/>
          <w:bCs/>
          <w:sz w:val="40"/>
          <w:szCs w:val="40"/>
        </w:rPr>
      </w:pPr>
      <w:bookmarkStart w:id="0" w:name="_Hlk165901391"/>
      <w:r w:rsidRPr="4E27322B">
        <w:rPr>
          <w:b/>
          <w:bCs/>
          <w:sz w:val="40"/>
          <w:szCs w:val="40"/>
        </w:rPr>
        <w:t>SIS-</w:t>
      </w:r>
      <w:r w:rsidR="21621372" w:rsidRPr="4E27322B">
        <w:rPr>
          <w:b/>
          <w:bCs/>
          <w:sz w:val="40"/>
          <w:szCs w:val="40"/>
        </w:rPr>
        <w:t>FS</w:t>
      </w:r>
      <w:r w:rsidRPr="4E27322B">
        <w:rPr>
          <w:b/>
          <w:bCs/>
          <w:sz w:val="40"/>
          <w:szCs w:val="40"/>
        </w:rPr>
        <w:t>-</w:t>
      </w:r>
      <w:r w:rsidR="21D26EC0" w:rsidRPr="4E27322B">
        <w:rPr>
          <w:b/>
          <w:bCs/>
          <w:sz w:val="40"/>
          <w:szCs w:val="40"/>
        </w:rPr>
        <w:t>ADM</w:t>
      </w:r>
      <w:r w:rsidRPr="4E27322B">
        <w:rPr>
          <w:b/>
          <w:bCs/>
          <w:sz w:val="40"/>
          <w:szCs w:val="40"/>
        </w:rPr>
        <w:t>-</w:t>
      </w:r>
      <w:r w:rsidR="21D26EC0" w:rsidRPr="4E27322B">
        <w:rPr>
          <w:b/>
          <w:bCs/>
          <w:sz w:val="40"/>
          <w:szCs w:val="40"/>
        </w:rPr>
        <w:t>30</w:t>
      </w:r>
      <w:r w:rsidR="6BF79124" w:rsidRPr="4E27322B">
        <w:rPr>
          <w:b/>
          <w:bCs/>
          <w:sz w:val="40"/>
          <w:szCs w:val="40"/>
        </w:rPr>
        <w:t>6</w:t>
      </w:r>
      <w:r w:rsidR="671AF932" w:rsidRPr="4E27322B">
        <w:rPr>
          <w:b/>
          <w:bCs/>
          <w:sz w:val="40"/>
          <w:szCs w:val="40"/>
        </w:rPr>
        <w:t xml:space="preserve"> – </w:t>
      </w:r>
      <w:r w:rsidR="21D26EC0" w:rsidRPr="4E27322B">
        <w:rPr>
          <w:b/>
          <w:bCs/>
          <w:sz w:val="40"/>
          <w:szCs w:val="40"/>
        </w:rPr>
        <w:t>Admissions Record</w:t>
      </w:r>
      <w:r w:rsidR="570B7DB2" w:rsidRPr="4E27322B">
        <w:rPr>
          <w:b/>
          <w:bCs/>
          <w:sz w:val="40"/>
          <w:szCs w:val="40"/>
        </w:rPr>
        <w:t xml:space="preserve"> </w:t>
      </w:r>
      <w:r w:rsidR="11312F66" w:rsidRPr="4E27322B">
        <w:rPr>
          <w:b/>
          <w:bCs/>
          <w:sz w:val="40"/>
          <w:szCs w:val="40"/>
        </w:rPr>
        <w:t>Assessment</w:t>
      </w:r>
    </w:p>
    <w:bookmarkEnd w:id="0"/>
    <w:p w14:paraId="49C9D867" w14:textId="3F080E54" w:rsidR="000B51E9" w:rsidRPr="00583BC8" w:rsidRDefault="000B51E9" w:rsidP="00D8188C">
      <w:pPr>
        <w:contextualSpacing/>
      </w:pPr>
    </w:p>
    <w:p w14:paraId="2CD78744" w14:textId="52830F9C" w:rsidR="000A690F" w:rsidRDefault="000A690F" w:rsidP="21F4A92E">
      <w:pPr>
        <w:contextualSpacing/>
        <w:jc w:val="center"/>
        <w:rPr>
          <w:b/>
          <w:bCs/>
          <w:sz w:val="36"/>
          <w:szCs w:val="36"/>
        </w:rPr>
      </w:pPr>
    </w:p>
    <w:p w14:paraId="6B02C8B4" w14:textId="72AD76C8" w:rsidR="005226F6" w:rsidRDefault="50C22C41" w:rsidP="4B04B8CC">
      <w:pPr>
        <w:rPr>
          <w:b/>
          <w:bCs/>
          <w:sz w:val="36"/>
          <w:szCs w:val="36"/>
        </w:rPr>
      </w:pPr>
      <w:r w:rsidRPr="2E83EFD9">
        <w:rPr>
          <w:b/>
          <w:bCs/>
          <w:sz w:val="36"/>
          <w:szCs w:val="36"/>
        </w:rPr>
        <w:t>Revision Histor</w:t>
      </w:r>
      <w:r w:rsidR="671961C9" w:rsidRPr="2E83EFD9">
        <w:rPr>
          <w:b/>
          <w:bCs/>
          <w:sz w:val="36"/>
          <w:szCs w:val="36"/>
        </w:rPr>
        <w:t>y</w:t>
      </w:r>
    </w:p>
    <w:tbl>
      <w:tblPr>
        <w:tblStyle w:val="GridTable4-Accent6"/>
        <w:tblW w:w="5000" w:type="pct"/>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620" w:firstRow="1" w:lastRow="0" w:firstColumn="0" w:lastColumn="0" w:noHBand="1" w:noVBand="1"/>
      </w:tblPr>
      <w:tblGrid>
        <w:gridCol w:w="1601"/>
        <w:gridCol w:w="2260"/>
        <w:gridCol w:w="2683"/>
        <w:gridCol w:w="1957"/>
        <w:gridCol w:w="8769"/>
      </w:tblGrid>
      <w:tr w:rsidR="00130A4A" w:rsidRPr="00583BC8" w14:paraId="4929B73A" w14:textId="77777777" w:rsidTr="6B07A326">
        <w:trPr>
          <w:cnfStyle w:val="100000000000" w:firstRow="1" w:lastRow="0" w:firstColumn="0" w:lastColumn="0" w:oddVBand="0" w:evenVBand="0" w:oddHBand="0" w:evenHBand="0" w:firstRowFirstColumn="0" w:firstRowLastColumn="0" w:lastRowFirstColumn="0" w:lastRowLastColumn="0"/>
          <w:tblHeader/>
        </w:trPr>
        <w:tc>
          <w:tcPr>
            <w:tcW w:w="1601" w:type="dxa"/>
            <w:tcBorders>
              <w:top w:val="none" w:sz="0" w:space="0" w:color="auto"/>
              <w:left w:val="none" w:sz="0" w:space="0" w:color="auto"/>
              <w:bottom w:val="none" w:sz="0" w:space="0" w:color="auto"/>
              <w:right w:val="none" w:sz="0" w:space="0" w:color="auto"/>
            </w:tcBorders>
            <w:shd w:val="clear" w:color="auto" w:fill="008000"/>
          </w:tcPr>
          <w:p w14:paraId="405E5A4F" w14:textId="6983CA4D" w:rsidR="002908F3" w:rsidRPr="00583BC8" w:rsidRDefault="002908F3" w:rsidP="00D8188C">
            <w:pPr>
              <w:contextualSpacing/>
            </w:pPr>
            <w:r w:rsidRPr="00583BC8">
              <w:t>Version</w:t>
            </w:r>
          </w:p>
        </w:tc>
        <w:tc>
          <w:tcPr>
            <w:tcW w:w="2260" w:type="dxa"/>
            <w:tcBorders>
              <w:top w:val="none" w:sz="0" w:space="0" w:color="auto"/>
              <w:left w:val="none" w:sz="0" w:space="0" w:color="auto"/>
              <w:bottom w:val="none" w:sz="0" w:space="0" w:color="auto"/>
              <w:right w:val="none" w:sz="0" w:space="0" w:color="auto"/>
            </w:tcBorders>
            <w:shd w:val="clear" w:color="auto" w:fill="008000"/>
          </w:tcPr>
          <w:p w14:paraId="7EBB5725" w14:textId="090F765A" w:rsidR="002908F3" w:rsidRPr="00583BC8" w:rsidRDefault="002908F3" w:rsidP="00D8188C">
            <w:pPr>
              <w:contextualSpacing/>
            </w:pPr>
            <w:r w:rsidRPr="00583BC8">
              <w:t>Date Issued</w:t>
            </w:r>
          </w:p>
        </w:tc>
        <w:tc>
          <w:tcPr>
            <w:tcW w:w="2683" w:type="dxa"/>
            <w:tcBorders>
              <w:top w:val="none" w:sz="0" w:space="0" w:color="auto"/>
              <w:left w:val="none" w:sz="0" w:space="0" w:color="auto"/>
              <w:bottom w:val="none" w:sz="0" w:space="0" w:color="auto"/>
              <w:right w:val="none" w:sz="0" w:space="0" w:color="auto"/>
            </w:tcBorders>
            <w:shd w:val="clear" w:color="auto" w:fill="008000"/>
          </w:tcPr>
          <w:p w14:paraId="740B2D76" w14:textId="19EA5252" w:rsidR="002908F3" w:rsidRPr="00583BC8" w:rsidRDefault="002908F3" w:rsidP="00D8188C">
            <w:pPr>
              <w:contextualSpacing/>
            </w:pPr>
            <w:r w:rsidRPr="00583BC8">
              <w:t>Author</w:t>
            </w:r>
          </w:p>
        </w:tc>
        <w:tc>
          <w:tcPr>
            <w:tcW w:w="1957" w:type="dxa"/>
            <w:tcBorders>
              <w:top w:val="none" w:sz="0" w:space="0" w:color="auto"/>
              <w:left w:val="none" w:sz="0" w:space="0" w:color="auto"/>
              <w:bottom w:val="none" w:sz="0" w:space="0" w:color="auto"/>
              <w:right w:val="none" w:sz="0" w:space="0" w:color="auto"/>
            </w:tcBorders>
            <w:shd w:val="clear" w:color="auto" w:fill="008000"/>
          </w:tcPr>
          <w:p w14:paraId="6BDBEDFE" w14:textId="378623DD" w:rsidR="002908F3" w:rsidRPr="00583BC8" w:rsidRDefault="000A690F" w:rsidP="00D8188C">
            <w:pPr>
              <w:contextualSpacing/>
            </w:pPr>
            <w:r>
              <w:t>Status</w:t>
            </w:r>
          </w:p>
        </w:tc>
        <w:tc>
          <w:tcPr>
            <w:tcW w:w="8769" w:type="dxa"/>
            <w:tcBorders>
              <w:top w:val="none" w:sz="0" w:space="0" w:color="auto"/>
              <w:left w:val="none" w:sz="0" w:space="0" w:color="auto"/>
              <w:bottom w:val="none" w:sz="0" w:space="0" w:color="auto"/>
              <w:right w:val="none" w:sz="0" w:space="0" w:color="auto"/>
            </w:tcBorders>
            <w:shd w:val="clear" w:color="auto" w:fill="008000"/>
          </w:tcPr>
          <w:p w14:paraId="6F46194A" w14:textId="674464D7" w:rsidR="002908F3" w:rsidRPr="00583BC8" w:rsidRDefault="002908F3" w:rsidP="00D8188C">
            <w:pPr>
              <w:contextualSpacing/>
            </w:pPr>
            <w:r w:rsidRPr="00583BC8">
              <w:t>Description</w:t>
            </w:r>
          </w:p>
        </w:tc>
      </w:tr>
      <w:tr w:rsidR="002908F3" w:rsidRPr="00583BC8" w14:paraId="56CBD16F" w14:textId="77777777" w:rsidTr="6B07A326">
        <w:tc>
          <w:tcPr>
            <w:tcW w:w="1601" w:type="dxa"/>
          </w:tcPr>
          <w:p w14:paraId="6066F905" w14:textId="5D98153D" w:rsidR="002908F3" w:rsidRPr="00583BC8" w:rsidRDefault="32030B31" w:rsidP="7209D0B7">
            <w:pPr>
              <w:contextualSpacing/>
            </w:pPr>
            <w:r w:rsidRPr="7209D0B7">
              <w:t>0.1</w:t>
            </w:r>
          </w:p>
        </w:tc>
        <w:tc>
          <w:tcPr>
            <w:tcW w:w="2260" w:type="dxa"/>
          </w:tcPr>
          <w:p w14:paraId="696C238F" w14:textId="396565D5" w:rsidR="002908F3" w:rsidRPr="00583BC8" w:rsidRDefault="00B7686D" w:rsidP="00D144A5">
            <w:pPr>
              <w:contextualSpacing/>
            </w:pPr>
            <w:r>
              <w:t>2022-0</w:t>
            </w:r>
            <w:r w:rsidR="00155AB8">
              <w:t>9-26</w:t>
            </w:r>
          </w:p>
        </w:tc>
        <w:tc>
          <w:tcPr>
            <w:tcW w:w="2683" w:type="dxa"/>
          </w:tcPr>
          <w:p w14:paraId="749D109E" w14:textId="3862AB72" w:rsidR="002328B6" w:rsidRPr="00583BC8" w:rsidRDefault="0B790251" w:rsidP="7209D0B7">
            <w:pPr>
              <w:contextualSpacing/>
            </w:pPr>
            <w:r>
              <w:t>Samantha Harris</w:t>
            </w:r>
            <w:r w:rsidR="541EDC29">
              <w:t xml:space="preserve"> lo</w:t>
            </w:r>
          </w:p>
        </w:tc>
        <w:tc>
          <w:tcPr>
            <w:tcW w:w="1957" w:type="dxa"/>
          </w:tcPr>
          <w:p w14:paraId="48937E46" w14:textId="3B9C7A82" w:rsidR="002908F3" w:rsidRPr="00583BC8" w:rsidRDefault="00155AB8" w:rsidP="3FA59D34">
            <w:pPr>
              <w:contextualSpacing/>
            </w:pPr>
            <w:r>
              <w:t>Work in Progress</w:t>
            </w:r>
          </w:p>
        </w:tc>
        <w:tc>
          <w:tcPr>
            <w:tcW w:w="8769" w:type="dxa"/>
          </w:tcPr>
          <w:p w14:paraId="5D602D74" w14:textId="4B2B1CAB" w:rsidR="002908F3" w:rsidRPr="00583BC8" w:rsidRDefault="4E63DD2F" w:rsidP="3FA59D34">
            <w:pPr>
              <w:spacing w:line="259" w:lineRule="auto"/>
            </w:pPr>
            <w:r w:rsidRPr="3FA59D34">
              <w:t>Initial Draft</w:t>
            </w:r>
          </w:p>
        </w:tc>
      </w:tr>
      <w:tr w:rsidR="002908F3" w:rsidRPr="00583BC8" w14:paraId="2B991E0F" w14:textId="77777777" w:rsidTr="6B07A326">
        <w:tc>
          <w:tcPr>
            <w:tcW w:w="1601" w:type="dxa"/>
          </w:tcPr>
          <w:p w14:paraId="642E61BE" w14:textId="5EC49328" w:rsidR="002908F3" w:rsidRPr="00583BC8" w:rsidRDefault="27EABF5E" w:rsidP="4D9EB2FF">
            <w:pPr>
              <w:spacing w:line="259" w:lineRule="auto"/>
              <w:rPr>
                <w:rFonts w:eastAsia="Calibri"/>
              </w:rPr>
            </w:pPr>
            <w:r w:rsidRPr="3257833F">
              <w:rPr>
                <w:rFonts w:eastAsia="Calibri"/>
              </w:rPr>
              <w:t>1.0</w:t>
            </w:r>
          </w:p>
        </w:tc>
        <w:tc>
          <w:tcPr>
            <w:tcW w:w="2260" w:type="dxa"/>
          </w:tcPr>
          <w:p w14:paraId="6268AEBB" w14:textId="5DA2FD65" w:rsidR="002908F3" w:rsidRPr="00583BC8" w:rsidRDefault="27EABF5E" w:rsidP="5B1A4D9B">
            <w:pPr>
              <w:contextualSpacing/>
            </w:pPr>
            <w:r>
              <w:t>2023-01-11</w:t>
            </w:r>
          </w:p>
        </w:tc>
        <w:tc>
          <w:tcPr>
            <w:tcW w:w="2683" w:type="dxa"/>
          </w:tcPr>
          <w:p w14:paraId="65042DAC" w14:textId="648D105C" w:rsidR="002908F3" w:rsidRPr="00583BC8" w:rsidRDefault="27EABF5E" w:rsidP="5B1A4D9B">
            <w:pPr>
              <w:contextualSpacing/>
            </w:pPr>
            <w:r>
              <w:t>Samantha Harris</w:t>
            </w:r>
          </w:p>
        </w:tc>
        <w:tc>
          <w:tcPr>
            <w:tcW w:w="1957" w:type="dxa"/>
          </w:tcPr>
          <w:p w14:paraId="6C591558" w14:textId="416F94EC" w:rsidR="002908F3" w:rsidRPr="00583BC8" w:rsidRDefault="27EABF5E" w:rsidP="5B1A4D9B">
            <w:pPr>
              <w:contextualSpacing/>
            </w:pPr>
            <w:r>
              <w:t>Draft</w:t>
            </w:r>
          </w:p>
        </w:tc>
        <w:tc>
          <w:tcPr>
            <w:tcW w:w="8769" w:type="dxa"/>
          </w:tcPr>
          <w:p w14:paraId="3094C675" w14:textId="013A79D6" w:rsidR="002908F3" w:rsidRPr="00583BC8" w:rsidRDefault="25A1BB6D" w:rsidP="1D243EFC">
            <w:pPr>
              <w:spacing w:line="259" w:lineRule="auto"/>
              <w:rPr>
                <w:rFonts w:eastAsia="Arial"/>
              </w:rPr>
            </w:pPr>
            <w:r w:rsidRPr="1D243EFC">
              <w:rPr>
                <w:rFonts w:eastAsia="Arial"/>
                <w:color w:val="000000" w:themeColor="text1"/>
              </w:rPr>
              <w:t>Draft ready for Thesis review, questions and gaps remain throughout</w:t>
            </w:r>
            <w:r w:rsidR="272B5704" w:rsidRPr="1D243EFC">
              <w:rPr>
                <w:rFonts w:eastAsia="Arial"/>
                <w:color w:val="000000" w:themeColor="text1"/>
              </w:rPr>
              <w:t xml:space="preserve"> process</w:t>
            </w:r>
          </w:p>
        </w:tc>
      </w:tr>
      <w:tr w:rsidR="002908F3" w:rsidRPr="00583BC8" w14:paraId="65175F2D" w14:textId="77777777" w:rsidTr="6B07A326">
        <w:tc>
          <w:tcPr>
            <w:tcW w:w="1601" w:type="dxa"/>
          </w:tcPr>
          <w:p w14:paraId="2C22E477" w14:textId="487C98DB" w:rsidR="002908F3" w:rsidRPr="00583BC8" w:rsidRDefault="09EB4643" w:rsidP="665257C1">
            <w:pPr>
              <w:contextualSpacing/>
            </w:pPr>
            <w:r>
              <w:t>1.1</w:t>
            </w:r>
          </w:p>
        </w:tc>
        <w:tc>
          <w:tcPr>
            <w:tcW w:w="2260" w:type="dxa"/>
          </w:tcPr>
          <w:p w14:paraId="51A379DA" w14:textId="460EC79F" w:rsidR="002908F3" w:rsidRPr="00583BC8" w:rsidRDefault="09EB4643" w:rsidP="665257C1">
            <w:pPr>
              <w:contextualSpacing/>
            </w:pPr>
            <w:r>
              <w:t>2023-01-13</w:t>
            </w:r>
          </w:p>
        </w:tc>
        <w:tc>
          <w:tcPr>
            <w:tcW w:w="2683" w:type="dxa"/>
          </w:tcPr>
          <w:p w14:paraId="07868B1F" w14:textId="21908ACA" w:rsidR="002908F3" w:rsidRPr="00583BC8" w:rsidRDefault="09EB4643" w:rsidP="665257C1">
            <w:pPr>
              <w:contextualSpacing/>
            </w:pPr>
            <w:r>
              <w:t>Samantha Harris</w:t>
            </w:r>
          </w:p>
        </w:tc>
        <w:tc>
          <w:tcPr>
            <w:tcW w:w="1957" w:type="dxa"/>
          </w:tcPr>
          <w:p w14:paraId="4F93DF74" w14:textId="54A18C21" w:rsidR="002908F3" w:rsidRPr="00583BC8" w:rsidRDefault="09EB4643" w:rsidP="665257C1">
            <w:pPr>
              <w:contextualSpacing/>
            </w:pPr>
            <w:r>
              <w:t>Draft</w:t>
            </w:r>
          </w:p>
        </w:tc>
        <w:tc>
          <w:tcPr>
            <w:tcW w:w="8769" w:type="dxa"/>
          </w:tcPr>
          <w:p w14:paraId="76F05202" w14:textId="1CC76D9D" w:rsidR="002908F3" w:rsidRPr="00583BC8" w:rsidRDefault="09EB4643" w:rsidP="002B5003">
            <w:pPr>
              <w:contextualSpacing/>
            </w:pPr>
            <w:r>
              <w:t xml:space="preserve">Draft ready for Thesis </w:t>
            </w:r>
            <w:commentRangeStart w:id="1"/>
            <w:r>
              <w:t>review</w:t>
            </w:r>
            <w:commentRangeEnd w:id="1"/>
            <w:r w:rsidR="002908F3">
              <w:rPr>
                <w:rStyle w:val="CommentReference"/>
                <w:sz w:val="22"/>
                <w:szCs w:val="22"/>
              </w:rPr>
              <w:commentReference w:id="1"/>
            </w:r>
            <w:r>
              <w:t>, minor updates/comments to reflect OCAS productization impact on Offer Date Fields</w:t>
            </w:r>
          </w:p>
        </w:tc>
      </w:tr>
      <w:tr w:rsidR="002908F3" w:rsidRPr="00583BC8" w14:paraId="4A04BE4B" w14:textId="77777777" w:rsidTr="6B07A326">
        <w:tc>
          <w:tcPr>
            <w:tcW w:w="1601" w:type="dxa"/>
          </w:tcPr>
          <w:p w14:paraId="4CAB2214" w14:textId="02D01DAD" w:rsidR="002908F3" w:rsidRPr="00583BC8" w:rsidRDefault="7B38A9C7" w:rsidP="665257C1">
            <w:pPr>
              <w:contextualSpacing/>
            </w:pPr>
            <w:r>
              <w:t>1.2</w:t>
            </w:r>
          </w:p>
        </w:tc>
        <w:tc>
          <w:tcPr>
            <w:tcW w:w="2260" w:type="dxa"/>
          </w:tcPr>
          <w:p w14:paraId="5C474636" w14:textId="31CBC009" w:rsidR="002908F3" w:rsidRPr="00583BC8" w:rsidRDefault="7B38A9C7" w:rsidP="665257C1">
            <w:pPr>
              <w:contextualSpacing/>
            </w:pPr>
            <w:r>
              <w:t>2023-03-10</w:t>
            </w:r>
          </w:p>
        </w:tc>
        <w:tc>
          <w:tcPr>
            <w:tcW w:w="2683" w:type="dxa"/>
          </w:tcPr>
          <w:p w14:paraId="355D6381" w14:textId="7E28EABA" w:rsidR="002908F3" w:rsidRPr="00583BC8" w:rsidRDefault="7B38A9C7" w:rsidP="665257C1">
            <w:pPr>
              <w:contextualSpacing/>
            </w:pPr>
            <w:r>
              <w:t>Samantha Harris</w:t>
            </w:r>
          </w:p>
        </w:tc>
        <w:tc>
          <w:tcPr>
            <w:tcW w:w="1957" w:type="dxa"/>
          </w:tcPr>
          <w:p w14:paraId="5ABF1631" w14:textId="117A6947" w:rsidR="002908F3" w:rsidRPr="00583BC8" w:rsidRDefault="7B38A9C7" w:rsidP="665257C1">
            <w:pPr>
              <w:contextualSpacing/>
            </w:pPr>
            <w:r>
              <w:t>Draft</w:t>
            </w:r>
          </w:p>
        </w:tc>
        <w:tc>
          <w:tcPr>
            <w:tcW w:w="8769" w:type="dxa"/>
          </w:tcPr>
          <w:p w14:paraId="6FC336D5" w14:textId="0E546A05" w:rsidR="002908F3" w:rsidRPr="00583BC8" w:rsidRDefault="72F8EC48" w:rsidP="665257C1">
            <w:pPr>
              <w:contextualSpacing/>
            </w:pPr>
            <w:r w:rsidRPr="1D243EFC">
              <w:t xml:space="preserve">Draft ready for Thesis </w:t>
            </w:r>
            <w:commentRangeStart w:id="3"/>
            <w:r w:rsidRPr="1D243EFC">
              <w:t xml:space="preserve">review </w:t>
            </w:r>
            <w:commentRangeEnd w:id="3"/>
            <w:r w:rsidRPr="1D243EFC">
              <w:rPr>
                <w:rStyle w:val="CommentReference"/>
                <w:sz w:val="22"/>
                <w:szCs w:val="22"/>
              </w:rPr>
              <w:commentReference w:id="3"/>
            </w:r>
            <w:r w:rsidRPr="1D243EFC">
              <w:t>following working group review and updates, questions and gaps remain throughout</w:t>
            </w:r>
          </w:p>
        </w:tc>
      </w:tr>
      <w:tr w:rsidR="2EEA56E1" w14:paraId="34BBE0B5" w14:textId="77777777" w:rsidTr="6B07A326">
        <w:trPr>
          <w:trHeight w:val="300"/>
        </w:trPr>
        <w:tc>
          <w:tcPr>
            <w:tcW w:w="1601" w:type="dxa"/>
          </w:tcPr>
          <w:p w14:paraId="12BF616C" w14:textId="59C9BD3B" w:rsidR="0B7F1D6C" w:rsidRDefault="0B7F1D6C" w:rsidP="2EEA56E1">
            <w:r>
              <w:t>1.3</w:t>
            </w:r>
          </w:p>
        </w:tc>
        <w:tc>
          <w:tcPr>
            <w:tcW w:w="2260" w:type="dxa"/>
          </w:tcPr>
          <w:p w14:paraId="4396F173" w14:textId="2C886AFC" w:rsidR="0B7F1D6C" w:rsidRDefault="0B7F1D6C" w:rsidP="2EEA56E1">
            <w:r>
              <w:t>2023-03-17</w:t>
            </w:r>
          </w:p>
        </w:tc>
        <w:tc>
          <w:tcPr>
            <w:tcW w:w="2683" w:type="dxa"/>
          </w:tcPr>
          <w:p w14:paraId="6BE3A236" w14:textId="669B2697" w:rsidR="0B7F1D6C" w:rsidRDefault="0B7F1D6C" w:rsidP="2EEA56E1">
            <w:r>
              <w:t>Samantha Harris</w:t>
            </w:r>
          </w:p>
        </w:tc>
        <w:tc>
          <w:tcPr>
            <w:tcW w:w="1957" w:type="dxa"/>
          </w:tcPr>
          <w:p w14:paraId="5D75BA7E" w14:textId="0C7E900C" w:rsidR="0B7F1D6C" w:rsidRDefault="61D11399" w:rsidP="2EEA56E1">
            <w:commentRangeStart w:id="5"/>
            <w:r>
              <w:t>Draft</w:t>
            </w:r>
            <w:commentRangeEnd w:id="5"/>
            <w:r w:rsidR="0B7F1D6C">
              <w:rPr>
                <w:rStyle w:val="CommentReference"/>
                <w:sz w:val="22"/>
                <w:szCs w:val="22"/>
              </w:rPr>
              <w:commentReference w:id="5"/>
            </w:r>
          </w:p>
        </w:tc>
        <w:tc>
          <w:tcPr>
            <w:tcW w:w="8769" w:type="dxa"/>
          </w:tcPr>
          <w:p w14:paraId="692396E1" w14:textId="404B32AD" w:rsidR="0B7F1D6C" w:rsidRDefault="0B7F1D6C" w:rsidP="2EEA56E1">
            <w:r>
              <w:t>QL and integration fields updated to reflect the new admissions stage for “International Application Submitted”</w:t>
            </w:r>
          </w:p>
        </w:tc>
      </w:tr>
      <w:tr w:rsidR="13842C5C" w14:paraId="63F6E10D" w14:textId="77777777" w:rsidTr="6B07A326">
        <w:trPr>
          <w:trHeight w:val="300"/>
        </w:trPr>
        <w:tc>
          <w:tcPr>
            <w:tcW w:w="1601" w:type="dxa"/>
          </w:tcPr>
          <w:p w14:paraId="59790F56" w14:textId="132A9440" w:rsidR="50C61EDC" w:rsidRDefault="50C61EDC" w:rsidP="13842C5C">
            <w:r>
              <w:t>2.0</w:t>
            </w:r>
          </w:p>
        </w:tc>
        <w:tc>
          <w:tcPr>
            <w:tcW w:w="2260" w:type="dxa"/>
          </w:tcPr>
          <w:p w14:paraId="730360A2" w14:textId="703C5CAC" w:rsidR="50C61EDC" w:rsidRDefault="50C61EDC" w:rsidP="13842C5C">
            <w:r>
              <w:t>2023-04-06</w:t>
            </w:r>
          </w:p>
        </w:tc>
        <w:tc>
          <w:tcPr>
            <w:tcW w:w="2683" w:type="dxa"/>
          </w:tcPr>
          <w:p w14:paraId="23FB1FBF" w14:textId="7099ADAF" w:rsidR="50C61EDC" w:rsidRDefault="50C61EDC" w:rsidP="13842C5C">
            <w:r>
              <w:t>Samantha Harris</w:t>
            </w:r>
          </w:p>
        </w:tc>
        <w:tc>
          <w:tcPr>
            <w:tcW w:w="1957" w:type="dxa"/>
          </w:tcPr>
          <w:p w14:paraId="1C7D146D" w14:textId="08E54F35" w:rsidR="50C61EDC" w:rsidRDefault="50C61EDC" w:rsidP="13842C5C">
            <w:commentRangeStart w:id="7"/>
            <w:r>
              <w:t>Draft</w:t>
            </w:r>
            <w:commentRangeEnd w:id="7"/>
            <w:r>
              <w:rPr>
                <w:rStyle w:val="CommentReference"/>
                <w:sz w:val="22"/>
                <w:szCs w:val="22"/>
              </w:rPr>
              <w:commentReference w:id="7"/>
            </w:r>
          </w:p>
        </w:tc>
        <w:tc>
          <w:tcPr>
            <w:tcW w:w="8769" w:type="dxa"/>
          </w:tcPr>
          <w:p w14:paraId="7384356B" w14:textId="341D96C0" w:rsidR="50C61EDC" w:rsidRDefault="50C61EDC" w:rsidP="13842C5C">
            <w:r>
              <w:t>RS updates for T&amp;C as per discussion with TSM</w:t>
            </w:r>
          </w:p>
        </w:tc>
      </w:tr>
      <w:tr w:rsidR="4A4C7DB6" w14:paraId="2C81CFCB" w14:textId="77777777" w:rsidTr="6B07A326">
        <w:trPr>
          <w:trHeight w:val="300"/>
        </w:trPr>
        <w:tc>
          <w:tcPr>
            <w:tcW w:w="1601" w:type="dxa"/>
          </w:tcPr>
          <w:p w14:paraId="1739BADA" w14:textId="501AB23A" w:rsidR="4C4F8766" w:rsidRDefault="4C4F8766" w:rsidP="4A4C7DB6">
            <w:r>
              <w:t>2.1</w:t>
            </w:r>
          </w:p>
        </w:tc>
        <w:tc>
          <w:tcPr>
            <w:tcW w:w="2260" w:type="dxa"/>
          </w:tcPr>
          <w:p w14:paraId="5B83A5C7" w14:textId="5D063ACD" w:rsidR="4C4F8766" w:rsidRDefault="4C4F8766" w:rsidP="4A4C7DB6">
            <w:r>
              <w:t>2023-04-25</w:t>
            </w:r>
          </w:p>
        </w:tc>
        <w:tc>
          <w:tcPr>
            <w:tcW w:w="2683" w:type="dxa"/>
          </w:tcPr>
          <w:p w14:paraId="3BB14A97" w14:textId="57E84C12" w:rsidR="4C4F8766" w:rsidRDefault="4C4F8766" w:rsidP="4A4C7DB6">
            <w:r>
              <w:t>Samantha Harris</w:t>
            </w:r>
          </w:p>
        </w:tc>
        <w:tc>
          <w:tcPr>
            <w:tcW w:w="1957" w:type="dxa"/>
          </w:tcPr>
          <w:p w14:paraId="0380B7BB" w14:textId="51A3221D" w:rsidR="4C4F8766" w:rsidRDefault="4C4F8766" w:rsidP="4A4C7DB6">
            <w:r>
              <w:t>Draft</w:t>
            </w:r>
          </w:p>
        </w:tc>
        <w:tc>
          <w:tcPr>
            <w:tcW w:w="8769" w:type="dxa"/>
          </w:tcPr>
          <w:p w14:paraId="69A27A49" w14:textId="470E7D27" w:rsidR="4C4F8766" w:rsidRDefault="4C4F8766" w:rsidP="4A4C7DB6">
            <w:r>
              <w:t>Updated with TSM requirements added</w:t>
            </w:r>
          </w:p>
        </w:tc>
      </w:tr>
      <w:tr w:rsidR="68BBE3B1" w14:paraId="151A1F28" w14:textId="77777777" w:rsidTr="6B07A326">
        <w:trPr>
          <w:trHeight w:val="300"/>
        </w:trPr>
        <w:tc>
          <w:tcPr>
            <w:tcW w:w="1601" w:type="dxa"/>
          </w:tcPr>
          <w:p w14:paraId="1709E33D" w14:textId="7B56597B" w:rsidR="4A75AC04" w:rsidRDefault="4A75AC04" w:rsidP="68BBE3B1">
            <w:r>
              <w:t>2.2</w:t>
            </w:r>
          </w:p>
        </w:tc>
        <w:tc>
          <w:tcPr>
            <w:tcW w:w="2260" w:type="dxa"/>
          </w:tcPr>
          <w:p w14:paraId="4E9DC21C" w14:textId="112E113B" w:rsidR="4A75AC04" w:rsidRDefault="4A75AC04" w:rsidP="68BBE3B1">
            <w:r>
              <w:t>2023-07-06</w:t>
            </w:r>
          </w:p>
        </w:tc>
        <w:tc>
          <w:tcPr>
            <w:tcW w:w="2683" w:type="dxa"/>
          </w:tcPr>
          <w:p w14:paraId="6316DCD3" w14:textId="48DCCCA5" w:rsidR="4A75AC04" w:rsidRDefault="4A75AC04" w:rsidP="68BBE3B1">
            <w:r>
              <w:t>Haya Majbour</w:t>
            </w:r>
          </w:p>
        </w:tc>
        <w:tc>
          <w:tcPr>
            <w:tcW w:w="1957" w:type="dxa"/>
          </w:tcPr>
          <w:p w14:paraId="37334CD6" w14:textId="482A1813" w:rsidR="4A75AC04" w:rsidRDefault="4A75AC04" w:rsidP="68BBE3B1">
            <w:r>
              <w:t xml:space="preserve">Draft </w:t>
            </w:r>
          </w:p>
        </w:tc>
        <w:tc>
          <w:tcPr>
            <w:tcW w:w="8769" w:type="dxa"/>
          </w:tcPr>
          <w:p w14:paraId="63607493" w14:textId="2ED25D26" w:rsidR="4A75AC04" w:rsidRDefault="4A75AC04" w:rsidP="68BBE3B1">
            <w:r>
              <w:t>Updated Rulesets that effect the SAR</w:t>
            </w:r>
            <w:commentRangeStart w:id="9"/>
            <w:commentRangeEnd w:id="9"/>
            <w:r>
              <w:rPr>
                <w:rStyle w:val="CommentReference"/>
                <w:sz w:val="22"/>
                <w:szCs w:val="22"/>
              </w:rPr>
              <w:commentReference w:id="9"/>
            </w:r>
          </w:p>
        </w:tc>
      </w:tr>
      <w:tr w:rsidR="3E15EAC6" w14:paraId="30DCC3DC" w14:textId="77777777" w:rsidTr="6B07A326">
        <w:trPr>
          <w:trHeight w:val="300"/>
        </w:trPr>
        <w:tc>
          <w:tcPr>
            <w:tcW w:w="1601" w:type="dxa"/>
          </w:tcPr>
          <w:p w14:paraId="727E242F" w14:textId="511D1D1E" w:rsidR="427364A2" w:rsidRDefault="427364A2" w:rsidP="3E15EAC6">
            <w:r>
              <w:t>2.3</w:t>
            </w:r>
          </w:p>
        </w:tc>
        <w:tc>
          <w:tcPr>
            <w:tcW w:w="2260" w:type="dxa"/>
          </w:tcPr>
          <w:p w14:paraId="0B9315A6" w14:textId="5ED8B7F5" w:rsidR="427364A2" w:rsidRDefault="427364A2" w:rsidP="3E15EAC6">
            <w:r>
              <w:t>2023-07-13</w:t>
            </w:r>
          </w:p>
        </w:tc>
        <w:tc>
          <w:tcPr>
            <w:tcW w:w="2683" w:type="dxa"/>
          </w:tcPr>
          <w:p w14:paraId="666D661D" w14:textId="19F1CA20" w:rsidR="427364A2" w:rsidRDefault="427364A2" w:rsidP="3E15EAC6">
            <w:r>
              <w:t>Kat Kellogg</w:t>
            </w:r>
          </w:p>
        </w:tc>
        <w:tc>
          <w:tcPr>
            <w:tcW w:w="1957" w:type="dxa"/>
          </w:tcPr>
          <w:p w14:paraId="518F7499" w14:textId="7A27D3A4" w:rsidR="427364A2" w:rsidRDefault="427364A2" w:rsidP="3E15EAC6">
            <w:r>
              <w:t>Draft</w:t>
            </w:r>
          </w:p>
        </w:tc>
        <w:tc>
          <w:tcPr>
            <w:tcW w:w="8769" w:type="dxa"/>
          </w:tcPr>
          <w:p w14:paraId="76BB4C41" w14:textId="6A5F29D4" w:rsidR="427364A2" w:rsidRDefault="427364A2" w:rsidP="3E15EAC6">
            <w:r w:rsidRPr="1D243EFC">
              <w:t>Added rule set(TRS-30</w:t>
            </w:r>
            <w:r w:rsidR="4D8B13D8" w:rsidRPr="1D243EFC">
              <w:t>6</w:t>
            </w:r>
            <w:r w:rsidRPr="1D243EFC">
              <w:t>-012) needed by Thesis</w:t>
            </w:r>
          </w:p>
        </w:tc>
      </w:tr>
      <w:tr w:rsidR="32ABC72F" w14:paraId="07145A65" w14:textId="77777777" w:rsidTr="6B07A326">
        <w:trPr>
          <w:trHeight w:val="300"/>
        </w:trPr>
        <w:tc>
          <w:tcPr>
            <w:tcW w:w="1601" w:type="dxa"/>
          </w:tcPr>
          <w:p w14:paraId="27CB6C80" w14:textId="718CC4B8" w:rsidR="382CF868" w:rsidRDefault="382CF868" w:rsidP="32ABC72F">
            <w:r>
              <w:t>2.4</w:t>
            </w:r>
          </w:p>
        </w:tc>
        <w:tc>
          <w:tcPr>
            <w:tcW w:w="2260" w:type="dxa"/>
          </w:tcPr>
          <w:p w14:paraId="0132D762" w14:textId="523342D8" w:rsidR="382CF868" w:rsidRDefault="382CF868" w:rsidP="32ABC72F">
            <w:r>
              <w:t>2023-03-11</w:t>
            </w:r>
          </w:p>
        </w:tc>
        <w:tc>
          <w:tcPr>
            <w:tcW w:w="2683" w:type="dxa"/>
          </w:tcPr>
          <w:p w14:paraId="2CE863DF" w14:textId="1A49481D" w:rsidR="382CF868" w:rsidRDefault="382CF868" w:rsidP="32ABC72F">
            <w:r>
              <w:t>Kat Kellogg</w:t>
            </w:r>
          </w:p>
        </w:tc>
        <w:tc>
          <w:tcPr>
            <w:tcW w:w="1957" w:type="dxa"/>
          </w:tcPr>
          <w:p w14:paraId="5C6040E2" w14:textId="0AC30EE6" w:rsidR="382CF868" w:rsidRDefault="382CF868" w:rsidP="32ABC72F">
            <w:r>
              <w:t>Draft</w:t>
            </w:r>
          </w:p>
        </w:tc>
        <w:tc>
          <w:tcPr>
            <w:tcW w:w="8769" w:type="dxa"/>
          </w:tcPr>
          <w:p w14:paraId="5DA48736" w14:textId="35CDC233" w:rsidR="382CF868" w:rsidRDefault="382CF868" w:rsidP="32ABC72F">
            <w:r w:rsidRPr="1D243EFC">
              <w:t xml:space="preserve">Added rulesets(TRS-306-013 – TRS-306-015) </w:t>
            </w:r>
          </w:p>
        </w:tc>
      </w:tr>
      <w:tr w:rsidR="642BDEA3" w14:paraId="031BD038" w14:textId="77777777" w:rsidTr="6B07A326">
        <w:trPr>
          <w:trHeight w:val="300"/>
        </w:trPr>
        <w:tc>
          <w:tcPr>
            <w:tcW w:w="1601" w:type="dxa"/>
          </w:tcPr>
          <w:p w14:paraId="58136E8B" w14:textId="5AA23E48" w:rsidR="7A87AE27" w:rsidRDefault="7A87AE27" w:rsidP="642BDEA3">
            <w:r>
              <w:t>2.5</w:t>
            </w:r>
          </w:p>
        </w:tc>
        <w:tc>
          <w:tcPr>
            <w:tcW w:w="2260" w:type="dxa"/>
          </w:tcPr>
          <w:p w14:paraId="61CB1FA8" w14:textId="2C772AD8" w:rsidR="7A87AE27" w:rsidRDefault="7A87AE27" w:rsidP="642BDEA3">
            <w:r>
              <w:t>2023-07-11</w:t>
            </w:r>
          </w:p>
        </w:tc>
        <w:tc>
          <w:tcPr>
            <w:tcW w:w="2683" w:type="dxa"/>
          </w:tcPr>
          <w:p w14:paraId="047683B2" w14:textId="076DEA3F" w:rsidR="7A87AE27" w:rsidRDefault="7A87AE27" w:rsidP="642BDEA3">
            <w:r>
              <w:t>Kat Kellogg</w:t>
            </w:r>
          </w:p>
        </w:tc>
        <w:tc>
          <w:tcPr>
            <w:tcW w:w="1957" w:type="dxa"/>
          </w:tcPr>
          <w:p w14:paraId="31D5D97D" w14:textId="4E7F3E7D" w:rsidR="7A87AE27" w:rsidRDefault="7A87AE27" w:rsidP="642BDEA3">
            <w:r>
              <w:t>Draft</w:t>
            </w:r>
          </w:p>
        </w:tc>
        <w:tc>
          <w:tcPr>
            <w:tcW w:w="8769" w:type="dxa"/>
          </w:tcPr>
          <w:p w14:paraId="0D1EE835" w14:textId="1F4AB990" w:rsidR="7A87AE27" w:rsidRDefault="7A87AE27" w:rsidP="642BDEA3">
            <w:r w:rsidRPr="1D243EFC">
              <w:t>Added logic for rulesets(TRS-306-013 – TRS-306-015)</w:t>
            </w:r>
          </w:p>
        </w:tc>
      </w:tr>
      <w:tr w:rsidR="77047574" w14:paraId="269BD907" w14:textId="77777777" w:rsidTr="6B07A326">
        <w:trPr>
          <w:trHeight w:val="300"/>
        </w:trPr>
        <w:tc>
          <w:tcPr>
            <w:tcW w:w="1601" w:type="dxa"/>
          </w:tcPr>
          <w:p w14:paraId="76EF59EF" w14:textId="56F2E7E8" w:rsidR="11F0969F" w:rsidRDefault="11F0969F" w:rsidP="77047574">
            <w:r>
              <w:t>2.6</w:t>
            </w:r>
          </w:p>
        </w:tc>
        <w:tc>
          <w:tcPr>
            <w:tcW w:w="2260" w:type="dxa"/>
          </w:tcPr>
          <w:p w14:paraId="4A13E8D4" w14:textId="2C0257D2" w:rsidR="11F0969F" w:rsidRDefault="11F0969F" w:rsidP="77047574">
            <w:r>
              <w:t>2024-02-05</w:t>
            </w:r>
          </w:p>
        </w:tc>
        <w:tc>
          <w:tcPr>
            <w:tcW w:w="2683" w:type="dxa"/>
          </w:tcPr>
          <w:p w14:paraId="4C8FCD25" w14:textId="26070289" w:rsidR="11F0969F" w:rsidRDefault="11F0969F" w:rsidP="77047574">
            <w:r>
              <w:t xml:space="preserve">Wade </w:t>
            </w:r>
            <w:r w:rsidR="009C14A4">
              <w:t>S</w:t>
            </w:r>
            <w:r>
              <w:t>tewart</w:t>
            </w:r>
          </w:p>
        </w:tc>
        <w:tc>
          <w:tcPr>
            <w:tcW w:w="1957" w:type="dxa"/>
          </w:tcPr>
          <w:p w14:paraId="09CA31C9" w14:textId="1D3E2C42" w:rsidR="11F0969F" w:rsidRDefault="11F0969F" w:rsidP="77047574">
            <w:r>
              <w:t>Draft</w:t>
            </w:r>
          </w:p>
        </w:tc>
        <w:tc>
          <w:tcPr>
            <w:tcW w:w="8769" w:type="dxa"/>
          </w:tcPr>
          <w:p w14:paraId="4C452571" w14:textId="4545E66A" w:rsidR="11F0969F" w:rsidRDefault="11F0969F" w:rsidP="77047574">
            <w:r>
              <w:t>Added Logic TRS 306-002</w:t>
            </w:r>
          </w:p>
        </w:tc>
      </w:tr>
      <w:tr w:rsidR="009C14A4" w14:paraId="1739CE94" w14:textId="77777777" w:rsidTr="6B07A326">
        <w:trPr>
          <w:trHeight w:val="300"/>
        </w:trPr>
        <w:tc>
          <w:tcPr>
            <w:tcW w:w="1601" w:type="dxa"/>
          </w:tcPr>
          <w:p w14:paraId="38B766F8" w14:textId="144BA489" w:rsidR="009C14A4" w:rsidRDefault="009C14A4" w:rsidP="77047574">
            <w:r>
              <w:t>2.7</w:t>
            </w:r>
          </w:p>
        </w:tc>
        <w:tc>
          <w:tcPr>
            <w:tcW w:w="2260" w:type="dxa"/>
          </w:tcPr>
          <w:p w14:paraId="6EF609FD" w14:textId="42DF9A94" w:rsidR="009C14A4" w:rsidRDefault="009C14A4" w:rsidP="77047574">
            <w:r>
              <w:t>2024-05-06</w:t>
            </w:r>
          </w:p>
        </w:tc>
        <w:tc>
          <w:tcPr>
            <w:tcW w:w="2683" w:type="dxa"/>
          </w:tcPr>
          <w:p w14:paraId="6FEA1D34" w14:textId="433CCEE9" w:rsidR="009C14A4" w:rsidRDefault="009C14A4" w:rsidP="77047574">
            <w:r>
              <w:t xml:space="preserve">Wade Stewart </w:t>
            </w:r>
          </w:p>
        </w:tc>
        <w:tc>
          <w:tcPr>
            <w:tcW w:w="1957" w:type="dxa"/>
          </w:tcPr>
          <w:p w14:paraId="036F3C1F" w14:textId="08B806C9" w:rsidR="009C14A4" w:rsidRDefault="009C14A4" w:rsidP="77047574">
            <w:r>
              <w:t xml:space="preserve">Final Draft </w:t>
            </w:r>
          </w:p>
        </w:tc>
        <w:tc>
          <w:tcPr>
            <w:tcW w:w="8769" w:type="dxa"/>
          </w:tcPr>
          <w:p w14:paraId="5D6217D9" w14:textId="36F943AB" w:rsidR="009C14A4" w:rsidRDefault="009C14A4" w:rsidP="77047574">
            <w:r>
              <w:t>Updated logic RS 306-005</w:t>
            </w:r>
          </w:p>
        </w:tc>
      </w:tr>
      <w:tr w:rsidR="00D51FCA" w14:paraId="07B87739" w14:textId="77777777" w:rsidTr="6B07A326">
        <w:trPr>
          <w:trHeight w:val="300"/>
        </w:trPr>
        <w:tc>
          <w:tcPr>
            <w:tcW w:w="1601" w:type="dxa"/>
          </w:tcPr>
          <w:p w14:paraId="06C16873" w14:textId="3A32D9DE" w:rsidR="00D51FCA" w:rsidRDefault="00D51FCA" w:rsidP="77047574">
            <w:r>
              <w:t>2.8</w:t>
            </w:r>
          </w:p>
        </w:tc>
        <w:tc>
          <w:tcPr>
            <w:tcW w:w="2260" w:type="dxa"/>
          </w:tcPr>
          <w:p w14:paraId="44D0B4B5" w14:textId="136CE644" w:rsidR="00D51FCA" w:rsidRDefault="00D51FCA" w:rsidP="77047574">
            <w:r>
              <w:t>2024-07-17</w:t>
            </w:r>
          </w:p>
        </w:tc>
        <w:tc>
          <w:tcPr>
            <w:tcW w:w="2683" w:type="dxa"/>
          </w:tcPr>
          <w:p w14:paraId="15B14EAF" w14:textId="7BFD617A" w:rsidR="00D51FCA" w:rsidRDefault="00D51FCA" w:rsidP="77047574">
            <w:r>
              <w:t>Wade Stewart</w:t>
            </w:r>
          </w:p>
        </w:tc>
        <w:tc>
          <w:tcPr>
            <w:tcW w:w="1957" w:type="dxa"/>
          </w:tcPr>
          <w:p w14:paraId="4E245BA0" w14:textId="44FA3529" w:rsidR="00D51FCA" w:rsidRDefault="00D51FCA" w:rsidP="77047574">
            <w:r>
              <w:t>Update</w:t>
            </w:r>
          </w:p>
        </w:tc>
        <w:tc>
          <w:tcPr>
            <w:tcW w:w="8769" w:type="dxa"/>
          </w:tcPr>
          <w:p w14:paraId="63DBF0F9" w14:textId="56795493" w:rsidR="00D51FCA" w:rsidRDefault="00D51FCA" w:rsidP="77047574">
            <w:r>
              <w:t>Update narrative step 2b, Automation 306-03, QL-306-02, RS-306-002,003,007</w:t>
            </w:r>
            <w:r w:rsidR="007A0C32">
              <w:t xml:space="preserve"> Information/data requirements </w:t>
            </w:r>
            <w:r>
              <w:t>to remove Advanced Standing Stage</w:t>
            </w:r>
          </w:p>
        </w:tc>
      </w:tr>
      <w:tr w:rsidR="00F60DB3" w14:paraId="72155CD8" w14:textId="77777777" w:rsidTr="6B07A326">
        <w:trPr>
          <w:trHeight w:val="300"/>
        </w:trPr>
        <w:tc>
          <w:tcPr>
            <w:tcW w:w="1601" w:type="dxa"/>
          </w:tcPr>
          <w:p w14:paraId="74BF3263" w14:textId="3C83FD0E" w:rsidR="00F60DB3" w:rsidRDefault="00851A22" w:rsidP="77047574">
            <w:r>
              <w:lastRenderedPageBreak/>
              <w:t>2.9</w:t>
            </w:r>
          </w:p>
        </w:tc>
        <w:tc>
          <w:tcPr>
            <w:tcW w:w="2260" w:type="dxa"/>
          </w:tcPr>
          <w:p w14:paraId="65FCF7D9" w14:textId="4E400244" w:rsidR="00F60DB3" w:rsidRDefault="00851A22" w:rsidP="77047574">
            <w:r>
              <w:t>2024-08-02</w:t>
            </w:r>
          </w:p>
        </w:tc>
        <w:tc>
          <w:tcPr>
            <w:tcW w:w="2683" w:type="dxa"/>
          </w:tcPr>
          <w:p w14:paraId="34BD31A6" w14:textId="5A18ED05" w:rsidR="00F60DB3" w:rsidRDefault="00851A22" w:rsidP="77047574">
            <w:r>
              <w:t>Wade Stewart</w:t>
            </w:r>
          </w:p>
        </w:tc>
        <w:tc>
          <w:tcPr>
            <w:tcW w:w="1957" w:type="dxa"/>
          </w:tcPr>
          <w:p w14:paraId="592683C5" w14:textId="2327770C" w:rsidR="00F60DB3" w:rsidRDefault="00851A22" w:rsidP="77047574">
            <w:r>
              <w:t xml:space="preserve">Update </w:t>
            </w:r>
          </w:p>
        </w:tc>
        <w:tc>
          <w:tcPr>
            <w:tcW w:w="8769" w:type="dxa"/>
          </w:tcPr>
          <w:p w14:paraId="359A0DEF" w14:textId="608482CF" w:rsidR="006C7A87" w:rsidRDefault="00851A22" w:rsidP="77047574">
            <w:r>
              <w:t>Description on Auto-306-01, remove Auto 306-03, Update RS-306-006</w:t>
            </w:r>
          </w:p>
        </w:tc>
      </w:tr>
      <w:tr w:rsidR="006C7A87" w14:paraId="11E6AE0A" w14:textId="77777777" w:rsidTr="6B07A326">
        <w:trPr>
          <w:trHeight w:val="300"/>
        </w:trPr>
        <w:tc>
          <w:tcPr>
            <w:tcW w:w="1601" w:type="dxa"/>
          </w:tcPr>
          <w:p w14:paraId="251E3CF6" w14:textId="3C7C30AA" w:rsidR="006C7A87" w:rsidRDefault="006C7A87" w:rsidP="77047574">
            <w:r>
              <w:t>3.0</w:t>
            </w:r>
          </w:p>
        </w:tc>
        <w:tc>
          <w:tcPr>
            <w:tcW w:w="2260" w:type="dxa"/>
          </w:tcPr>
          <w:p w14:paraId="14156324" w14:textId="1A9F8A49" w:rsidR="006C7A87" w:rsidRDefault="006C7A87" w:rsidP="77047574">
            <w:r>
              <w:t>2024-10-09</w:t>
            </w:r>
          </w:p>
        </w:tc>
        <w:tc>
          <w:tcPr>
            <w:tcW w:w="2683" w:type="dxa"/>
          </w:tcPr>
          <w:p w14:paraId="13891148" w14:textId="78465DC2" w:rsidR="006C7A87" w:rsidRDefault="006C7A87" w:rsidP="77047574">
            <w:r>
              <w:t>Wade Stewart</w:t>
            </w:r>
            <w:r w:rsidR="00871A43">
              <w:t>/Kemi Taiwo</w:t>
            </w:r>
          </w:p>
        </w:tc>
        <w:tc>
          <w:tcPr>
            <w:tcW w:w="1957" w:type="dxa"/>
          </w:tcPr>
          <w:p w14:paraId="0C68A949" w14:textId="3EA52C76" w:rsidR="006C7A87" w:rsidRDefault="006C7A87" w:rsidP="77047574">
            <w:r>
              <w:t>Update</w:t>
            </w:r>
          </w:p>
        </w:tc>
        <w:tc>
          <w:tcPr>
            <w:tcW w:w="8769" w:type="dxa"/>
          </w:tcPr>
          <w:p w14:paraId="21BC5F20" w14:textId="52E3C861" w:rsidR="006C7A87" w:rsidRDefault="7C3EDE5B" w:rsidP="77047574">
            <w:r>
              <w:t>Split Narrative into International/Domestic</w:t>
            </w:r>
          </w:p>
          <w:p w14:paraId="26331CDA" w14:textId="372B8B83" w:rsidR="006C7A87" w:rsidRDefault="6E06DFFD" w:rsidP="77047574">
            <w:r>
              <w:t>Added Auto-07 and RS-016</w:t>
            </w:r>
            <w:r w:rsidR="0F378638">
              <w:t>,017</w:t>
            </w:r>
            <w:r w:rsidR="00342187">
              <w:t>,18</w:t>
            </w:r>
          </w:p>
        </w:tc>
      </w:tr>
      <w:tr w:rsidR="00871A43" w14:paraId="442F9D41" w14:textId="77777777" w:rsidTr="6B07A326">
        <w:trPr>
          <w:trHeight w:val="300"/>
        </w:trPr>
        <w:tc>
          <w:tcPr>
            <w:tcW w:w="1601" w:type="dxa"/>
          </w:tcPr>
          <w:p w14:paraId="50FC9121" w14:textId="6D896E04" w:rsidR="00871A43" w:rsidRDefault="00871A43" w:rsidP="77047574">
            <w:r>
              <w:t>3.1</w:t>
            </w:r>
          </w:p>
        </w:tc>
        <w:tc>
          <w:tcPr>
            <w:tcW w:w="2260" w:type="dxa"/>
          </w:tcPr>
          <w:p w14:paraId="04587922" w14:textId="5CFE3E5F" w:rsidR="00871A43" w:rsidRDefault="00871A43" w:rsidP="77047574">
            <w:r>
              <w:t>2024-11-19</w:t>
            </w:r>
          </w:p>
        </w:tc>
        <w:tc>
          <w:tcPr>
            <w:tcW w:w="2683" w:type="dxa"/>
          </w:tcPr>
          <w:p w14:paraId="512BAE2B" w14:textId="621E3CBE" w:rsidR="00871A43" w:rsidRDefault="00871A43" w:rsidP="77047574">
            <w:r>
              <w:t xml:space="preserve">Wade Stewart </w:t>
            </w:r>
          </w:p>
        </w:tc>
        <w:tc>
          <w:tcPr>
            <w:tcW w:w="1957" w:type="dxa"/>
          </w:tcPr>
          <w:p w14:paraId="13C596E5" w14:textId="352FA5B7" w:rsidR="00871A43" w:rsidRDefault="00871A43" w:rsidP="77047574">
            <w:r>
              <w:t xml:space="preserve">Update </w:t>
            </w:r>
          </w:p>
        </w:tc>
        <w:tc>
          <w:tcPr>
            <w:tcW w:w="8769" w:type="dxa"/>
          </w:tcPr>
          <w:p w14:paraId="1E3A788E" w14:textId="35882A98" w:rsidR="00871A43" w:rsidRDefault="00871A43" w:rsidP="77047574">
            <w:r>
              <w:t xml:space="preserve">Narrative adding EAP ICHS added </w:t>
            </w:r>
          </w:p>
        </w:tc>
      </w:tr>
      <w:tr w:rsidR="00342187" w14:paraId="22765330" w14:textId="77777777" w:rsidTr="6B07A326">
        <w:trPr>
          <w:trHeight w:val="300"/>
        </w:trPr>
        <w:tc>
          <w:tcPr>
            <w:tcW w:w="1601" w:type="dxa"/>
          </w:tcPr>
          <w:p w14:paraId="2D8F97DB" w14:textId="4AA824D7" w:rsidR="00342187" w:rsidRDefault="00342187" w:rsidP="00342187">
            <w:r>
              <w:t>3.2</w:t>
            </w:r>
          </w:p>
        </w:tc>
        <w:tc>
          <w:tcPr>
            <w:tcW w:w="2260" w:type="dxa"/>
          </w:tcPr>
          <w:p w14:paraId="78C18100" w14:textId="4480931D" w:rsidR="00342187" w:rsidRDefault="00342187" w:rsidP="00342187">
            <w:r w:rsidRPr="008270E1">
              <w:t>2024-</w:t>
            </w:r>
            <w:r>
              <w:t>11-22</w:t>
            </w:r>
          </w:p>
        </w:tc>
        <w:tc>
          <w:tcPr>
            <w:tcW w:w="2683" w:type="dxa"/>
          </w:tcPr>
          <w:p w14:paraId="327ED20A" w14:textId="3239DE2C" w:rsidR="00342187" w:rsidRDefault="00342187" w:rsidP="00342187">
            <w:r>
              <w:t>Wade Stewart</w:t>
            </w:r>
          </w:p>
        </w:tc>
        <w:tc>
          <w:tcPr>
            <w:tcW w:w="1957" w:type="dxa"/>
          </w:tcPr>
          <w:p w14:paraId="464C98FB" w14:textId="22FE1871" w:rsidR="00342187" w:rsidRDefault="00342187" w:rsidP="00342187">
            <w:r>
              <w:t>Update</w:t>
            </w:r>
          </w:p>
        </w:tc>
        <w:tc>
          <w:tcPr>
            <w:tcW w:w="8769" w:type="dxa"/>
          </w:tcPr>
          <w:p w14:paraId="0395BCBD" w14:textId="45B7833E" w:rsidR="00342187" w:rsidRDefault="00342187" w:rsidP="00342187">
            <w:r>
              <w:t>RS-</w:t>
            </w:r>
            <w:r w:rsidR="00C6172B">
              <w:t>3</w:t>
            </w:r>
            <w:r>
              <w:t>06-019, update QL-306-0</w:t>
            </w:r>
            <w:r w:rsidR="00D4202C">
              <w:t>6</w:t>
            </w:r>
            <w:r>
              <w:t xml:space="preserve"> Con Ed </w:t>
            </w:r>
          </w:p>
        </w:tc>
      </w:tr>
      <w:tr w:rsidR="00D4202C" w14:paraId="04949D49" w14:textId="77777777" w:rsidTr="6B07A326">
        <w:trPr>
          <w:trHeight w:val="300"/>
        </w:trPr>
        <w:tc>
          <w:tcPr>
            <w:tcW w:w="1601" w:type="dxa"/>
          </w:tcPr>
          <w:p w14:paraId="492AD764" w14:textId="6476094B" w:rsidR="00D4202C" w:rsidRDefault="00D4202C" w:rsidP="00342187">
            <w:r>
              <w:t>3.3</w:t>
            </w:r>
          </w:p>
        </w:tc>
        <w:tc>
          <w:tcPr>
            <w:tcW w:w="2260" w:type="dxa"/>
          </w:tcPr>
          <w:p w14:paraId="0B960387" w14:textId="3F8F2279" w:rsidR="00D4202C" w:rsidRPr="008270E1" w:rsidRDefault="00D4202C" w:rsidP="00342187">
            <w:r>
              <w:t>2024-12-03</w:t>
            </w:r>
          </w:p>
        </w:tc>
        <w:tc>
          <w:tcPr>
            <w:tcW w:w="2683" w:type="dxa"/>
          </w:tcPr>
          <w:p w14:paraId="1512109C" w14:textId="74114232" w:rsidR="00D4202C" w:rsidRDefault="00D4202C" w:rsidP="00342187">
            <w:r w:rsidRPr="2CEB86A6">
              <w:rPr>
                <w:rFonts w:eastAsia="Arial"/>
                <w:color w:val="000000" w:themeColor="text1"/>
              </w:rPr>
              <w:t>Wade Stewart/ Kemi Taiwo</w:t>
            </w:r>
          </w:p>
        </w:tc>
        <w:tc>
          <w:tcPr>
            <w:tcW w:w="1957" w:type="dxa"/>
          </w:tcPr>
          <w:p w14:paraId="7113FDD8" w14:textId="2C4CE871" w:rsidR="00D4202C" w:rsidRDefault="00D4202C" w:rsidP="00342187">
            <w:r>
              <w:t>Update</w:t>
            </w:r>
          </w:p>
        </w:tc>
        <w:tc>
          <w:tcPr>
            <w:tcW w:w="8769" w:type="dxa"/>
          </w:tcPr>
          <w:p w14:paraId="26FE4B1F" w14:textId="2C32C51B" w:rsidR="00D4202C" w:rsidRDefault="00C6172B" w:rsidP="00342187">
            <w:r>
              <w:t xml:space="preserve">Update </w:t>
            </w:r>
            <w:r w:rsidR="00D4202C">
              <w:t>QL-306-06</w:t>
            </w:r>
            <w:r>
              <w:t xml:space="preserve"> RS 306-019 </w:t>
            </w:r>
          </w:p>
        </w:tc>
      </w:tr>
      <w:tr w:rsidR="00A6588D" w14:paraId="54E117CA" w14:textId="77777777" w:rsidTr="6B07A326">
        <w:trPr>
          <w:trHeight w:val="300"/>
        </w:trPr>
        <w:tc>
          <w:tcPr>
            <w:tcW w:w="1601" w:type="dxa"/>
          </w:tcPr>
          <w:p w14:paraId="1965C2E9" w14:textId="729968F3" w:rsidR="00A6588D" w:rsidRDefault="00A6588D" w:rsidP="00342187">
            <w:r>
              <w:t>3.4</w:t>
            </w:r>
          </w:p>
        </w:tc>
        <w:tc>
          <w:tcPr>
            <w:tcW w:w="2260" w:type="dxa"/>
          </w:tcPr>
          <w:p w14:paraId="6FF31DF6" w14:textId="610E7D2A" w:rsidR="00A6588D" w:rsidRDefault="00A6588D" w:rsidP="00342187">
            <w:r>
              <w:t>2025-01-17</w:t>
            </w:r>
          </w:p>
        </w:tc>
        <w:tc>
          <w:tcPr>
            <w:tcW w:w="2683" w:type="dxa"/>
          </w:tcPr>
          <w:p w14:paraId="5CD164D8" w14:textId="5E6F3AF0" w:rsidR="00A6588D" w:rsidRPr="2CEB86A6" w:rsidRDefault="00A6588D" w:rsidP="00342187">
            <w:pPr>
              <w:rPr>
                <w:rFonts w:eastAsia="Arial"/>
                <w:color w:val="000000" w:themeColor="text1"/>
              </w:rPr>
            </w:pPr>
            <w:r w:rsidRPr="00A6588D">
              <w:rPr>
                <w:rFonts w:eastAsia="Arial"/>
                <w:color w:val="000000" w:themeColor="text1"/>
              </w:rPr>
              <w:t>Wade Stewart</w:t>
            </w:r>
          </w:p>
        </w:tc>
        <w:tc>
          <w:tcPr>
            <w:tcW w:w="1957" w:type="dxa"/>
          </w:tcPr>
          <w:p w14:paraId="6816A3AF" w14:textId="795C0DAD" w:rsidR="00A6588D" w:rsidRDefault="00A6588D" w:rsidP="00342187">
            <w:r>
              <w:t xml:space="preserve">Update </w:t>
            </w:r>
          </w:p>
        </w:tc>
        <w:tc>
          <w:tcPr>
            <w:tcW w:w="8769" w:type="dxa"/>
          </w:tcPr>
          <w:p w14:paraId="47925C05" w14:textId="266B0EB2" w:rsidR="00A6588D" w:rsidRDefault="00A6588D" w:rsidP="00342187">
            <w:r>
              <w:t xml:space="preserve">Update QL-306-002 </w:t>
            </w:r>
            <w:r w:rsidRPr="00A6588D">
              <w:rPr>
                <w:highlight w:val="cyan"/>
              </w:rPr>
              <w:t>name only</w:t>
            </w:r>
          </w:p>
        </w:tc>
      </w:tr>
      <w:tr w:rsidR="00357B28" w14:paraId="01EB8738" w14:textId="77777777" w:rsidTr="6B07A326">
        <w:trPr>
          <w:trHeight w:val="300"/>
        </w:trPr>
        <w:tc>
          <w:tcPr>
            <w:tcW w:w="1601" w:type="dxa"/>
          </w:tcPr>
          <w:p w14:paraId="3E0AEBE7" w14:textId="0AB5A679" w:rsidR="00357B28" w:rsidRDefault="00357B28" w:rsidP="00342187">
            <w:r>
              <w:t>3.5</w:t>
            </w:r>
          </w:p>
        </w:tc>
        <w:tc>
          <w:tcPr>
            <w:tcW w:w="2260" w:type="dxa"/>
          </w:tcPr>
          <w:p w14:paraId="4408BF3B" w14:textId="3FD7DC3B" w:rsidR="00357B28" w:rsidRDefault="00357B28" w:rsidP="00342187">
            <w:r>
              <w:t>2025-01-27</w:t>
            </w:r>
          </w:p>
        </w:tc>
        <w:tc>
          <w:tcPr>
            <w:tcW w:w="2683" w:type="dxa"/>
          </w:tcPr>
          <w:p w14:paraId="1E9D0AC2" w14:textId="352D57D9" w:rsidR="00357B28" w:rsidRPr="00A6588D" w:rsidRDefault="00357B28" w:rsidP="00342187">
            <w:pPr>
              <w:rPr>
                <w:rFonts w:eastAsia="Arial"/>
                <w:color w:val="000000" w:themeColor="text1"/>
              </w:rPr>
            </w:pPr>
            <w:r>
              <w:rPr>
                <w:rFonts w:eastAsia="Arial"/>
                <w:color w:val="000000" w:themeColor="text1"/>
              </w:rPr>
              <w:t>Wade Stewart</w:t>
            </w:r>
          </w:p>
        </w:tc>
        <w:tc>
          <w:tcPr>
            <w:tcW w:w="1957" w:type="dxa"/>
          </w:tcPr>
          <w:p w14:paraId="09B28388" w14:textId="6A0AB344" w:rsidR="00357B28" w:rsidRDefault="00357B28" w:rsidP="00342187">
            <w:r>
              <w:t>Update</w:t>
            </w:r>
          </w:p>
        </w:tc>
        <w:tc>
          <w:tcPr>
            <w:tcW w:w="8769" w:type="dxa"/>
          </w:tcPr>
          <w:p w14:paraId="206C9DB9" w14:textId="2C392C7A" w:rsidR="00357B28" w:rsidRDefault="00357B28" w:rsidP="00342187">
            <w:r>
              <w:t>Update RS-306-007</w:t>
            </w:r>
          </w:p>
        </w:tc>
      </w:tr>
      <w:tr w:rsidR="00272C25" w14:paraId="3C417E67" w14:textId="77777777" w:rsidTr="6B07A326">
        <w:trPr>
          <w:trHeight w:val="300"/>
        </w:trPr>
        <w:tc>
          <w:tcPr>
            <w:tcW w:w="1601" w:type="dxa"/>
          </w:tcPr>
          <w:p w14:paraId="45892927" w14:textId="5E4E065D" w:rsidR="00272C25" w:rsidRDefault="00272C25" w:rsidP="00342187">
            <w:r>
              <w:t>3.6</w:t>
            </w:r>
          </w:p>
        </w:tc>
        <w:tc>
          <w:tcPr>
            <w:tcW w:w="2260" w:type="dxa"/>
          </w:tcPr>
          <w:p w14:paraId="39FCA159" w14:textId="331BEDA4" w:rsidR="00272C25" w:rsidRDefault="00272C25" w:rsidP="00342187">
            <w:r>
              <w:t>2025-03-14</w:t>
            </w:r>
          </w:p>
        </w:tc>
        <w:tc>
          <w:tcPr>
            <w:tcW w:w="2683" w:type="dxa"/>
          </w:tcPr>
          <w:p w14:paraId="2BC6A78E" w14:textId="3B3FA9AB" w:rsidR="00272C25" w:rsidRDefault="00272C25" w:rsidP="00342187">
            <w:pPr>
              <w:rPr>
                <w:rFonts w:eastAsia="Arial"/>
                <w:color w:val="000000" w:themeColor="text1"/>
              </w:rPr>
            </w:pPr>
            <w:r>
              <w:rPr>
                <w:rFonts w:eastAsia="Arial"/>
                <w:color w:val="000000" w:themeColor="text1"/>
              </w:rPr>
              <w:t>Wade Stewart</w:t>
            </w:r>
          </w:p>
        </w:tc>
        <w:tc>
          <w:tcPr>
            <w:tcW w:w="1957" w:type="dxa"/>
          </w:tcPr>
          <w:p w14:paraId="7F16AC5A" w14:textId="6C5F9431" w:rsidR="00272C25" w:rsidRDefault="00272C25" w:rsidP="00342187">
            <w:r>
              <w:t xml:space="preserve">Update </w:t>
            </w:r>
          </w:p>
        </w:tc>
        <w:tc>
          <w:tcPr>
            <w:tcW w:w="8769" w:type="dxa"/>
          </w:tcPr>
          <w:p w14:paraId="23DEFA9F" w14:textId="1851957A" w:rsidR="00272C25" w:rsidRDefault="00272C25" w:rsidP="00342187">
            <w:r>
              <w:t>Update RS-306-019</w:t>
            </w:r>
          </w:p>
        </w:tc>
      </w:tr>
      <w:tr w:rsidR="000E5BF8" w14:paraId="27A72050" w14:textId="77777777" w:rsidTr="6B07A326">
        <w:trPr>
          <w:trHeight w:val="300"/>
        </w:trPr>
        <w:tc>
          <w:tcPr>
            <w:tcW w:w="1601" w:type="dxa"/>
          </w:tcPr>
          <w:p w14:paraId="01385F4B" w14:textId="09766777" w:rsidR="000E5BF8" w:rsidRDefault="000E5BF8" w:rsidP="00342187">
            <w:r>
              <w:t>3.7</w:t>
            </w:r>
          </w:p>
        </w:tc>
        <w:tc>
          <w:tcPr>
            <w:tcW w:w="2260" w:type="dxa"/>
          </w:tcPr>
          <w:p w14:paraId="6AAC7C56" w14:textId="6410CF4C" w:rsidR="000E5BF8" w:rsidRDefault="000E5BF8" w:rsidP="00342187">
            <w:r>
              <w:t>2025-03-18</w:t>
            </w:r>
          </w:p>
        </w:tc>
        <w:tc>
          <w:tcPr>
            <w:tcW w:w="2683" w:type="dxa"/>
          </w:tcPr>
          <w:p w14:paraId="762AE301" w14:textId="57042436" w:rsidR="000E5BF8" w:rsidRDefault="000E5BF8" w:rsidP="00342187">
            <w:pPr>
              <w:rPr>
                <w:rFonts w:eastAsia="Arial"/>
                <w:color w:val="000000" w:themeColor="text1"/>
              </w:rPr>
            </w:pPr>
            <w:r w:rsidRPr="000E5BF8">
              <w:rPr>
                <w:rFonts w:eastAsia="Arial"/>
                <w:color w:val="000000" w:themeColor="text1"/>
              </w:rPr>
              <w:t>Wade Stewart</w:t>
            </w:r>
          </w:p>
        </w:tc>
        <w:tc>
          <w:tcPr>
            <w:tcW w:w="1957" w:type="dxa"/>
          </w:tcPr>
          <w:p w14:paraId="66539B04" w14:textId="083D8B64" w:rsidR="000E5BF8" w:rsidRDefault="000E5BF8" w:rsidP="00342187">
            <w:r>
              <w:t>Update</w:t>
            </w:r>
          </w:p>
        </w:tc>
        <w:tc>
          <w:tcPr>
            <w:tcW w:w="8769" w:type="dxa"/>
          </w:tcPr>
          <w:p w14:paraId="306ED9D2" w14:textId="42C939FA" w:rsidR="000E5BF8" w:rsidRDefault="000E5BF8" w:rsidP="00342187">
            <w:r>
              <w:t xml:space="preserve">Update </w:t>
            </w:r>
            <w:r w:rsidRPr="6B07A326">
              <w:rPr>
                <w:highlight w:val="cyan"/>
              </w:rPr>
              <w:t>RS-306-005</w:t>
            </w:r>
          </w:p>
        </w:tc>
      </w:tr>
    </w:tbl>
    <w:p w14:paraId="5F8948CF" w14:textId="38865E33" w:rsidR="4B04B8CC" w:rsidRDefault="4B04B8CC"/>
    <w:p w14:paraId="1718F839" w14:textId="31F8728D" w:rsidR="002908F3" w:rsidRPr="00583BC8" w:rsidRDefault="002908F3" w:rsidP="00D8188C">
      <w:pPr>
        <w:contextualSpacing/>
      </w:pPr>
    </w:p>
    <w:p w14:paraId="6F92E2D2" w14:textId="3B027CA7" w:rsidR="00CA51FC" w:rsidRPr="00583BC8" w:rsidRDefault="00CA51FC" w:rsidP="00D8188C">
      <w:pPr>
        <w:contextualSpacing/>
      </w:pPr>
    </w:p>
    <w:p w14:paraId="286A0828" w14:textId="4D13473E" w:rsidR="002908F3" w:rsidRPr="00EA6862" w:rsidRDefault="002908F3" w:rsidP="4B04B8CC">
      <w:pPr>
        <w:contextualSpacing/>
        <w:rPr>
          <w:b/>
          <w:bCs/>
          <w:sz w:val="36"/>
          <w:szCs w:val="36"/>
        </w:rPr>
      </w:pPr>
      <w:r w:rsidRPr="4B04B8CC">
        <w:rPr>
          <w:b/>
          <w:bCs/>
          <w:sz w:val="36"/>
          <w:szCs w:val="36"/>
        </w:rPr>
        <w:t>Introduction</w:t>
      </w:r>
    </w:p>
    <w:p w14:paraId="0CE6C801" w14:textId="113C8F08" w:rsidR="00E96230" w:rsidRPr="00EA6862" w:rsidRDefault="00E96230" w:rsidP="00D8188C">
      <w:pPr>
        <w:contextualSpacing/>
        <w:rPr>
          <w:b/>
          <w:szCs w:val="24"/>
        </w:rPr>
      </w:pPr>
    </w:p>
    <w:p w14:paraId="08B26472" w14:textId="2F6845E5" w:rsidR="00FE0225" w:rsidRPr="00EA6862" w:rsidRDefault="003673F6" w:rsidP="61A24123">
      <w:pPr>
        <w:contextualSpacing/>
      </w:pPr>
      <w:r w:rsidRPr="1D243EFC">
        <w:t xml:space="preserve">The </w:t>
      </w:r>
      <w:r w:rsidR="00D26FC8" w:rsidRPr="1D243EFC">
        <w:t xml:space="preserve">Functional </w:t>
      </w:r>
      <w:r w:rsidR="008C3121" w:rsidRPr="1D243EFC">
        <w:t>Discovery</w:t>
      </w:r>
      <w:r w:rsidRPr="1D243EFC">
        <w:t xml:space="preserve"> details the </w:t>
      </w:r>
      <w:r w:rsidR="00B27A8F" w:rsidRPr="1D243EFC">
        <w:t xml:space="preserve">components related to a </w:t>
      </w:r>
      <w:r w:rsidRPr="1D243EFC">
        <w:t xml:space="preserve">basic </w:t>
      </w:r>
      <w:r w:rsidR="00D20133" w:rsidRPr="1D243EFC">
        <w:t>process</w:t>
      </w:r>
      <w:r w:rsidR="00195C38" w:rsidRPr="1D243EFC">
        <w:t>/business function</w:t>
      </w:r>
      <w:r w:rsidRPr="1D243EFC">
        <w:t xml:space="preserve"> and </w:t>
      </w:r>
      <w:r w:rsidR="00855C47" w:rsidRPr="1D243EFC">
        <w:t xml:space="preserve">its </w:t>
      </w:r>
      <w:r w:rsidRPr="1D243EFC">
        <w:t xml:space="preserve">related information. This includes the </w:t>
      </w:r>
      <w:r w:rsidR="00B27A8F" w:rsidRPr="1D243EFC">
        <w:t xml:space="preserve">description of features, added/removed features, added/removed fields, query lists, rulesets, interactions, communications, automations/workflows, interfaces, roles and permissions, batch processes, reports, identified gaps/suggested workarounds and recommended transformation. </w:t>
      </w:r>
      <w:r w:rsidRPr="1D243EFC">
        <w:t xml:space="preserve"> All of these, form a complete picture of the workflow that is followed to complete a specific task.  This will serve as inputs for the new Student Information System (SIS) and help determine the detailed business requirements and provide insight on the best approach to implementing this </w:t>
      </w:r>
      <w:r w:rsidR="00195C38" w:rsidRPr="1D243EFC">
        <w:t>process/business function</w:t>
      </w:r>
      <w:r w:rsidRPr="1D243EFC">
        <w:t xml:space="preserve"> into the new SIS.</w:t>
      </w:r>
    </w:p>
    <w:p w14:paraId="6E07EB36" w14:textId="2EA8DE7F" w:rsidR="00FF3427" w:rsidRDefault="00FF3427" w:rsidP="00AE78D9"/>
    <w:p w14:paraId="20361EDA" w14:textId="02C9DACB" w:rsidR="00421F5F" w:rsidRDefault="00421F5F" w:rsidP="7B54A0DE">
      <w:pPr>
        <w:contextualSpacing/>
      </w:pPr>
    </w:p>
    <w:p w14:paraId="67F401B0" w14:textId="360A3C18" w:rsidR="00421F5F" w:rsidRDefault="00421F5F" w:rsidP="00D8188C">
      <w:pPr>
        <w:contextualSpacing/>
      </w:pPr>
    </w:p>
    <w:p w14:paraId="5D40E77C" w14:textId="2BC22830" w:rsidR="00421F5F" w:rsidRPr="00421F5F" w:rsidRDefault="00421F5F" w:rsidP="00D8188C">
      <w:pPr>
        <w:contextualSpacing/>
        <w:rPr>
          <w:szCs w:val="32"/>
        </w:rPr>
      </w:pPr>
    </w:p>
    <w:p w14:paraId="651155D2" w14:textId="7F25812C" w:rsidR="002866A3" w:rsidRPr="00EA6862" w:rsidRDefault="00FE0225" w:rsidP="00D8188C">
      <w:pPr>
        <w:pStyle w:val="Heading1"/>
      </w:pPr>
      <w:r>
        <w:br w:type="page"/>
      </w:r>
      <w:r w:rsidR="00485A0A">
        <w:lastRenderedPageBreak/>
        <w:t>Process</w:t>
      </w:r>
      <w:r w:rsidR="002866A3">
        <w:t xml:space="preserve"> Description</w:t>
      </w:r>
    </w:p>
    <w:p w14:paraId="231C5918" w14:textId="6B843796" w:rsidR="19B9D069" w:rsidRDefault="19B9D069" w:rsidP="19B9D069"/>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115" w:type="dxa"/>
          <w:left w:w="115" w:type="dxa"/>
          <w:bottom w:w="115" w:type="dxa"/>
          <w:right w:w="115" w:type="dxa"/>
        </w:tblCellMar>
        <w:tblLook w:val="04A0" w:firstRow="1" w:lastRow="0" w:firstColumn="1" w:lastColumn="0" w:noHBand="0" w:noVBand="1"/>
      </w:tblPr>
      <w:tblGrid>
        <w:gridCol w:w="4183"/>
        <w:gridCol w:w="13087"/>
      </w:tblGrid>
      <w:tr w:rsidR="002866A3" w:rsidRPr="00583BC8" w14:paraId="6262D492" w14:textId="77777777" w:rsidTr="080CE661">
        <w:trPr>
          <w:cantSplit/>
          <w:trHeight w:val="20"/>
        </w:trPr>
        <w:tc>
          <w:tcPr>
            <w:tcW w:w="4183" w:type="dxa"/>
            <w:shd w:val="clear" w:color="auto" w:fill="008000"/>
            <w:hideMark/>
          </w:tcPr>
          <w:p w14:paraId="65163CDE" w14:textId="2D8011BA" w:rsidR="002866A3" w:rsidRPr="00EA6862" w:rsidRDefault="00B27A8F" w:rsidP="53A49A16">
            <w:pPr>
              <w:contextualSpacing/>
              <w:jc w:val="right"/>
              <w:rPr>
                <w:b/>
                <w:bCs/>
                <w:color w:val="FFFFFF" w:themeColor="background1"/>
                <w:lang w:val="en-US"/>
              </w:rPr>
            </w:pPr>
            <w:r>
              <w:rPr>
                <w:b/>
                <w:bCs/>
                <w:color w:val="FFFFFF" w:themeColor="background1"/>
                <w:lang w:val="en-US"/>
              </w:rPr>
              <w:t>Module</w:t>
            </w:r>
            <w:r w:rsidR="7747A8CB" w:rsidRPr="53A49A16">
              <w:rPr>
                <w:b/>
                <w:bCs/>
                <w:color w:val="FFFFFF" w:themeColor="background1"/>
                <w:lang w:val="en-US"/>
              </w:rPr>
              <w:t xml:space="preserve"> Name</w:t>
            </w:r>
          </w:p>
        </w:tc>
        <w:tc>
          <w:tcPr>
            <w:tcW w:w="13087" w:type="dxa"/>
          </w:tcPr>
          <w:p w14:paraId="2129F9DA" w14:textId="05C474AC" w:rsidR="002866A3" w:rsidRPr="00EA6862" w:rsidRDefault="00B7686D" w:rsidP="665257C1">
            <w:pPr>
              <w:contextualSpacing/>
              <w:rPr>
                <w:lang w:val="en-US"/>
              </w:rPr>
            </w:pPr>
            <w:r>
              <w:rPr>
                <w:lang w:val="en-US"/>
              </w:rPr>
              <w:t>Admissions</w:t>
            </w:r>
          </w:p>
        </w:tc>
      </w:tr>
      <w:tr w:rsidR="002866A3" w:rsidRPr="00583BC8" w14:paraId="62F25D37" w14:textId="77777777" w:rsidTr="080CE661">
        <w:trPr>
          <w:cantSplit/>
          <w:trHeight w:val="20"/>
        </w:trPr>
        <w:tc>
          <w:tcPr>
            <w:tcW w:w="4183" w:type="dxa"/>
            <w:shd w:val="clear" w:color="auto" w:fill="008000"/>
            <w:hideMark/>
          </w:tcPr>
          <w:p w14:paraId="71376A8C" w14:textId="77777777" w:rsidR="002866A3" w:rsidRPr="00EA6862" w:rsidRDefault="2F158654" w:rsidP="53A49A16">
            <w:pPr>
              <w:contextualSpacing/>
              <w:jc w:val="right"/>
              <w:rPr>
                <w:b/>
                <w:bCs/>
                <w:color w:val="FFFFFF" w:themeColor="background1"/>
                <w:lang w:val="en-US"/>
              </w:rPr>
            </w:pPr>
            <w:r w:rsidRPr="53A49A16">
              <w:rPr>
                <w:b/>
                <w:bCs/>
                <w:color w:val="FFFFFF" w:themeColor="background1"/>
                <w:lang w:val="en-US"/>
              </w:rPr>
              <w:t>Business Function</w:t>
            </w:r>
          </w:p>
        </w:tc>
        <w:tc>
          <w:tcPr>
            <w:tcW w:w="13087" w:type="dxa"/>
          </w:tcPr>
          <w:p w14:paraId="75FF6C80" w14:textId="6F241CB8" w:rsidR="002866A3" w:rsidRPr="00EA6862" w:rsidRDefault="00B7686D" w:rsidP="665257C1">
            <w:pPr>
              <w:contextualSpacing/>
              <w:rPr>
                <w:lang w:val="en-US"/>
              </w:rPr>
            </w:pPr>
            <w:r w:rsidRPr="0530B7AD">
              <w:rPr>
                <w:lang w:val="en-US"/>
              </w:rPr>
              <w:t>Admissions Record</w:t>
            </w:r>
            <w:r w:rsidR="485D17AD" w:rsidRPr="0530B7AD">
              <w:rPr>
                <w:lang w:val="en-US"/>
              </w:rPr>
              <w:t xml:space="preserve"> Management</w:t>
            </w:r>
          </w:p>
        </w:tc>
      </w:tr>
      <w:tr w:rsidR="002866A3" w:rsidRPr="00583BC8" w14:paraId="6984DAED" w14:textId="77777777" w:rsidTr="080CE661">
        <w:trPr>
          <w:cantSplit/>
          <w:trHeight w:val="20"/>
        </w:trPr>
        <w:tc>
          <w:tcPr>
            <w:tcW w:w="4183" w:type="dxa"/>
            <w:shd w:val="clear" w:color="auto" w:fill="008000"/>
            <w:hideMark/>
          </w:tcPr>
          <w:p w14:paraId="5BE0B96F" w14:textId="77777777" w:rsidR="002866A3" w:rsidRPr="00EA6862" w:rsidRDefault="2F158654" w:rsidP="53A49A16">
            <w:pPr>
              <w:contextualSpacing/>
              <w:jc w:val="right"/>
              <w:rPr>
                <w:b/>
                <w:bCs/>
                <w:color w:val="FFFFFF" w:themeColor="background1"/>
                <w:lang w:val="en-US"/>
              </w:rPr>
            </w:pPr>
            <w:r w:rsidRPr="53A49A16">
              <w:rPr>
                <w:b/>
                <w:bCs/>
                <w:color w:val="FFFFFF" w:themeColor="background1"/>
                <w:lang w:val="en-US"/>
              </w:rPr>
              <w:t>Process owner</w:t>
            </w:r>
          </w:p>
        </w:tc>
        <w:tc>
          <w:tcPr>
            <w:tcW w:w="13087" w:type="dxa"/>
          </w:tcPr>
          <w:p w14:paraId="5736B9DB" w14:textId="4C1F9A64" w:rsidR="002866A3" w:rsidRPr="00EA6862" w:rsidRDefault="16B9FEA1" w:rsidP="665257C1">
            <w:pPr>
              <w:contextualSpacing/>
            </w:pPr>
            <w:r>
              <w:t xml:space="preserve">Registrar’s Office </w:t>
            </w:r>
          </w:p>
        </w:tc>
      </w:tr>
      <w:tr w:rsidR="0015456F" w:rsidRPr="00583BC8" w14:paraId="376EB568" w14:textId="77777777" w:rsidTr="080CE661">
        <w:trPr>
          <w:cantSplit/>
          <w:trHeight w:val="20"/>
        </w:trPr>
        <w:tc>
          <w:tcPr>
            <w:tcW w:w="4183" w:type="dxa"/>
            <w:shd w:val="clear" w:color="auto" w:fill="008000"/>
          </w:tcPr>
          <w:p w14:paraId="73356CF0" w14:textId="01508975" w:rsidR="0015456F" w:rsidRDefault="1D96A605" w:rsidP="53A49A16">
            <w:pPr>
              <w:contextualSpacing/>
              <w:jc w:val="right"/>
              <w:rPr>
                <w:b/>
                <w:bCs/>
                <w:color w:val="FFFFFF" w:themeColor="background1"/>
                <w:lang w:val="en-US"/>
              </w:rPr>
            </w:pPr>
            <w:r w:rsidRPr="53A49A16">
              <w:rPr>
                <w:b/>
                <w:bCs/>
                <w:color w:val="FFFFFF" w:themeColor="background1"/>
                <w:lang w:val="en-US"/>
              </w:rPr>
              <w:t>Subject Matter Expert(s)</w:t>
            </w:r>
          </w:p>
        </w:tc>
        <w:tc>
          <w:tcPr>
            <w:tcW w:w="13087" w:type="dxa"/>
          </w:tcPr>
          <w:p w14:paraId="3EE2FA04" w14:textId="77777777" w:rsidR="0015456F" w:rsidRDefault="00B7686D" w:rsidP="665257C1">
            <w:pPr>
              <w:contextualSpacing/>
              <w:rPr>
                <w:lang w:val="en-US"/>
              </w:rPr>
            </w:pPr>
            <w:r>
              <w:rPr>
                <w:lang w:val="en-US"/>
              </w:rPr>
              <w:t>Lisa Wellman</w:t>
            </w:r>
          </w:p>
          <w:p w14:paraId="63A120A8" w14:textId="61E83EFF" w:rsidR="00B7686D" w:rsidRPr="00A10861" w:rsidRDefault="00B7686D" w:rsidP="665257C1">
            <w:pPr>
              <w:contextualSpacing/>
              <w:rPr>
                <w:lang w:val="en-US"/>
              </w:rPr>
            </w:pPr>
            <w:r>
              <w:rPr>
                <w:lang w:val="en-US"/>
              </w:rPr>
              <w:t>Amanda Ramsden-Hussey</w:t>
            </w:r>
          </w:p>
        </w:tc>
      </w:tr>
      <w:tr w:rsidR="002518B7" w:rsidRPr="00583BC8" w14:paraId="573EBED2" w14:textId="77777777" w:rsidTr="080CE661">
        <w:trPr>
          <w:cantSplit/>
          <w:trHeight w:val="20"/>
        </w:trPr>
        <w:tc>
          <w:tcPr>
            <w:tcW w:w="4183" w:type="dxa"/>
            <w:shd w:val="clear" w:color="auto" w:fill="008000"/>
          </w:tcPr>
          <w:p w14:paraId="54A5D440" w14:textId="4F11DFA5" w:rsidR="002518B7" w:rsidRPr="00EA6862" w:rsidRDefault="20087C88" w:rsidP="53A49A16">
            <w:pPr>
              <w:contextualSpacing/>
              <w:jc w:val="right"/>
              <w:rPr>
                <w:b/>
                <w:bCs/>
                <w:color w:val="FFFFFF" w:themeColor="background1"/>
                <w:lang w:val="en-US"/>
              </w:rPr>
            </w:pPr>
            <w:r w:rsidRPr="53A49A16">
              <w:rPr>
                <w:b/>
                <w:bCs/>
                <w:color w:val="FFFFFF" w:themeColor="background1"/>
                <w:lang w:val="en-US"/>
              </w:rPr>
              <w:t>Role(s)</w:t>
            </w:r>
          </w:p>
        </w:tc>
        <w:tc>
          <w:tcPr>
            <w:tcW w:w="13087" w:type="dxa"/>
          </w:tcPr>
          <w:p w14:paraId="58FFD183" w14:textId="77777777" w:rsidR="002518B7" w:rsidRDefault="00B7686D" w:rsidP="665257C1">
            <w:pPr>
              <w:contextualSpacing/>
              <w:rPr>
                <w:lang w:val="en-US"/>
              </w:rPr>
            </w:pPr>
            <w:r>
              <w:rPr>
                <w:lang w:val="en-US"/>
              </w:rPr>
              <w:t>Applicant</w:t>
            </w:r>
          </w:p>
          <w:p w14:paraId="6DE44A34" w14:textId="1DC19A74" w:rsidR="00B7686D" w:rsidRDefault="00B7686D" w:rsidP="665257C1">
            <w:pPr>
              <w:contextualSpacing/>
              <w:rPr>
                <w:lang w:val="en-US"/>
              </w:rPr>
            </w:pPr>
            <w:r w:rsidRPr="0530B7AD">
              <w:rPr>
                <w:lang w:val="en-US"/>
              </w:rPr>
              <w:t>Admissions Officer</w:t>
            </w:r>
            <w:r w:rsidR="5CB7D7AF" w:rsidRPr="0530B7AD">
              <w:rPr>
                <w:lang w:val="en-US"/>
              </w:rPr>
              <w:t>s</w:t>
            </w:r>
          </w:p>
          <w:p w14:paraId="78CC78AF" w14:textId="29AF8C2A" w:rsidR="00B7686D" w:rsidRPr="00EA6862" w:rsidRDefault="00B7686D" w:rsidP="665257C1">
            <w:pPr>
              <w:contextualSpacing/>
              <w:rPr>
                <w:lang w:val="en-US"/>
              </w:rPr>
            </w:pPr>
            <w:r w:rsidRPr="0530B7AD">
              <w:rPr>
                <w:lang w:val="en-US"/>
              </w:rPr>
              <w:t>Admissions Coordinator</w:t>
            </w:r>
            <w:r w:rsidR="5CB7D7AF" w:rsidRPr="0530B7AD">
              <w:rPr>
                <w:lang w:val="en-US"/>
              </w:rPr>
              <w:t>s</w:t>
            </w:r>
          </w:p>
        </w:tc>
      </w:tr>
      <w:tr w:rsidR="00A10861" w:rsidRPr="00583BC8" w14:paraId="2B45CC17" w14:textId="77777777" w:rsidTr="080CE661">
        <w:trPr>
          <w:cantSplit/>
          <w:trHeight w:val="20"/>
        </w:trPr>
        <w:tc>
          <w:tcPr>
            <w:tcW w:w="4183" w:type="dxa"/>
            <w:shd w:val="clear" w:color="auto" w:fill="008000"/>
            <w:hideMark/>
          </w:tcPr>
          <w:p w14:paraId="71AB0E68" w14:textId="77777777" w:rsidR="00A10861" w:rsidRPr="00EA6862" w:rsidRDefault="5DDDC4C8" w:rsidP="53A49A16">
            <w:pPr>
              <w:contextualSpacing/>
              <w:jc w:val="right"/>
              <w:rPr>
                <w:b/>
                <w:bCs/>
                <w:color w:val="FFFFFF" w:themeColor="background1"/>
                <w:lang w:val="en-US"/>
              </w:rPr>
            </w:pPr>
            <w:r w:rsidRPr="53A49A16">
              <w:rPr>
                <w:b/>
                <w:bCs/>
                <w:color w:val="FFFFFF" w:themeColor="background1"/>
                <w:lang w:val="en-US"/>
              </w:rPr>
              <w:t>Pre-Conditions</w:t>
            </w:r>
          </w:p>
        </w:tc>
        <w:tc>
          <w:tcPr>
            <w:tcW w:w="13087" w:type="dxa"/>
          </w:tcPr>
          <w:p w14:paraId="0DBB25D6" w14:textId="24DDE3E4" w:rsidR="00A10861" w:rsidRPr="00EA6862" w:rsidRDefault="3A468259" w:rsidP="0530B7AD">
            <w:pPr>
              <w:pStyle w:val="ListParagraph"/>
              <w:ind w:left="0"/>
              <w:rPr>
                <w:lang w:val="en-US"/>
              </w:rPr>
            </w:pPr>
            <w:r w:rsidRPr="0530B7AD">
              <w:rPr>
                <w:lang w:val="en-US"/>
              </w:rPr>
              <w:t xml:space="preserve">Admissions Period configuration </w:t>
            </w:r>
          </w:p>
          <w:p w14:paraId="170BCF81" w14:textId="0E9444C3" w:rsidR="00A10861" w:rsidRPr="00EA6862" w:rsidRDefault="3A468259" w:rsidP="0530B7AD">
            <w:pPr>
              <w:pStyle w:val="ListParagraph"/>
              <w:ind w:left="0"/>
              <w:rPr>
                <w:lang w:val="en-US"/>
              </w:rPr>
            </w:pPr>
            <w:r w:rsidRPr="0530B7AD">
              <w:rPr>
                <w:lang w:val="en-US"/>
              </w:rPr>
              <w:t xml:space="preserve">Activity Projections entered </w:t>
            </w:r>
          </w:p>
          <w:p w14:paraId="702725B4" w14:textId="17E733CB" w:rsidR="00A10861" w:rsidRPr="00EA6862" w:rsidRDefault="3A468259" w:rsidP="0530B7AD">
            <w:pPr>
              <w:pStyle w:val="ListParagraph"/>
              <w:ind w:left="0"/>
              <w:rPr>
                <w:lang w:val="en-US"/>
              </w:rPr>
            </w:pPr>
            <w:r w:rsidRPr="0530B7AD">
              <w:rPr>
                <w:lang w:val="en-US"/>
              </w:rPr>
              <w:t xml:space="preserve">APOI Program Intake Caps entered and intake "opened" </w:t>
            </w:r>
          </w:p>
          <w:p w14:paraId="4561EA78" w14:textId="33843464" w:rsidR="00A10861" w:rsidRPr="00EA6862" w:rsidRDefault="3A468259" w:rsidP="0530B7AD">
            <w:pPr>
              <w:pStyle w:val="ListParagraph"/>
              <w:ind w:left="0"/>
              <w:rPr>
                <w:lang w:val="en-US"/>
              </w:rPr>
            </w:pPr>
            <w:r w:rsidRPr="0530B7AD">
              <w:rPr>
                <w:lang w:val="en-US"/>
              </w:rPr>
              <w:t xml:space="preserve">OCAS setup complete </w:t>
            </w:r>
          </w:p>
          <w:p w14:paraId="4A549E32" w14:textId="6321CFAF" w:rsidR="00A10861" w:rsidRPr="00EA6862" w:rsidRDefault="1E970EA7" w:rsidP="0530B7AD">
            <w:pPr>
              <w:pStyle w:val="ListParagraph"/>
              <w:ind w:left="0"/>
              <w:rPr>
                <w:lang w:val="en-US"/>
              </w:rPr>
            </w:pPr>
            <w:r w:rsidRPr="0921A933">
              <w:rPr>
                <w:lang w:val="en-US"/>
              </w:rPr>
              <w:t xml:space="preserve">myAC Application Portal (Salesforce) </w:t>
            </w:r>
            <w:r w:rsidR="3A468259" w:rsidRPr="0921A933">
              <w:rPr>
                <w:lang w:val="en-US"/>
              </w:rPr>
              <w:t>setup complete</w:t>
            </w:r>
          </w:p>
        </w:tc>
      </w:tr>
      <w:tr w:rsidR="7D8628CF" w14:paraId="52A3C848" w14:textId="77777777" w:rsidTr="080CE661">
        <w:trPr>
          <w:cantSplit/>
          <w:trHeight w:val="20"/>
        </w:trPr>
        <w:tc>
          <w:tcPr>
            <w:tcW w:w="4183" w:type="dxa"/>
            <w:shd w:val="clear" w:color="auto" w:fill="008000"/>
          </w:tcPr>
          <w:p w14:paraId="1CBB591E" w14:textId="512A9601" w:rsidR="7CF4682E" w:rsidRDefault="26F283C1" w:rsidP="53A49A16">
            <w:pPr>
              <w:jc w:val="right"/>
              <w:rPr>
                <w:b/>
                <w:bCs/>
                <w:color w:val="FFFFFF" w:themeColor="background1"/>
                <w:lang w:val="en-US"/>
              </w:rPr>
            </w:pPr>
            <w:r w:rsidRPr="53A49A16">
              <w:rPr>
                <w:b/>
                <w:bCs/>
                <w:color w:val="FFFFFF" w:themeColor="background1"/>
                <w:lang w:val="en-US"/>
              </w:rPr>
              <w:t>Trigger</w:t>
            </w:r>
          </w:p>
        </w:tc>
        <w:tc>
          <w:tcPr>
            <w:tcW w:w="13087" w:type="dxa"/>
          </w:tcPr>
          <w:p w14:paraId="54F4B2DB" w14:textId="259E88E7" w:rsidR="7D8628CF" w:rsidRPr="00B7686D" w:rsidRDefault="213F2123" w:rsidP="0530B7AD">
            <w:pPr>
              <w:pStyle w:val="ListParagraph"/>
              <w:ind w:left="0"/>
              <w:rPr>
                <w:lang w:val="en-US"/>
              </w:rPr>
            </w:pPr>
            <w:r w:rsidRPr="0921A933">
              <w:rPr>
                <w:lang w:val="en-US"/>
              </w:rPr>
              <w:t xml:space="preserve">New application is received through OCAS, </w:t>
            </w:r>
            <w:r w:rsidR="4F203941" w:rsidRPr="0921A933">
              <w:rPr>
                <w:lang w:val="en-US"/>
              </w:rPr>
              <w:t>myAC Application Portal (Salesforce)</w:t>
            </w:r>
            <w:r w:rsidRPr="0921A933">
              <w:rPr>
                <w:lang w:val="en-US"/>
              </w:rPr>
              <w:t>, Apply Now Portal or import</w:t>
            </w:r>
          </w:p>
        </w:tc>
      </w:tr>
      <w:tr w:rsidR="007079DA" w:rsidRPr="00583BC8" w14:paraId="160F514F" w14:textId="77777777" w:rsidTr="080CE661">
        <w:trPr>
          <w:cantSplit/>
          <w:trHeight w:val="20"/>
        </w:trPr>
        <w:tc>
          <w:tcPr>
            <w:tcW w:w="4183" w:type="dxa"/>
            <w:shd w:val="clear" w:color="auto" w:fill="008000"/>
          </w:tcPr>
          <w:p w14:paraId="17163841" w14:textId="7AA2824F" w:rsidR="007079DA" w:rsidRPr="00EA6862" w:rsidRDefault="04B24575" w:rsidP="53A49A16">
            <w:pPr>
              <w:contextualSpacing/>
              <w:jc w:val="right"/>
              <w:rPr>
                <w:b/>
                <w:bCs/>
                <w:color w:val="FFFFFF" w:themeColor="background1"/>
                <w:lang w:val="en-US"/>
              </w:rPr>
            </w:pPr>
            <w:r w:rsidRPr="53A49A16">
              <w:rPr>
                <w:b/>
                <w:bCs/>
                <w:color w:val="FFFFFF" w:themeColor="background1"/>
                <w:lang w:val="en-US"/>
              </w:rPr>
              <w:t>Expected Outcome</w:t>
            </w:r>
          </w:p>
        </w:tc>
        <w:tc>
          <w:tcPr>
            <w:tcW w:w="13087" w:type="dxa"/>
          </w:tcPr>
          <w:p w14:paraId="375787B3" w14:textId="20897D4F" w:rsidR="007079DA" w:rsidRPr="00B7686D" w:rsidRDefault="74D1E0D6" w:rsidP="0921A933">
            <w:pPr>
              <w:rPr>
                <w:lang w:val="en-US"/>
              </w:rPr>
            </w:pPr>
            <w:r w:rsidRPr="4E27322B">
              <w:rPr>
                <w:lang w:val="en-US"/>
              </w:rPr>
              <w:t>The</w:t>
            </w:r>
            <w:r w:rsidR="2E460947" w:rsidRPr="4E27322B">
              <w:rPr>
                <w:lang w:val="en-US"/>
              </w:rPr>
              <w:t xml:space="preserve"> application has been </w:t>
            </w:r>
            <w:r w:rsidR="0DBC12AF" w:rsidRPr="4E27322B">
              <w:rPr>
                <w:lang w:val="en-US"/>
              </w:rPr>
              <w:t xml:space="preserve">assessed </w:t>
            </w:r>
            <w:r w:rsidR="2E460947" w:rsidRPr="4E27322B">
              <w:rPr>
                <w:lang w:val="en-US"/>
              </w:rPr>
              <w:t xml:space="preserve">by the </w:t>
            </w:r>
            <w:r w:rsidR="10040A1C" w:rsidRPr="4E27322B">
              <w:rPr>
                <w:lang w:val="en-US"/>
              </w:rPr>
              <w:t xml:space="preserve">system and/or </w:t>
            </w:r>
            <w:r w:rsidR="2E460947" w:rsidRPr="4E27322B">
              <w:rPr>
                <w:lang w:val="en-US"/>
              </w:rPr>
              <w:t>RO</w:t>
            </w:r>
            <w:r w:rsidR="37297B4E" w:rsidRPr="4E27322B">
              <w:rPr>
                <w:lang w:val="en-US"/>
              </w:rPr>
              <w:t>, initiating one of various outcome workflows:</w:t>
            </w:r>
          </w:p>
          <w:p w14:paraId="3629C124" w14:textId="5D1AD2FD" w:rsidR="007079DA" w:rsidRPr="00B7686D" w:rsidRDefault="3EF6E07E" w:rsidP="0921A933">
            <w:pPr>
              <w:rPr>
                <w:lang w:val="en-US"/>
              </w:rPr>
            </w:pPr>
            <w:r w:rsidRPr="0921A933">
              <w:rPr>
                <w:lang w:val="en-US"/>
              </w:rPr>
              <w:t>Application on Hold</w:t>
            </w:r>
          </w:p>
          <w:p w14:paraId="1973AB8D" w14:textId="4621E757" w:rsidR="007079DA" w:rsidRPr="00B7686D" w:rsidRDefault="3EF6E07E" w:rsidP="0921A933">
            <w:pPr>
              <w:rPr>
                <w:lang w:val="en-US"/>
              </w:rPr>
            </w:pPr>
            <w:r w:rsidRPr="0921A933">
              <w:rPr>
                <w:lang w:val="en-US"/>
              </w:rPr>
              <w:t>Advanced Standing</w:t>
            </w:r>
          </w:p>
          <w:p w14:paraId="4C209646" w14:textId="15B125C7" w:rsidR="007079DA" w:rsidRPr="00B7686D" w:rsidRDefault="3EF6E07E" w:rsidP="0921A933">
            <w:pPr>
              <w:rPr>
                <w:lang w:val="en-US"/>
              </w:rPr>
            </w:pPr>
            <w:r w:rsidRPr="0921A933">
              <w:rPr>
                <w:lang w:val="en-US"/>
              </w:rPr>
              <w:t>Alternate Offer</w:t>
            </w:r>
          </w:p>
          <w:p w14:paraId="4C5CB91E" w14:textId="457F5B43" w:rsidR="007079DA" w:rsidRPr="00B7686D" w:rsidRDefault="37297B4E" w:rsidP="0921A933">
            <w:pPr>
              <w:rPr>
                <w:lang w:val="en-US"/>
              </w:rPr>
            </w:pPr>
            <w:r w:rsidRPr="4E27322B">
              <w:rPr>
                <w:lang w:val="en-US"/>
              </w:rPr>
              <w:t>Application Pending Evaluation</w:t>
            </w:r>
            <w:r w:rsidR="1F1923FF" w:rsidRPr="4E27322B">
              <w:rPr>
                <w:lang w:val="en-US"/>
              </w:rPr>
              <w:t xml:space="preserve"> (Ranking)</w:t>
            </w:r>
          </w:p>
          <w:p w14:paraId="7998145C" w14:textId="789313A1" w:rsidR="007079DA" w:rsidRPr="00B7686D" w:rsidRDefault="3EF6E07E" w:rsidP="0921A933">
            <w:pPr>
              <w:rPr>
                <w:lang w:val="en-US"/>
              </w:rPr>
            </w:pPr>
            <w:r w:rsidRPr="0921A933">
              <w:rPr>
                <w:lang w:val="en-US"/>
              </w:rPr>
              <w:t>Acceptance</w:t>
            </w:r>
          </w:p>
          <w:p w14:paraId="13B66DFA" w14:textId="777122BF" w:rsidR="007079DA" w:rsidRPr="00B7686D" w:rsidRDefault="3EF6E07E" w:rsidP="0921A933">
            <w:pPr>
              <w:rPr>
                <w:lang w:val="en-US"/>
              </w:rPr>
            </w:pPr>
            <w:r w:rsidRPr="0921A933">
              <w:rPr>
                <w:lang w:val="en-US"/>
              </w:rPr>
              <w:t xml:space="preserve">Denial </w:t>
            </w:r>
          </w:p>
          <w:p w14:paraId="4A78C44B" w14:textId="0EADC63D" w:rsidR="007079DA" w:rsidRPr="00B7686D" w:rsidRDefault="3EF6E07E" w:rsidP="0921A933">
            <w:pPr>
              <w:rPr>
                <w:lang w:val="en-US"/>
              </w:rPr>
            </w:pPr>
            <w:r w:rsidRPr="0921A933">
              <w:rPr>
                <w:lang w:val="en-US"/>
              </w:rPr>
              <w:t>Waitlist</w:t>
            </w:r>
          </w:p>
        </w:tc>
      </w:tr>
      <w:tr w:rsidR="009641C9" w:rsidRPr="00583BC8" w14:paraId="35C4F872" w14:textId="77777777" w:rsidTr="080CE661">
        <w:trPr>
          <w:cantSplit/>
          <w:trHeight w:val="20"/>
        </w:trPr>
        <w:tc>
          <w:tcPr>
            <w:tcW w:w="4183" w:type="dxa"/>
            <w:shd w:val="clear" w:color="auto" w:fill="008000"/>
            <w:hideMark/>
          </w:tcPr>
          <w:p w14:paraId="16938570" w14:textId="77777777" w:rsidR="009641C9" w:rsidRPr="00EA6862" w:rsidRDefault="3977BA09" w:rsidP="53A49A16">
            <w:pPr>
              <w:contextualSpacing/>
              <w:jc w:val="right"/>
              <w:rPr>
                <w:b/>
                <w:bCs/>
                <w:color w:val="FFFFFF" w:themeColor="background1"/>
                <w:lang w:val="en-US"/>
              </w:rPr>
            </w:pPr>
            <w:r w:rsidRPr="53A49A16">
              <w:rPr>
                <w:b/>
                <w:bCs/>
                <w:color w:val="FFFFFF" w:themeColor="background1"/>
                <w:lang w:val="en-US"/>
              </w:rPr>
              <w:t xml:space="preserve">Constraints </w:t>
            </w:r>
          </w:p>
        </w:tc>
        <w:tc>
          <w:tcPr>
            <w:tcW w:w="13087" w:type="dxa"/>
          </w:tcPr>
          <w:p w14:paraId="3472DE3F" w14:textId="589D7FFC" w:rsidR="009641C9" w:rsidRPr="00EA6862" w:rsidRDefault="009641C9" w:rsidP="665257C1">
            <w:pPr>
              <w:contextualSpacing/>
              <w:rPr>
                <w:lang w:val="en-US"/>
              </w:rPr>
            </w:pPr>
          </w:p>
        </w:tc>
      </w:tr>
      <w:tr w:rsidR="009641C9" w:rsidRPr="00583BC8" w14:paraId="3419841E" w14:textId="77777777" w:rsidTr="080CE661">
        <w:trPr>
          <w:cantSplit/>
          <w:trHeight w:val="20"/>
        </w:trPr>
        <w:tc>
          <w:tcPr>
            <w:tcW w:w="4183" w:type="dxa"/>
            <w:shd w:val="clear" w:color="auto" w:fill="008000"/>
            <w:hideMark/>
          </w:tcPr>
          <w:p w14:paraId="607BF3EC" w14:textId="77777777" w:rsidR="009641C9" w:rsidRPr="00EA6862" w:rsidRDefault="3977BA09" w:rsidP="53A49A16">
            <w:pPr>
              <w:contextualSpacing/>
              <w:jc w:val="right"/>
              <w:rPr>
                <w:b/>
                <w:bCs/>
                <w:color w:val="FFFFFF" w:themeColor="background1"/>
                <w:lang w:val="en-US"/>
              </w:rPr>
            </w:pPr>
            <w:r w:rsidRPr="53A49A16">
              <w:rPr>
                <w:b/>
                <w:bCs/>
                <w:color w:val="FFFFFF" w:themeColor="background1"/>
                <w:lang w:val="en-US"/>
              </w:rPr>
              <w:t>Dependencies</w:t>
            </w:r>
          </w:p>
        </w:tc>
        <w:tc>
          <w:tcPr>
            <w:tcW w:w="13087" w:type="dxa"/>
          </w:tcPr>
          <w:p w14:paraId="0E497BA8" w14:textId="77777777" w:rsidR="009641C9" w:rsidRPr="00EA6862" w:rsidRDefault="009641C9" w:rsidP="665257C1">
            <w:pPr>
              <w:contextualSpacing/>
              <w:rPr>
                <w:lang w:val="en-US"/>
              </w:rPr>
            </w:pPr>
          </w:p>
        </w:tc>
      </w:tr>
      <w:tr w:rsidR="007F7E40" w:rsidRPr="00583BC8" w14:paraId="79C976CF" w14:textId="77777777" w:rsidTr="080CE661">
        <w:trPr>
          <w:cantSplit/>
          <w:trHeight w:val="20"/>
        </w:trPr>
        <w:tc>
          <w:tcPr>
            <w:tcW w:w="4183" w:type="dxa"/>
            <w:shd w:val="clear" w:color="auto" w:fill="008000"/>
          </w:tcPr>
          <w:p w14:paraId="483E17C5" w14:textId="091D7929" w:rsidR="007F7E40" w:rsidRPr="00EA6862" w:rsidRDefault="42F8B06C" w:rsidP="53A49A16">
            <w:pPr>
              <w:contextualSpacing/>
              <w:jc w:val="right"/>
              <w:rPr>
                <w:b/>
                <w:bCs/>
                <w:color w:val="FFFFFF" w:themeColor="background1"/>
                <w:lang w:val="en-US"/>
              </w:rPr>
            </w:pPr>
            <w:r w:rsidRPr="53A49A16">
              <w:rPr>
                <w:b/>
                <w:bCs/>
                <w:color w:val="FFFFFF" w:themeColor="background1"/>
                <w:lang w:val="en-US"/>
              </w:rPr>
              <w:lastRenderedPageBreak/>
              <w:t>Inputs</w:t>
            </w:r>
          </w:p>
        </w:tc>
        <w:tc>
          <w:tcPr>
            <w:tcW w:w="13087" w:type="dxa"/>
          </w:tcPr>
          <w:p w14:paraId="2B3410CA" w14:textId="49D59005" w:rsidR="007F7E40" w:rsidRPr="00EA6862" w:rsidRDefault="605E5DDF" w:rsidP="665257C1">
            <w:pPr>
              <w:contextualSpacing/>
            </w:pPr>
            <w:r>
              <w:t>Admissions Person Data</w:t>
            </w:r>
          </w:p>
          <w:p w14:paraId="1122A966" w14:textId="49CAB560" w:rsidR="007F7E40" w:rsidRPr="00EA6862" w:rsidRDefault="605E5DDF" w:rsidP="0530B7AD">
            <w:pPr>
              <w:contextualSpacing/>
              <w:rPr>
                <w:rFonts w:eastAsia="Calibri"/>
              </w:rPr>
            </w:pPr>
            <w:r w:rsidRPr="0530B7AD">
              <w:rPr>
                <w:rFonts w:eastAsia="Calibri"/>
              </w:rPr>
              <w:t>Admissions Components</w:t>
            </w:r>
          </w:p>
        </w:tc>
      </w:tr>
      <w:tr w:rsidR="009641C9" w:rsidRPr="00583BC8" w14:paraId="3DA0FA52" w14:textId="77777777" w:rsidTr="080CE661">
        <w:trPr>
          <w:cantSplit/>
          <w:trHeight w:val="20"/>
        </w:trPr>
        <w:tc>
          <w:tcPr>
            <w:tcW w:w="4183" w:type="dxa"/>
            <w:shd w:val="clear" w:color="auto" w:fill="008000"/>
            <w:hideMark/>
          </w:tcPr>
          <w:p w14:paraId="51EE538E" w14:textId="77777777" w:rsidR="009641C9" w:rsidRPr="00EA6862" w:rsidRDefault="3977BA09" w:rsidP="53A49A16">
            <w:pPr>
              <w:contextualSpacing/>
              <w:jc w:val="right"/>
              <w:rPr>
                <w:b/>
                <w:bCs/>
                <w:color w:val="FFFFFF" w:themeColor="background1"/>
                <w:lang w:val="en-US"/>
              </w:rPr>
            </w:pPr>
            <w:r w:rsidRPr="53A49A16">
              <w:rPr>
                <w:b/>
                <w:bCs/>
                <w:color w:val="FFFFFF" w:themeColor="background1"/>
                <w:lang w:val="en-US"/>
              </w:rPr>
              <w:t>Outputs</w:t>
            </w:r>
          </w:p>
        </w:tc>
        <w:tc>
          <w:tcPr>
            <w:tcW w:w="13087" w:type="dxa"/>
          </w:tcPr>
          <w:p w14:paraId="3F085490" w14:textId="3407DEB2" w:rsidR="009641C9" w:rsidRPr="00EA6862" w:rsidRDefault="0C53B207" w:rsidP="665257C1">
            <w:pPr>
              <w:contextualSpacing/>
              <w:rPr>
                <w:lang w:val="en-US"/>
              </w:rPr>
            </w:pPr>
            <w:r w:rsidRPr="0530B7AD">
              <w:rPr>
                <w:lang w:val="en-US"/>
              </w:rPr>
              <w:t>Admissions Decisions</w:t>
            </w:r>
          </w:p>
        </w:tc>
      </w:tr>
      <w:tr w:rsidR="009641C9" w:rsidRPr="00583BC8" w14:paraId="40E797DC" w14:textId="77777777" w:rsidTr="080CE661">
        <w:trPr>
          <w:cantSplit/>
          <w:trHeight w:val="20"/>
        </w:trPr>
        <w:tc>
          <w:tcPr>
            <w:tcW w:w="4183" w:type="dxa"/>
            <w:shd w:val="clear" w:color="auto" w:fill="008000"/>
            <w:hideMark/>
          </w:tcPr>
          <w:p w14:paraId="4B548627" w14:textId="77777777" w:rsidR="009641C9" w:rsidRPr="00EA6862" w:rsidRDefault="3977BA09" w:rsidP="53A49A16">
            <w:pPr>
              <w:contextualSpacing/>
              <w:jc w:val="right"/>
              <w:rPr>
                <w:b/>
                <w:bCs/>
                <w:color w:val="FFFFFF" w:themeColor="background1"/>
                <w:lang w:val="en-US"/>
              </w:rPr>
            </w:pPr>
            <w:r w:rsidRPr="53A49A16">
              <w:rPr>
                <w:b/>
                <w:bCs/>
                <w:color w:val="FFFFFF" w:themeColor="background1"/>
                <w:lang w:val="en-US"/>
              </w:rPr>
              <w:t>Interfaces / Integrations</w:t>
            </w:r>
          </w:p>
        </w:tc>
        <w:tc>
          <w:tcPr>
            <w:tcW w:w="13087" w:type="dxa"/>
          </w:tcPr>
          <w:p w14:paraId="04AB7657" w14:textId="070DE453" w:rsidR="00485A0A" w:rsidRPr="00EA6862" w:rsidRDefault="054C3F63" w:rsidP="665257C1">
            <w:pPr>
              <w:contextualSpacing/>
              <w:rPr>
                <w:lang w:val="en-US"/>
              </w:rPr>
            </w:pPr>
            <w:r w:rsidRPr="3F52B35F">
              <w:rPr>
                <w:lang w:val="en-US"/>
              </w:rPr>
              <w:t>OCAS, Salesforce, Student Portal (Checklist and/or Apply Now), TCOB</w:t>
            </w:r>
            <w:r w:rsidR="56AC462D" w:rsidRPr="3F52B35F">
              <w:rPr>
                <w:lang w:val="en-US"/>
              </w:rPr>
              <w:t>S</w:t>
            </w:r>
          </w:p>
        </w:tc>
      </w:tr>
      <w:tr w:rsidR="00182D8F" w:rsidRPr="00583BC8" w14:paraId="61E179C7" w14:textId="77777777" w:rsidTr="080CE661">
        <w:trPr>
          <w:cantSplit/>
          <w:trHeight w:val="20"/>
        </w:trPr>
        <w:tc>
          <w:tcPr>
            <w:tcW w:w="4183" w:type="dxa"/>
            <w:shd w:val="clear" w:color="auto" w:fill="008000"/>
          </w:tcPr>
          <w:p w14:paraId="2CA0DCCD" w14:textId="0430DD0F" w:rsidR="00182D8F" w:rsidRPr="53A49A16" w:rsidRDefault="00182D8F" w:rsidP="00B777E7">
            <w:pPr>
              <w:contextualSpacing/>
              <w:jc w:val="right"/>
              <w:rPr>
                <w:b/>
                <w:bCs/>
                <w:color w:val="FFFFFF" w:themeColor="background1"/>
                <w:lang w:val="en-US"/>
              </w:rPr>
            </w:pPr>
            <w:r w:rsidRPr="53A49A16">
              <w:rPr>
                <w:b/>
                <w:bCs/>
                <w:color w:val="FFFFFF" w:themeColor="background1"/>
                <w:lang w:val="en-US"/>
              </w:rPr>
              <w:t xml:space="preserve">Related Processes / </w:t>
            </w:r>
            <w:r w:rsidR="00B777E7">
              <w:rPr>
                <w:b/>
                <w:bCs/>
                <w:color w:val="FFFFFF" w:themeColor="background1"/>
                <w:lang w:val="en-US"/>
              </w:rPr>
              <w:t>Functional Specifications</w:t>
            </w:r>
          </w:p>
        </w:tc>
        <w:tc>
          <w:tcPr>
            <w:tcW w:w="13087" w:type="dxa"/>
          </w:tcPr>
          <w:p w14:paraId="0E35C907" w14:textId="6FE6AB32" w:rsidR="00182D8F" w:rsidRPr="00EA6862" w:rsidRDefault="7E1CCCA0" w:rsidP="0530B7AD">
            <w:pPr>
              <w:contextualSpacing/>
              <w:rPr>
                <w:lang w:val="en-US"/>
              </w:rPr>
            </w:pPr>
            <w:r w:rsidRPr="080CE661">
              <w:rPr>
                <w:lang w:val="en-US"/>
              </w:rPr>
              <w:t xml:space="preserve">SIS-FS-ADM-303 </w:t>
            </w:r>
            <w:r w:rsidR="4C79EBB5" w:rsidRPr="080CE661">
              <w:rPr>
                <w:lang w:val="en-US"/>
              </w:rPr>
              <w:t>Manage Admissions Requirements</w:t>
            </w:r>
          </w:p>
          <w:p w14:paraId="5B17F1A3" w14:textId="08F6B7BD" w:rsidR="00182D8F" w:rsidRPr="00EA6862" w:rsidRDefault="1AA61D09" w:rsidP="080CE661">
            <w:pPr>
              <w:contextualSpacing/>
              <w:rPr>
                <w:rFonts w:eastAsia="Calibri"/>
                <w:lang w:val="en-US"/>
              </w:rPr>
            </w:pPr>
            <w:r w:rsidRPr="080CE661">
              <w:rPr>
                <w:lang w:val="en-US"/>
              </w:rPr>
              <w:t>SIS-FS-</w:t>
            </w:r>
            <w:r w:rsidR="2C18E02F" w:rsidRPr="080CE661">
              <w:rPr>
                <w:lang w:val="en-US"/>
              </w:rPr>
              <w:t>ADM</w:t>
            </w:r>
            <w:r w:rsidRPr="080CE661">
              <w:rPr>
                <w:lang w:val="en-US"/>
              </w:rPr>
              <w:t>-</w:t>
            </w:r>
            <w:r w:rsidR="5690EDA0" w:rsidRPr="080CE661">
              <w:rPr>
                <w:lang w:val="en-US"/>
              </w:rPr>
              <w:t>304</w:t>
            </w:r>
            <w:r w:rsidRPr="080CE661">
              <w:rPr>
                <w:lang w:val="en-US"/>
              </w:rPr>
              <w:t xml:space="preserve"> </w:t>
            </w:r>
            <w:r w:rsidR="4C79EBB5" w:rsidRPr="080CE661">
              <w:rPr>
                <w:rFonts w:eastAsia="Calibri"/>
                <w:lang w:val="en-US"/>
              </w:rPr>
              <w:t>Pre-cycle Activity Setup</w:t>
            </w:r>
          </w:p>
          <w:p w14:paraId="1886A4FB" w14:textId="5AB2B074" w:rsidR="00182D8F" w:rsidRPr="00EA6862" w:rsidRDefault="58513A26" w:rsidP="080CE661">
            <w:pPr>
              <w:contextualSpacing/>
              <w:rPr>
                <w:rFonts w:eastAsia="Calibri"/>
                <w:lang w:val="en-US"/>
              </w:rPr>
            </w:pPr>
            <w:r w:rsidRPr="080CE661">
              <w:rPr>
                <w:lang w:val="en-US"/>
              </w:rPr>
              <w:t xml:space="preserve">SIS-FS-CUR-209 </w:t>
            </w:r>
            <w:r w:rsidR="4C79EBB5" w:rsidRPr="080CE661">
              <w:rPr>
                <w:rFonts w:eastAsia="Calibri"/>
                <w:lang w:val="en-US"/>
              </w:rPr>
              <w:t>Period Setup</w:t>
            </w:r>
          </w:p>
          <w:p w14:paraId="3EDDB728" w14:textId="32FF5139" w:rsidR="7AB867F7" w:rsidRDefault="43F373E4" w:rsidP="080CE661">
            <w:pPr>
              <w:contextualSpacing/>
              <w:rPr>
                <w:rFonts w:eastAsia="Calibri"/>
                <w:lang w:val="en-US"/>
              </w:rPr>
            </w:pPr>
            <w:r w:rsidRPr="080CE661">
              <w:rPr>
                <w:lang w:val="en-US"/>
              </w:rPr>
              <w:t xml:space="preserve">SIS-FS-ADM-305 </w:t>
            </w:r>
            <w:r w:rsidR="36E7EF33" w:rsidRPr="080CE661">
              <w:rPr>
                <w:rFonts w:eastAsia="Calibri"/>
                <w:lang w:val="en-US"/>
              </w:rPr>
              <w:t>Admission Component Management</w:t>
            </w:r>
          </w:p>
          <w:p w14:paraId="5695E2E9" w14:textId="06F249A2" w:rsidR="00182D8F" w:rsidRPr="00EA6862" w:rsidRDefault="4EED10BA" w:rsidP="080CE661">
            <w:pPr>
              <w:contextualSpacing/>
              <w:rPr>
                <w:rFonts w:eastAsia="Calibri"/>
                <w:lang w:val="en-US"/>
              </w:rPr>
            </w:pPr>
            <w:r w:rsidRPr="080CE661">
              <w:rPr>
                <w:lang w:val="en-US"/>
              </w:rPr>
              <w:t>SIS-FS-ADM-3</w:t>
            </w:r>
            <w:r w:rsidR="6C603662" w:rsidRPr="080CE661">
              <w:rPr>
                <w:lang w:val="en-US"/>
              </w:rPr>
              <w:t>13</w:t>
            </w:r>
            <w:r w:rsidRPr="080CE661">
              <w:rPr>
                <w:lang w:val="en-US"/>
              </w:rPr>
              <w:t xml:space="preserve"> </w:t>
            </w:r>
            <w:r w:rsidR="51AF0015" w:rsidRPr="080CE661">
              <w:rPr>
                <w:rFonts w:eastAsia="Calibri"/>
                <w:lang w:val="en-US"/>
              </w:rPr>
              <w:t>Application Evaluation</w:t>
            </w:r>
            <w:r w:rsidR="4977BAFD" w:rsidRPr="080CE661">
              <w:rPr>
                <w:rFonts w:eastAsia="Calibri"/>
                <w:lang w:val="en-US"/>
              </w:rPr>
              <w:t xml:space="preserve"> (Ranking)</w:t>
            </w:r>
          </w:p>
          <w:p w14:paraId="48D87793" w14:textId="4C5C3C48" w:rsidR="00182D8F" w:rsidRPr="00EA6862" w:rsidRDefault="7EB7E8C7" w:rsidP="080CE661">
            <w:pPr>
              <w:contextualSpacing/>
              <w:rPr>
                <w:lang w:val="en-US"/>
              </w:rPr>
            </w:pPr>
            <w:r w:rsidRPr="080CE661">
              <w:rPr>
                <w:lang w:val="en-US"/>
              </w:rPr>
              <w:t xml:space="preserve">SIS-FS-ADM-307 </w:t>
            </w:r>
            <w:r w:rsidR="4977BAFD" w:rsidRPr="080CE661">
              <w:rPr>
                <w:lang w:val="en-US"/>
              </w:rPr>
              <w:t>Acceptance</w:t>
            </w:r>
            <w:r w:rsidR="605500BE" w:rsidRPr="080CE661">
              <w:rPr>
                <w:lang w:val="en-US"/>
              </w:rPr>
              <w:t xml:space="preserve"> Process</w:t>
            </w:r>
          </w:p>
          <w:p w14:paraId="4BBB4B5D" w14:textId="13897120" w:rsidR="00182D8F" w:rsidRPr="00EA6862" w:rsidRDefault="7401CBBD" w:rsidP="080CE661">
            <w:pPr>
              <w:contextualSpacing/>
              <w:rPr>
                <w:lang w:val="en-US"/>
              </w:rPr>
            </w:pPr>
            <w:r w:rsidRPr="080CE661">
              <w:rPr>
                <w:lang w:val="en-US"/>
              </w:rPr>
              <w:t xml:space="preserve">SIS-FS-ADM-308 </w:t>
            </w:r>
            <w:r w:rsidR="4977BAFD" w:rsidRPr="080CE661">
              <w:rPr>
                <w:lang w:val="en-US"/>
              </w:rPr>
              <w:t>Waitlist</w:t>
            </w:r>
            <w:r w:rsidR="04E91509" w:rsidRPr="080CE661">
              <w:rPr>
                <w:lang w:val="en-US"/>
              </w:rPr>
              <w:t xml:space="preserve"> </w:t>
            </w:r>
            <w:r w:rsidR="5F9982B3" w:rsidRPr="080CE661">
              <w:rPr>
                <w:lang w:val="en-US"/>
              </w:rPr>
              <w:t>Management</w:t>
            </w:r>
          </w:p>
          <w:p w14:paraId="4CD13561" w14:textId="02D90286" w:rsidR="00182D8F" w:rsidRPr="00EA6862" w:rsidRDefault="18D580BA" w:rsidP="080CE661">
            <w:pPr>
              <w:contextualSpacing/>
              <w:rPr>
                <w:lang w:val="en-US"/>
              </w:rPr>
            </w:pPr>
            <w:r w:rsidRPr="080CE661">
              <w:rPr>
                <w:lang w:val="en-US"/>
              </w:rPr>
              <w:t>SIS-FS-ADM-309 Advanced Standing Process</w:t>
            </w:r>
          </w:p>
          <w:p w14:paraId="2D5EB17F" w14:textId="1C6BE91F" w:rsidR="00182D8F" w:rsidRPr="00EA6862" w:rsidRDefault="18D580BA" w:rsidP="080CE661">
            <w:pPr>
              <w:contextualSpacing/>
              <w:rPr>
                <w:lang w:val="en-US"/>
              </w:rPr>
            </w:pPr>
            <w:r w:rsidRPr="080CE661">
              <w:rPr>
                <w:lang w:val="en-US"/>
              </w:rPr>
              <w:t>SIS-FS-ADM-310 Alternate Offer Process</w:t>
            </w:r>
          </w:p>
          <w:p w14:paraId="32437B64" w14:textId="65FD8853" w:rsidR="00182D8F" w:rsidRPr="00EA6862" w:rsidRDefault="18D580BA" w:rsidP="4E27322B">
            <w:pPr>
              <w:contextualSpacing/>
              <w:rPr>
                <w:lang w:val="en-US"/>
              </w:rPr>
            </w:pPr>
            <w:r w:rsidRPr="080CE661">
              <w:rPr>
                <w:lang w:val="en-US"/>
              </w:rPr>
              <w:t>SIS-FS-ADM-311 Departmental Assessment Process</w:t>
            </w:r>
          </w:p>
        </w:tc>
      </w:tr>
    </w:tbl>
    <w:p w14:paraId="09D53BF0" w14:textId="0569E875" w:rsidR="007410A7" w:rsidRPr="00583BC8" w:rsidRDefault="007410A7" w:rsidP="00D8188C">
      <w:pPr>
        <w:contextualSpacing/>
      </w:pPr>
    </w:p>
    <w:p w14:paraId="37219271" w14:textId="3A51A831" w:rsidR="00834C2E" w:rsidRDefault="00834C2E" w:rsidP="00D8188C">
      <w:pPr>
        <w:contextualSpacing/>
      </w:pPr>
    </w:p>
    <w:p w14:paraId="69AE4088" w14:textId="6C9A7BFF" w:rsidR="00A10861" w:rsidRDefault="00A10861" w:rsidP="00D8188C">
      <w:pPr>
        <w:contextualSpacing/>
      </w:pPr>
    </w:p>
    <w:p w14:paraId="79E279A6" w14:textId="609BD741" w:rsidR="00B27A8F" w:rsidRDefault="00B8578B" w:rsidP="00D8188C">
      <w:pPr>
        <w:pStyle w:val="Heading1"/>
      </w:pPr>
      <w:r>
        <w:t xml:space="preserve">High-Level </w:t>
      </w:r>
      <w:r w:rsidR="00B27A8F">
        <w:t xml:space="preserve">Description of </w:t>
      </w:r>
      <w:r>
        <w:t>Process/Business Function</w:t>
      </w:r>
    </w:p>
    <w:p w14:paraId="2A27DED2" w14:textId="18449583" w:rsidR="00B27A8F" w:rsidRDefault="00B27A8F" w:rsidP="00B27A8F"/>
    <w:p w14:paraId="271FC9C4" w14:textId="1249DE92" w:rsidR="0DE83AD2" w:rsidRDefault="0DE83AD2" w:rsidP="1D243EFC">
      <w:pPr>
        <w:rPr>
          <w:rFonts w:eastAsia="Arial"/>
          <w:color w:val="000000" w:themeColor="text1"/>
        </w:rPr>
      </w:pPr>
      <w:r w:rsidRPr="1D243EFC">
        <w:rPr>
          <w:rFonts w:eastAsia="Arial"/>
          <w:color w:val="000000" w:themeColor="text1"/>
        </w:rPr>
        <w:t xml:space="preserve">The Admissions Record Management process details the steps involved in processing admissions applications. This includes system functions for auto-assessment from initial receipt of the application through to admission stage changes which will lead into </w:t>
      </w:r>
      <w:r w:rsidR="0AADD313" w:rsidRPr="1D243EFC">
        <w:rPr>
          <w:rFonts w:eastAsia="Arial"/>
          <w:color w:val="000000" w:themeColor="text1"/>
        </w:rPr>
        <w:t>separate process flows.</w:t>
      </w:r>
    </w:p>
    <w:p w14:paraId="7D1AD440" w14:textId="77777777" w:rsidR="0075179D" w:rsidRDefault="0075179D" w:rsidP="001D2533">
      <w:pPr>
        <w:pStyle w:val="ListParagraph"/>
      </w:pPr>
    </w:p>
    <w:p w14:paraId="02D05CED" w14:textId="77777777" w:rsidR="00B27A8F" w:rsidRPr="00B27A8F" w:rsidRDefault="00B27A8F" w:rsidP="00B27A8F"/>
    <w:p w14:paraId="73943731" w14:textId="21C67AA0" w:rsidR="4D9EB2FF" w:rsidRDefault="4D9EB2FF" w:rsidP="4D9EB2FF">
      <w:pPr>
        <w:pStyle w:val="Heading1"/>
        <w:spacing w:line="259" w:lineRule="auto"/>
      </w:pPr>
      <w:r>
        <w:t>Business Process Map(s)</w:t>
      </w:r>
    </w:p>
    <w:p w14:paraId="6955953D" w14:textId="55F35BF7" w:rsidR="00EE3063" w:rsidRDefault="00EE3063" w:rsidP="00EE3063"/>
    <w:p w14:paraId="741BFAE1" w14:textId="50DE23A3" w:rsidR="001D2533" w:rsidRDefault="001D2533" w:rsidP="001D2533">
      <w:pPr>
        <w:ind w:left="360"/>
      </w:pPr>
      <w:r>
        <w:t>The following is a link to the associated Business Process. Further details are also provided in the Narrative section (section 4).</w:t>
      </w:r>
    </w:p>
    <w:p w14:paraId="750A04CB" w14:textId="77777777" w:rsidR="001D2533" w:rsidRDefault="001D2533" w:rsidP="001D2533">
      <w:pPr>
        <w:ind w:left="360"/>
      </w:pPr>
    </w:p>
    <w:p w14:paraId="5336E461" w14:textId="3643EDE8" w:rsidR="51FB38B3" w:rsidRDefault="7C7FA992" w:rsidP="3B232030">
      <w:pPr>
        <w:pStyle w:val="ListParagraph"/>
        <w:numPr>
          <w:ilvl w:val="0"/>
          <w:numId w:val="26"/>
        </w:numPr>
      </w:pPr>
      <w:hyperlink r:id="rId15">
        <w:r w:rsidRPr="1704EA7F">
          <w:rPr>
            <w:rStyle w:val="Hyperlink"/>
          </w:rPr>
          <w:t>SIS-BPM-ADM-306 - Admissions Record Management.vsdx</w:t>
        </w:r>
      </w:hyperlink>
    </w:p>
    <w:p w14:paraId="2F5E5CBB" w14:textId="77777777" w:rsidR="00F50BE1" w:rsidRPr="00F50BE1" w:rsidRDefault="00F50BE1" w:rsidP="00F50BE1"/>
    <w:p w14:paraId="23D6CE4F" w14:textId="288FA8AA" w:rsidR="00A10861" w:rsidRPr="00583BC8" w:rsidRDefault="00A10861" w:rsidP="00D8188C">
      <w:pPr>
        <w:pStyle w:val="Heading1"/>
      </w:pPr>
      <w:r>
        <w:t>Narrative</w:t>
      </w:r>
    </w:p>
    <w:p w14:paraId="7FBE75AD" w14:textId="75E58153" w:rsidR="19B9D069" w:rsidRDefault="19B9D069" w:rsidP="19B9D069"/>
    <w:tbl>
      <w:tblPr>
        <w:tblStyle w:val="GridTable4-Accent6"/>
        <w:tblW w:w="17391" w:type="dxa"/>
        <w:tblInd w:w="-120"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top w:w="58" w:type="dxa"/>
          <w:bottom w:w="58" w:type="dxa"/>
        </w:tblCellMar>
        <w:tblLook w:val="0620" w:firstRow="1" w:lastRow="0" w:firstColumn="0" w:lastColumn="0" w:noHBand="1" w:noVBand="1"/>
      </w:tblPr>
      <w:tblGrid>
        <w:gridCol w:w="120"/>
        <w:gridCol w:w="1065"/>
        <w:gridCol w:w="3082"/>
        <w:gridCol w:w="1558"/>
        <w:gridCol w:w="2133"/>
        <w:gridCol w:w="1829"/>
        <w:gridCol w:w="3755"/>
        <w:gridCol w:w="3849"/>
      </w:tblGrid>
      <w:tr w:rsidR="00090EB9" w:rsidRPr="00EA6862" w14:paraId="195CA193" w14:textId="70262212" w:rsidTr="23B08687">
        <w:trPr>
          <w:gridBefore w:val="1"/>
          <w:cnfStyle w:val="100000000000" w:firstRow="1" w:lastRow="0" w:firstColumn="0" w:lastColumn="0" w:oddVBand="0" w:evenVBand="0" w:oddHBand="0" w:evenHBand="0" w:firstRowFirstColumn="0" w:firstRowLastColumn="0" w:lastRowFirstColumn="0" w:lastRowLastColumn="0"/>
          <w:wBefore w:w="120" w:type="dxa"/>
          <w:cantSplit w:val="0"/>
          <w:tblHeader/>
        </w:trPr>
        <w:tc>
          <w:tcPr>
            <w:tcW w:w="1065" w:type="dxa"/>
            <w:shd w:val="clear" w:color="auto" w:fill="008000"/>
            <w:vAlign w:val="center"/>
          </w:tcPr>
          <w:p w14:paraId="28D6F004" w14:textId="38EF4A94" w:rsidR="00090EB9" w:rsidRPr="002B5003" w:rsidRDefault="00090EB9" w:rsidP="00B27A8F">
            <w:pPr>
              <w:contextualSpacing/>
              <w:jc w:val="center"/>
            </w:pPr>
            <w:r w:rsidRPr="002B5003">
              <w:rPr>
                <w:lang w:eastAsia="en-CA"/>
              </w:rPr>
              <w:lastRenderedPageBreak/>
              <w:t>Step</w:t>
            </w:r>
          </w:p>
        </w:tc>
        <w:tc>
          <w:tcPr>
            <w:tcW w:w="3082" w:type="dxa"/>
            <w:shd w:val="clear" w:color="auto" w:fill="008000"/>
            <w:vAlign w:val="center"/>
          </w:tcPr>
          <w:p w14:paraId="58C28253" w14:textId="026FF66D" w:rsidR="00090EB9" w:rsidRPr="00EA6862" w:rsidRDefault="00090EB9" w:rsidP="53A49A16">
            <w:pPr>
              <w:contextualSpacing/>
              <w:jc w:val="center"/>
              <w:rPr>
                <w:lang w:eastAsia="en-CA"/>
              </w:rPr>
            </w:pPr>
            <w:r>
              <w:rPr>
                <w:lang w:eastAsia="en-CA"/>
              </w:rPr>
              <w:t>Descriptions</w:t>
            </w:r>
          </w:p>
        </w:tc>
        <w:tc>
          <w:tcPr>
            <w:tcW w:w="1558" w:type="dxa"/>
            <w:shd w:val="clear" w:color="auto" w:fill="008000"/>
            <w:vAlign w:val="center"/>
          </w:tcPr>
          <w:p w14:paraId="19242BDE" w14:textId="1B81562E" w:rsidR="00090EB9" w:rsidRPr="00EA6862" w:rsidRDefault="00090EB9" w:rsidP="53A49A16">
            <w:pPr>
              <w:contextualSpacing/>
              <w:jc w:val="center"/>
            </w:pPr>
            <w:r w:rsidRPr="53A49A16">
              <w:t>User Role</w:t>
            </w:r>
          </w:p>
        </w:tc>
        <w:tc>
          <w:tcPr>
            <w:tcW w:w="2133" w:type="dxa"/>
            <w:shd w:val="clear" w:color="auto" w:fill="008000"/>
            <w:vAlign w:val="center"/>
          </w:tcPr>
          <w:p w14:paraId="390E7ED2" w14:textId="5B605184" w:rsidR="00090EB9" w:rsidRPr="00EA6862" w:rsidRDefault="00090EB9" w:rsidP="53A49A16">
            <w:pPr>
              <w:contextualSpacing/>
              <w:jc w:val="center"/>
            </w:pPr>
            <w:r w:rsidRPr="53A49A16">
              <w:t>System</w:t>
            </w:r>
          </w:p>
        </w:tc>
        <w:tc>
          <w:tcPr>
            <w:tcW w:w="1829" w:type="dxa"/>
            <w:shd w:val="clear" w:color="auto" w:fill="008000"/>
            <w:vAlign w:val="center"/>
          </w:tcPr>
          <w:p w14:paraId="00BB087E" w14:textId="6EE14B45" w:rsidR="00090EB9" w:rsidRPr="53A49A16" w:rsidRDefault="00090EB9" w:rsidP="00090EB9">
            <w:pPr>
              <w:contextualSpacing/>
              <w:jc w:val="center"/>
            </w:pPr>
            <w:r>
              <w:t>Screen</w:t>
            </w:r>
          </w:p>
        </w:tc>
        <w:tc>
          <w:tcPr>
            <w:tcW w:w="3755" w:type="dxa"/>
            <w:shd w:val="clear" w:color="auto" w:fill="008000"/>
            <w:vAlign w:val="center"/>
          </w:tcPr>
          <w:p w14:paraId="61758B44" w14:textId="4490C3F9" w:rsidR="00090EB9" w:rsidRPr="00EA6862" w:rsidRDefault="00090EB9" w:rsidP="53A49A16">
            <w:pPr>
              <w:contextualSpacing/>
              <w:jc w:val="center"/>
            </w:pPr>
            <w:r w:rsidRPr="53A49A16">
              <w:t>Automation/</w:t>
            </w:r>
          </w:p>
          <w:p w14:paraId="11342ADA" w14:textId="33A87AA3" w:rsidR="00090EB9" w:rsidRPr="00EA6862" w:rsidRDefault="00090EB9" w:rsidP="53A49A16">
            <w:pPr>
              <w:contextualSpacing/>
              <w:jc w:val="center"/>
            </w:pPr>
            <w:r w:rsidRPr="53A49A16">
              <w:t>Verification Rules</w:t>
            </w:r>
          </w:p>
        </w:tc>
        <w:tc>
          <w:tcPr>
            <w:tcW w:w="3849" w:type="dxa"/>
            <w:shd w:val="clear" w:color="auto" w:fill="008000"/>
            <w:vAlign w:val="center"/>
          </w:tcPr>
          <w:p w14:paraId="01F60986" w14:textId="687DFC00" w:rsidR="00090EB9" w:rsidRPr="00EA6862" w:rsidRDefault="00090EB9" w:rsidP="53A49A16">
            <w:pPr>
              <w:contextualSpacing/>
              <w:jc w:val="center"/>
            </w:pPr>
            <w:r w:rsidRPr="53A49A16">
              <w:t>Comments</w:t>
            </w:r>
          </w:p>
        </w:tc>
      </w:tr>
      <w:tr w:rsidR="00090EB9" w:rsidRPr="00EA6862" w14:paraId="5A2EB271" w14:textId="03947F7A" w:rsidTr="23B08687">
        <w:trPr>
          <w:gridBefore w:val="1"/>
          <w:wBefore w:w="120" w:type="dxa"/>
          <w:cantSplit w:val="0"/>
        </w:trPr>
        <w:tc>
          <w:tcPr>
            <w:tcW w:w="1065" w:type="dxa"/>
            <w:shd w:val="clear" w:color="auto" w:fill="E2EFD9" w:themeFill="accent6" w:themeFillTint="33"/>
          </w:tcPr>
          <w:p w14:paraId="4822AC46" w14:textId="168368D7" w:rsidR="00090EB9" w:rsidRPr="002B5003" w:rsidRDefault="00090EB9" w:rsidP="007D344F">
            <w:pPr>
              <w:pStyle w:val="ListParagraph"/>
              <w:ind w:left="0"/>
              <w:jc w:val="center"/>
              <w:rPr>
                <w:b/>
                <w:szCs w:val="24"/>
              </w:rPr>
            </w:pPr>
            <w:bookmarkStart w:id="12" w:name="_Hlk179361455"/>
          </w:p>
        </w:tc>
        <w:tc>
          <w:tcPr>
            <w:tcW w:w="3082" w:type="dxa"/>
            <w:shd w:val="clear" w:color="auto" w:fill="E2EFD9" w:themeFill="accent6" w:themeFillTint="33"/>
          </w:tcPr>
          <w:p w14:paraId="7537DC1B" w14:textId="316C8690" w:rsidR="00090EB9" w:rsidRPr="00EA6862" w:rsidRDefault="21A75A89" w:rsidP="0CDFBEE9">
            <w:pPr>
              <w:spacing w:line="259" w:lineRule="auto"/>
              <w:contextualSpacing/>
            </w:pPr>
            <w:r>
              <w:t xml:space="preserve">Processing </w:t>
            </w:r>
            <w:r w:rsidR="6B531AAA">
              <w:t>Applications</w:t>
            </w:r>
            <w:r w:rsidR="00C56E78">
              <w:t xml:space="preserve"> Domestic</w:t>
            </w:r>
          </w:p>
        </w:tc>
        <w:tc>
          <w:tcPr>
            <w:tcW w:w="1558" w:type="dxa"/>
            <w:shd w:val="clear" w:color="auto" w:fill="E2EFD9" w:themeFill="accent6" w:themeFillTint="33"/>
          </w:tcPr>
          <w:p w14:paraId="2D225761" w14:textId="69430219" w:rsidR="00090EB9" w:rsidRPr="00EA6862" w:rsidRDefault="00090EB9" w:rsidP="665257C1">
            <w:pPr>
              <w:contextualSpacing/>
            </w:pPr>
          </w:p>
        </w:tc>
        <w:tc>
          <w:tcPr>
            <w:tcW w:w="2133" w:type="dxa"/>
            <w:shd w:val="clear" w:color="auto" w:fill="E2EFD9" w:themeFill="accent6" w:themeFillTint="33"/>
          </w:tcPr>
          <w:p w14:paraId="7B040079" w14:textId="6E9BC78B" w:rsidR="00090EB9" w:rsidRPr="00EA6862" w:rsidRDefault="00090EB9" w:rsidP="665257C1">
            <w:pPr>
              <w:contextualSpacing/>
            </w:pPr>
          </w:p>
        </w:tc>
        <w:tc>
          <w:tcPr>
            <w:tcW w:w="1829" w:type="dxa"/>
            <w:shd w:val="clear" w:color="auto" w:fill="E2EFD9" w:themeFill="accent6" w:themeFillTint="33"/>
          </w:tcPr>
          <w:p w14:paraId="640FF147" w14:textId="77777777" w:rsidR="00090EB9" w:rsidRPr="00EA6862" w:rsidRDefault="00090EB9" w:rsidP="665257C1">
            <w:pPr>
              <w:contextualSpacing/>
            </w:pPr>
          </w:p>
        </w:tc>
        <w:tc>
          <w:tcPr>
            <w:tcW w:w="3755" w:type="dxa"/>
            <w:shd w:val="clear" w:color="auto" w:fill="E2EFD9" w:themeFill="accent6" w:themeFillTint="33"/>
          </w:tcPr>
          <w:p w14:paraId="205E3BF4" w14:textId="5119C10D" w:rsidR="00090EB9" w:rsidRPr="00EA6862" w:rsidRDefault="00090EB9" w:rsidP="665257C1">
            <w:pPr>
              <w:contextualSpacing/>
            </w:pPr>
          </w:p>
        </w:tc>
        <w:tc>
          <w:tcPr>
            <w:tcW w:w="3849" w:type="dxa"/>
            <w:shd w:val="clear" w:color="auto" w:fill="E2EFD9" w:themeFill="accent6" w:themeFillTint="33"/>
          </w:tcPr>
          <w:p w14:paraId="72EB0B16" w14:textId="64B22EEC" w:rsidR="00090EB9" w:rsidRPr="00EA6862" w:rsidRDefault="00090EB9" w:rsidP="665257C1">
            <w:pPr>
              <w:contextualSpacing/>
            </w:pPr>
          </w:p>
        </w:tc>
      </w:tr>
      <w:tr w:rsidR="00090EB9" w:rsidRPr="00EA6862" w14:paraId="2781D944" w14:textId="5394B020" w:rsidTr="23B08687">
        <w:trPr>
          <w:gridBefore w:val="1"/>
          <w:wBefore w:w="120" w:type="dxa"/>
          <w:cantSplit w:val="0"/>
          <w:trHeight w:val="83"/>
        </w:trPr>
        <w:tc>
          <w:tcPr>
            <w:tcW w:w="1065" w:type="dxa"/>
          </w:tcPr>
          <w:p w14:paraId="11405732" w14:textId="4668C0CB" w:rsidR="00090EB9" w:rsidRPr="002B5003" w:rsidRDefault="00090EB9" w:rsidP="00003041">
            <w:pPr>
              <w:pStyle w:val="ListParagraph"/>
              <w:numPr>
                <w:ilvl w:val="0"/>
                <w:numId w:val="24"/>
              </w:numPr>
              <w:ind w:left="0"/>
              <w:jc w:val="right"/>
              <w:rPr>
                <w:b/>
                <w:szCs w:val="24"/>
              </w:rPr>
            </w:pPr>
          </w:p>
        </w:tc>
        <w:tc>
          <w:tcPr>
            <w:tcW w:w="3082" w:type="dxa"/>
          </w:tcPr>
          <w:p w14:paraId="3FE8222D" w14:textId="54B272B5" w:rsidR="00090EB9" w:rsidRPr="00EA6862" w:rsidRDefault="040849DC" w:rsidP="1D243EFC">
            <w:pPr>
              <w:contextualSpacing/>
              <w:rPr>
                <w:lang w:eastAsia="en-CA"/>
              </w:rPr>
            </w:pPr>
            <w:r w:rsidRPr="1D243EFC">
              <w:rPr>
                <w:lang w:eastAsia="en-CA"/>
              </w:rPr>
              <w:t>Applicant submits application</w:t>
            </w:r>
          </w:p>
        </w:tc>
        <w:tc>
          <w:tcPr>
            <w:tcW w:w="1558" w:type="dxa"/>
          </w:tcPr>
          <w:p w14:paraId="2D7D4765" w14:textId="6D061591" w:rsidR="00090EB9" w:rsidRPr="00EA6862" w:rsidRDefault="007D344F" w:rsidP="665257C1">
            <w:pPr>
              <w:contextualSpacing/>
            </w:pPr>
            <w:r>
              <w:t>Applicant</w:t>
            </w:r>
          </w:p>
        </w:tc>
        <w:tc>
          <w:tcPr>
            <w:tcW w:w="2133" w:type="dxa"/>
          </w:tcPr>
          <w:p w14:paraId="4773E5AC" w14:textId="66CF9001" w:rsidR="00090EB9" w:rsidRPr="00EA6862" w:rsidRDefault="374C6680" w:rsidP="665257C1">
            <w:pPr>
              <w:contextualSpacing/>
            </w:pPr>
            <w:r>
              <w:t>OCAS</w:t>
            </w:r>
            <w:r w:rsidR="163C56C4">
              <w:t xml:space="preserve"> </w:t>
            </w:r>
            <w:r w:rsidR="69042CBF" w:rsidRPr="0707C7ED">
              <w:rPr>
                <w:i/>
                <w:iCs/>
                <w:color w:val="FF0000"/>
              </w:rPr>
              <w:t xml:space="preserve">or Apply Now </w:t>
            </w:r>
            <w:commentRangeStart w:id="13"/>
            <w:r w:rsidR="69042CBF" w:rsidRPr="0707C7ED">
              <w:rPr>
                <w:i/>
                <w:iCs/>
                <w:color w:val="FF0000"/>
              </w:rPr>
              <w:t>Portal</w:t>
            </w:r>
            <w:commentRangeEnd w:id="13"/>
            <w:r w:rsidR="5A917E88" w:rsidRPr="0707C7ED">
              <w:rPr>
                <w:rStyle w:val="CommentReference"/>
                <w:i/>
                <w:iCs/>
                <w:color w:val="FF0000"/>
                <w:sz w:val="22"/>
                <w:szCs w:val="22"/>
              </w:rPr>
              <w:commentReference w:id="13"/>
            </w:r>
            <w:r w:rsidR="4A466860" w:rsidRPr="0707C7ED">
              <w:rPr>
                <w:i/>
                <w:iCs/>
                <w:color w:val="FF0000"/>
              </w:rPr>
              <w:t>?</w:t>
            </w:r>
          </w:p>
        </w:tc>
        <w:tc>
          <w:tcPr>
            <w:tcW w:w="1829" w:type="dxa"/>
          </w:tcPr>
          <w:p w14:paraId="1686D9AD" w14:textId="55BFD2B5" w:rsidR="00090EB9" w:rsidRPr="00EA6862" w:rsidRDefault="07644891" w:rsidP="665257C1">
            <w:pPr>
              <w:contextualSpacing/>
            </w:pPr>
            <w:r>
              <w:t>NA</w:t>
            </w:r>
          </w:p>
        </w:tc>
        <w:tc>
          <w:tcPr>
            <w:tcW w:w="3755" w:type="dxa"/>
          </w:tcPr>
          <w:p w14:paraId="3B8C10D2" w14:textId="52A81DAA" w:rsidR="00090EB9" w:rsidRPr="00EA6862" w:rsidRDefault="00090EB9" w:rsidP="665257C1">
            <w:pPr>
              <w:contextualSpacing/>
            </w:pPr>
          </w:p>
        </w:tc>
        <w:tc>
          <w:tcPr>
            <w:tcW w:w="3849" w:type="dxa"/>
          </w:tcPr>
          <w:p w14:paraId="0A35AF18" w14:textId="094D3AB4" w:rsidR="00090EB9" w:rsidRPr="00EA6862" w:rsidRDefault="3EEAE759" w:rsidP="665257C1">
            <w:pPr>
              <w:contextualSpacing/>
            </w:pPr>
            <w:r w:rsidRPr="1D243EFC">
              <w:t>This flow applies to any applications received through integration: OCAS, MyAC Application Portal or Apply Now Portal</w:t>
            </w:r>
          </w:p>
        </w:tc>
      </w:tr>
      <w:tr w:rsidR="007D344F" w:rsidRPr="00EA6862" w14:paraId="0C8A9A7A" w14:textId="77777777" w:rsidTr="23B08687">
        <w:trPr>
          <w:gridBefore w:val="1"/>
          <w:wBefore w:w="120" w:type="dxa"/>
          <w:cantSplit w:val="0"/>
          <w:trHeight w:val="83"/>
        </w:trPr>
        <w:tc>
          <w:tcPr>
            <w:tcW w:w="1065" w:type="dxa"/>
          </w:tcPr>
          <w:p w14:paraId="38DC9AB6" w14:textId="77777777" w:rsidR="007D344F" w:rsidRPr="002B5003" w:rsidRDefault="007D344F" w:rsidP="00003041">
            <w:pPr>
              <w:pStyle w:val="ListParagraph"/>
              <w:numPr>
                <w:ilvl w:val="0"/>
                <w:numId w:val="24"/>
              </w:numPr>
              <w:ind w:left="0"/>
              <w:jc w:val="right"/>
              <w:rPr>
                <w:b/>
                <w:szCs w:val="24"/>
              </w:rPr>
            </w:pPr>
          </w:p>
        </w:tc>
        <w:tc>
          <w:tcPr>
            <w:tcW w:w="3082" w:type="dxa"/>
          </w:tcPr>
          <w:p w14:paraId="0227FC28" w14:textId="2EEEEDF0" w:rsidR="007D344F" w:rsidRPr="00EA6862" w:rsidRDefault="6285BFDD" w:rsidP="665257C1">
            <w:pPr>
              <w:contextualSpacing/>
              <w:rPr>
                <w:lang w:eastAsia="en-CA"/>
              </w:rPr>
            </w:pPr>
            <w:r w:rsidRPr="0CDFBEE9">
              <w:rPr>
                <w:lang w:eastAsia="en-CA"/>
              </w:rPr>
              <w:t xml:space="preserve">Person, </w:t>
            </w:r>
            <w:r w:rsidR="25BCFCC1" w:rsidRPr="0CDFBEE9">
              <w:rPr>
                <w:lang w:eastAsia="en-CA"/>
              </w:rPr>
              <w:t>Admissions Record</w:t>
            </w:r>
            <w:r w:rsidR="43B25AF1" w:rsidRPr="0CDFBEE9">
              <w:rPr>
                <w:lang w:eastAsia="en-CA"/>
              </w:rPr>
              <w:t xml:space="preserve"> and Membership User</w:t>
            </w:r>
            <w:r w:rsidR="1F74205E" w:rsidRPr="0CDFBEE9">
              <w:rPr>
                <w:lang w:eastAsia="en-CA"/>
              </w:rPr>
              <w:t xml:space="preserve"> Record</w:t>
            </w:r>
            <w:r w:rsidR="25BCFCC1" w:rsidRPr="0CDFBEE9">
              <w:rPr>
                <w:lang w:eastAsia="en-CA"/>
              </w:rPr>
              <w:t xml:space="preserve"> </w:t>
            </w:r>
            <w:r w:rsidR="104A012E" w:rsidRPr="0CDFBEE9">
              <w:rPr>
                <w:lang w:eastAsia="en-CA"/>
              </w:rPr>
              <w:t xml:space="preserve">are </w:t>
            </w:r>
            <w:r w:rsidR="25BCFCC1" w:rsidRPr="0CDFBEE9">
              <w:rPr>
                <w:lang w:eastAsia="en-CA"/>
              </w:rPr>
              <w:t>created</w:t>
            </w:r>
            <w:r w:rsidR="4548A02B" w:rsidRPr="0CDFBEE9">
              <w:rPr>
                <w:lang w:eastAsia="en-CA"/>
              </w:rPr>
              <w:t xml:space="preserve"> or updated</w:t>
            </w:r>
          </w:p>
        </w:tc>
        <w:tc>
          <w:tcPr>
            <w:tcW w:w="1558" w:type="dxa"/>
          </w:tcPr>
          <w:p w14:paraId="53013B4F" w14:textId="4F2E163B" w:rsidR="007D344F" w:rsidRPr="00EA6862" w:rsidRDefault="7BD3BFEF" w:rsidP="665257C1">
            <w:pPr>
              <w:contextualSpacing/>
            </w:pPr>
            <w:r>
              <w:t>System</w:t>
            </w:r>
            <w:r w:rsidR="2A7954D5">
              <w:t xml:space="preserve"> </w:t>
            </w:r>
          </w:p>
        </w:tc>
        <w:tc>
          <w:tcPr>
            <w:tcW w:w="2133" w:type="dxa"/>
          </w:tcPr>
          <w:p w14:paraId="714D290E" w14:textId="7C97A4FA" w:rsidR="007D344F" w:rsidRPr="00EA6862" w:rsidRDefault="0AE37605" w:rsidP="665257C1">
            <w:pPr>
              <w:contextualSpacing/>
            </w:pPr>
            <w:r>
              <w:t>Thesis</w:t>
            </w:r>
          </w:p>
        </w:tc>
        <w:tc>
          <w:tcPr>
            <w:tcW w:w="1829" w:type="dxa"/>
          </w:tcPr>
          <w:p w14:paraId="032DBE88" w14:textId="2413A0B1" w:rsidR="38514495" w:rsidRDefault="38514495" w:rsidP="0530B7AD">
            <w:pPr>
              <w:contextualSpacing/>
            </w:pPr>
            <w:r>
              <w:t>Person Record</w:t>
            </w:r>
          </w:p>
          <w:p w14:paraId="2FC8B524" w14:textId="1A175D76" w:rsidR="007D344F" w:rsidRPr="00EA6862" w:rsidRDefault="6FC5C514" w:rsidP="665257C1">
            <w:pPr>
              <w:contextualSpacing/>
            </w:pPr>
            <w:r>
              <w:t>Admissions Record</w:t>
            </w:r>
          </w:p>
          <w:p w14:paraId="382CE962" w14:textId="4E81FD9F" w:rsidR="007D344F" w:rsidRPr="00EA6862" w:rsidRDefault="55749858" w:rsidP="0530B7AD">
            <w:pPr>
              <w:contextualSpacing/>
              <w:rPr>
                <w:rFonts w:eastAsia="Calibri"/>
              </w:rPr>
            </w:pPr>
            <w:r w:rsidRPr="0530B7AD">
              <w:rPr>
                <w:rFonts w:eastAsia="Calibri"/>
              </w:rPr>
              <w:t>Membership User</w:t>
            </w:r>
          </w:p>
        </w:tc>
        <w:tc>
          <w:tcPr>
            <w:tcW w:w="3755" w:type="dxa"/>
          </w:tcPr>
          <w:p w14:paraId="0D50AE84" w14:textId="0B591772" w:rsidR="007D344F" w:rsidRPr="00EA6862" w:rsidRDefault="04988A21" w:rsidP="665257C1">
            <w:pPr>
              <w:contextualSpacing/>
            </w:pPr>
            <w:r>
              <w:t>Application Submitted</w:t>
            </w:r>
            <w:r w:rsidR="45BCEA15">
              <w:t xml:space="preserve"> (series of rulesets)</w:t>
            </w:r>
          </w:p>
          <w:p w14:paraId="3B3BE690" w14:textId="718598EF" w:rsidR="007D344F" w:rsidRPr="00EA6862" w:rsidRDefault="1C74DB1D" w:rsidP="4E27322B">
            <w:pPr>
              <w:contextualSpacing/>
            </w:pPr>
            <w:r>
              <w:t xml:space="preserve">System </w:t>
            </w:r>
            <w:commentRangeStart w:id="14"/>
            <w:r>
              <w:t xml:space="preserve">login </w:t>
            </w:r>
            <w:commentRangeEnd w:id="14"/>
            <w:r w:rsidR="4465C942">
              <w:rPr>
                <w:rStyle w:val="CommentReference"/>
                <w:sz w:val="22"/>
                <w:szCs w:val="22"/>
              </w:rPr>
              <w:commentReference w:id="14"/>
            </w:r>
            <w:r>
              <w:t>email</w:t>
            </w:r>
          </w:p>
          <w:p w14:paraId="2E0232A3" w14:textId="3B037020" w:rsidR="007D344F" w:rsidRPr="00EA6862" w:rsidRDefault="5D6D7D2D" w:rsidP="0AE8C79E">
            <w:pPr>
              <w:contextualSpacing/>
              <w:rPr>
                <w:lang w:val="en-US"/>
              </w:rPr>
            </w:pPr>
            <w:r w:rsidRPr="0AE8C79E">
              <w:rPr>
                <w:lang w:val="en-US"/>
              </w:rPr>
              <w:t>AUTO-306-01</w:t>
            </w:r>
          </w:p>
        </w:tc>
        <w:tc>
          <w:tcPr>
            <w:tcW w:w="3849" w:type="dxa"/>
          </w:tcPr>
          <w:p w14:paraId="25DD3C6E" w14:textId="1EC07878" w:rsidR="007D344F" w:rsidRPr="00EA6862" w:rsidRDefault="75CC67E9" w:rsidP="2CB24F3D">
            <w:pPr>
              <w:contextualSpacing/>
              <w:rPr>
                <w:rFonts w:eastAsia="Calibri"/>
                <w:b/>
                <w:bCs/>
                <w:i/>
                <w:iCs/>
              </w:rPr>
            </w:pPr>
            <w:r w:rsidRPr="2CB24F3D">
              <w:rPr>
                <w:rFonts w:eastAsia="Calibri"/>
                <w:b/>
                <w:bCs/>
                <w:i/>
                <w:iCs/>
              </w:rPr>
              <w:t xml:space="preserve">Applications should </w:t>
            </w:r>
            <w:r w:rsidR="36D609C8" w:rsidRPr="2CB24F3D">
              <w:rPr>
                <w:rFonts w:eastAsia="Calibri"/>
                <w:b/>
                <w:bCs/>
                <w:i/>
                <w:iCs/>
              </w:rPr>
              <w:t xml:space="preserve">always </w:t>
            </w:r>
            <w:r w:rsidRPr="2CB24F3D">
              <w:rPr>
                <w:rFonts w:eastAsia="Calibri"/>
                <w:b/>
                <w:bCs/>
                <w:i/>
                <w:iCs/>
              </w:rPr>
              <w:t xml:space="preserve">come </w:t>
            </w:r>
            <w:r w:rsidR="38BA681D" w:rsidRPr="2CB24F3D">
              <w:rPr>
                <w:rFonts w:eastAsia="Calibri"/>
                <w:b/>
                <w:bCs/>
                <w:i/>
                <w:iCs/>
              </w:rPr>
              <w:t>into</w:t>
            </w:r>
            <w:r w:rsidRPr="2CB24F3D">
              <w:rPr>
                <w:rFonts w:eastAsia="Calibri"/>
                <w:b/>
                <w:bCs/>
                <w:i/>
                <w:iCs/>
              </w:rPr>
              <w:t xml:space="preserve"> the system at the Stage “Application Submitted”</w:t>
            </w:r>
            <w:r w:rsidR="00D89734" w:rsidRPr="2CB24F3D">
              <w:rPr>
                <w:rFonts w:eastAsia="Calibri"/>
                <w:b/>
                <w:bCs/>
                <w:i/>
                <w:iCs/>
              </w:rPr>
              <w:t xml:space="preserve"> </w:t>
            </w:r>
          </w:p>
          <w:p w14:paraId="239A24F1" w14:textId="69FA5C9B" w:rsidR="2CB24F3D" w:rsidRDefault="2CB24F3D" w:rsidP="2CB24F3D">
            <w:pPr>
              <w:contextualSpacing/>
              <w:rPr>
                <w:rFonts w:eastAsia="Calibri"/>
                <w:b/>
                <w:bCs/>
                <w:i/>
                <w:iCs/>
              </w:rPr>
            </w:pPr>
          </w:p>
          <w:p w14:paraId="7F9375C8" w14:textId="2898141F" w:rsidR="007D344F" w:rsidRPr="00EA6862" w:rsidRDefault="23459403" w:rsidP="0AE8C79E">
            <w:pPr>
              <w:contextualSpacing/>
              <w:rPr>
                <w:rFonts w:eastAsia="Calibri"/>
              </w:rPr>
            </w:pPr>
            <w:r w:rsidRPr="0AE8C79E">
              <w:rPr>
                <w:rFonts w:eastAsia="Calibri"/>
              </w:rPr>
              <w:t xml:space="preserve">“Application </w:t>
            </w:r>
            <w:r w:rsidR="6962BCF7" w:rsidRPr="0AE8C79E">
              <w:rPr>
                <w:rFonts w:eastAsia="Calibri"/>
              </w:rPr>
              <w:t>submitted</w:t>
            </w:r>
            <w:r w:rsidRPr="0AE8C79E">
              <w:rPr>
                <w:rFonts w:eastAsia="Calibri"/>
              </w:rPr>
              <w:t>”</w:t>
            </w:r>
            <w:r w:rsidR="5C507206" w:rsidRPr="0AE8C79E">
              <w:rPr>
                <w:rFonts w:eastAsia="Calibri"/>
              </w:rPr>
              <w:t xml:space="preserve"> </w:t>
            </w:r>
            <w:r w:rsidR="28952CA9" w:rsidRPr="0AE8C79E">
              <w:rPr>
                <w:rFonts w:eastAsia="Calibri"/>
              </w:rPr>
              <w:t xml:space="preserve">will </w:t>
            </w:r>
            <w:r w:rsidR="5C507206" w:rsidRPr="0AE8C79E">
              <w:rPr>
                <w:rFonts w:eastAsia="Calibri"/>
              </w:rPr>
              <w:t>“Create Login” to enable use of the checklist</w:t>
            </w:r>
          </w:p>
          <w:p w14:paraId="15749DC7" w14:textId="1E0C13B0" w:rsidR="007D344F" w:rsidRPr="00EA6862" w:rsidRDefault="007D344F" w:rsidP="0AE8C79E">
            <w:pPr>
              <w:contextualSpacing/>
              <w:rPr>
                <w:rFonts w:eastAsia="Calibri"/>
              </w:rPr>
            </w:pPr>
          </w:p>
          <w:p w14:paraId="255D6F7B" w14:textId="18C4CD1D" w:rsidR="007D344F" w:rsidRPr="00EA6862" w:rsidRDefault="0FE3594E" w:rsidP="0CDFBEE9">
            <w:pPr>
              <w:contextualSpacing/>
              <w:rPr>
                <w:rFonts w:eastAsia="Calibri"/>
              </w:rPr>
            </w:pPr>
            <w:r w:rsidRPr="23B08687">
              <w:rPr>
                <w:rFonts w:eastAsia="Calibri"/>
              </w:rPr>
              <w:t xml:space="preserve">Application </w:t>
            </w:r>
            <w:r w:rsidR="494B4E94" w:rsidRPr="23B08687">
              <w:rPr>
                <w:rFonts w:eastAsia="Calibri"/>
              </w:rPr>
              <w:t xml:space="preserve">Submitted Stage </w:t>
            </w:r>
            <w:r w:rsidRPr="23B08687">
              <w:rPr>
                <w:rFonts w:eastAsia="Calibri"/>
              </w:rPr>
              <w:t>will create SAR</w:t>
            </w:r>
          </w:p>
        </w:tc>
      </w:tr>
      <w:tr w:rsidR="0CDFBEE9" w14:paraId="3035491B" w14:textId="77777777" w:rsidTr="23B08687">
        <w:trPr>
          <w:gridBefore w:val="1"/>
          <w:wBefore w:w="120" w:type="dxa"/>
          <w:cantSplit w:val="0"/>
          <w:trHeight w:val="83"/>
        </w:trPr>
        <w:tc>
          <w:tcPr>
            <w:tcW w:w="1065" w:type="dxa"/>
          </w:tcPr>
          <w:p w14:paraId="3C1239F5" w14:textId="283D67BD" w:rsidR="43317013" w:rsidRDefault="43317013" w:rsidP="0CDFBEE9">
            <w:pPr>
              <w:jc w:val="right"/>
              <w:rPr>
                <w:b/>
                <w:bCs/>
              </w:rPr>
            </w:pPr>
            <w:r w:rsidRPr="0CDFBEE9">
              <w:rPr>
                <w:b/>
                <w:bCs/>
              </w:rPr>
              <w:t>2a.</w:t>
            </w:r>
          </w:p>
        </w:tc>
        <w:tc>
          <w:tcPr>
            <w:tcW w:w="3082" w:type="dxa"/>
          </w:tcPr>
          <w:p w14:paraId="3FC5C41C" w14:textId="03E46FAF" w:rsidR="0CDFBEE9" w:rsidRDefault="0CDFBEE9" w:rsidP="0CDFBEE9">
            <w:pPr>
              <w:spacing w:line="259" w:lineRule="auto"/>
              <w:rPr>
                <w:lang w:eastAsia="en-CA"/>
              </w:rPr>
            </w:pPr>
            <w:r w:rsidRPr="0CDFBEE9">
              <w:rPr>
                <w:lang w:eastAsia="en-CA"/>
              </w:rPr>
              <w:t>Admissions Records for any applicants with existing holds preventing the processing of the application will be changed to “Application on Hold” and added to the QL “Application on Hold”</w:t>
            </w:r>
          </w:p>
        </w:tc>
        <w:tc>
          <w:tcPr>
            <w:tcW w:w="1558" w:type="dxa"/>
          </w:tcPr>
          <w:p w14:paraId="22171514" w14:textId="36E33752" w:rsidR="0CDFBEE9" w:rsidRDefault="0CDFBEE9" w:rsidP="0CDFBEE9">
            <w:pPr>
              <w:contextualSpacing/>
            </w:pPr>
            <w:r>
              <w:t>System</w:t>
            </w:r>
          </w:p>
        </w:tc>
        <w:tc>
          <w:tcPr>
            <w:tcW w:w="2133" w:type="dxa"/>
          </w:tcPr>
          <w:p w14:paraId="5C5F837D" w14:textId="6CED0B83" w:rsidR="0CDFBEE9" w:rsidRDefault="0CDFBEE9" w:rsidP="0CDFBEE9">
            <w:pPr>
              <w:contextualSpacing/>
            </w:pPr>
            <w:r>
              <w:t>Thesis</w:t>
            </w:r>
          </w:p>
        </w:tc>
        <w:tc>
          <w:tcPr>
            <w:tcW w:w="1829" w:type="dxa"/>
          </w:tcPr>
          <w:p w14:paraId="40A115DB" w14:textId="4152AFB0" w:rsidR="0CDFBEE9" w:rsidRDefault="0CDFBEE9" w:rsidP="0CDFBEE9">
            <w:pPr>
              <w:contextualSpacing/>
            </w:pPr>
            <w:r>
              <w:t>Admissions Record</w:t>
            </w:r>
          </w:p>
          <w:p w14:paraId="1123A39B" w14:textId="17E688C7" w:rsidR="0CDFBEE9" w:rsidRDefault="0CDFBEE9" w:rsidP="0CDFBEE9">
            <w:pPr>
              <w:contextualSpacing/>
              <w:rPr>
                <w:rFonts w:eastAsia="Calibri"/>
              </w:rPr>
            </w:pPr>
            <w:r w:rsidRPr="0CDFBEE9">
              <w:rPr>
                <w:rFonts w:eastAsia="Calibri"/>
              </w:rPr>
              <w:t>Query List</w:t>
            </w:r>
          </w:p>
        </w:tc>
        <w:tc>
          <w:tcPr>
            <w:tcW w:w="3755" w:type="dxa"/>
          </w:tcPr>
          <w:p w14:paraId="3F5F8A34" w14:textId="0584932C" w:rsidR="0CDFBEE9" w:rsidRDefault="4DDA4B69" w:rsidP="0CDFBEE9">
            <w:pPr>
              <w:contextualSpacing/>
            </w:pPr>
            <w:r>
              <w:t>A</w:t>
            </w:r>
            <w:r w:rsidR="75C51A53">
              <w:t>pplication on Hold</w:t>
            </w:r>
            <w:r w:rsidR="34DF6AA0">
              <w:t xml:space="preserve"> (single ruleset)</w:t>
            </w:r>
          </w:p>
          <w:p w14:paraId="4533C552" w14:textId="439A816D" w:rsidR="0CDFBEE9" w:rsidRDefault="1E6B253C" w:rsidP="0AE8C79E">
            <w:pPr>
              <w:pStyle w:val="ListParagraph"/>
              <w:ind w:left="0"/>
              <w:rPr>
                <w:lang w:val="en-US"/>
              </w:rPr>
            </w:pPr>
            <w:r w:rsidRPr="0AE8C79E">
              <w:rPr>
                <w:lang w:val="en-US"/>
              </w:rPr>
              <w:t>AUTO-306-02</w:t>
            </w:r>
          </w:p>
          <w:p w14:paraId="06A94895" w14:textId="20F431C0" w:rsidR="0CDFBEE9" w:rsidRDefault="0CDFBEE9" w:rsidP="0CDFBEE9">
            <w:pPr>
              <w:contextualSpacing/>
            </w:pPr>
          </w:p>
        </w:tc>
        <w:tc>
          <w:tcPr>
            <w:tcW w:w="3849" w:type="dxa"/>
          </w:tcPr>
          <w:p w14:paraId="52E240FC" w14:textId="07A1E733" w:rsidR="0CDFBEE9" w:rsidRDefault="73FCCB75" w:rsidP="0707C7ED">
            <w:pPr>
              <w:contextualSpacing/>
              <w:rPr>
                <w:b/>
                <w:bCs/>
                <w:i/>
                <w:iCs/>
                <w:color w:val="FF0000"/>
              </w:rPr>
            </w:pPr>
            <w:r w:rsidRPr="0707C7ED">
              <w:rPr>
                <w:b/>
                <w:bCs/>
                <w:i/>
                <w:iCs/>
                <w:color w:val="FF0000"/>
              </w:rPr>
              <w:t xml:space="preserve">Leads into </w:t>
            </w:r>
            <w:r w:rsidR="5CE04358" w:rsidRPr="0707C7ED">
              <w:rPr>
                <w:b/>
                <w:bCs/>
                <w:i/>
                <w:iCs/>
                <w:color w:val="FF0000"/>
              </w:rPr>
              <w:t>“A</w:t>
            </w:r>
            <w:r w:rsidR="77B29064" w:rsidRPr="0707C7ED">
              <w:rPr>
                <w:b/>
                <w:bCs/>
                <w:i/>
                <w:iCs/>
                <w:color w:val="FF0000"/>
              </w:rPr>
              <w:t>pplication on Hold</w:t>
            </w:r>
            <w:r w:rsidR="5CE04358" w:rsidRPr="0707C7ED">
              <w:rPr>
                <w:b/>
                <w:bCs/>
                <w:i/>
                <w:iCs/>
                <w:color w:val="FF0000"/>
              </w:rPr>
              <w:t>”</w:t>
            </w:r>
            <w:r w:rsidR="156297F9" w:rsidRPr="0707C7ED">
              <w:rPr>
                <w:b/>
                <w:bCs/>
                <w:i/>
                <w:iCs/>
                <w:color w:val="FF0000"/>
              </w:rPr>
              <w:t xml:space="preserve"> subprocess</w:t>
            </w:r>
          </w:p>
          <w:p w14:paraId="5636E629" w14:textId="6DF46ABF" w:rsidR="0CDFBEE9" w:rsidRDefault="0CDFBEE9" w:rsidP="0CDFBEE9">
            <w:pPr>
              <w:contextualSpacing/>
              <w:rPr>
                <w:rFonts w:eastAsia="Calibri"/>
              </w:rPr>
            </w:pPr>
          </w:p>
        </w:tc>
      </w:tr>
      <w:tr w:rsidR="007D344F" w:rsidRPr="00EA6862" w14:paraId="16EDC2ED" w14:textId="77777777" w:rsidTr="23B08687">
        <w:trPr>
          <w:gridBefore w:val="1"/>
          <w:wBefore w:w="120" w:type="dxa"/>
          <w:cantSplit w:val="0"/>
          <w:trHeight w:val="83"/>
        </w:trPr>
        <w:tc>
          <w:tcPr>
            <w:tcW w:w="1065" w:type="dxa"/>
          </w:tcPr>
          <w:p w14:paraId="58C93ACA" w14:textId="25C705F8" w:rsidR="007D344F" w:rsidRPr="002B5003" w:rsidRDefault="5E36E667" w:rsidP="0CDFBEE9">
            <w:pPr>
              <w:jc w:val="right"/>
              <w:rPr>
                <w:b/>
                <w:bCs/>
              </w:rPr>
            </w:pPr>
            <w:r w:rsidRPr="0CDFBEE9">
              <w:rPr>
                <w:b/>
                <w:bCs/>
              </w:rPr>
              <w:t>2b.</w:t>
            </w:r>
          </w:p>
        </w:tc>
        <w:tc>
          <w:tcPr>
            <w:tcW w:w="3082" w:type="dxa"/>
          </w:tcPr>
          <w:p w14:paraId="3AE12A67" w14:textId="713BCCD7" w:rsidR="007D344F" w:rsidRPr="00EA6862" w:rsidRDefault="29B9509A" w:rsidP="1D243EFC">
            <w:pPr>
              <w:spacing w:line="259" w:lineRule="auto"/>
              <w:contextualSpacing/>
              <w:rPr>
                <w:lang w:eastAsia="en-CA"/>
              </w:rPr>
            </w:pPr>
            <w:r w:rsidRPr="1D243EFC">
              <w:rPr>
                <w:lang w:eastAsia="en-CA"/>
              </w:rPr>
              <w:t xml:space="preserve">Admissions Records for </w:t>
            </w:r>
            <w:r w:rsidR="3BDDA6C6" w:rsidRPr="1D243EFC">
              <w:rPr>
                <w:lang w:eastAsia="en-CA"/>
              </w:rPr>
              <w:t xml:space="preserve">any </w:t>
            </w:r>
            <w:r w:rsidRPr="1D243EFC">
              <w:rPr>
                <w:lang w:eastAsia="en-CA"/>
              </w:rPr>
              <w:t>level higher than the entry level indicated on the APOI are added to the QL “Advanced Standing”</w:t>
            </w:r>
          </w:p>
        </w:tc>
        <w:tc>
          <w:tcPr>
            <w:tcW w:w="1558" w:type="dxa"/>
          </w:tcPr>
          <w:p w14:paraId="6B249525" w14:textId="36E33752" w:rsidR="007D344F" w:rsidRPr="00EA6862" w:rsidRDefault="29B9509A" w:rsidP="665257C1">
            <w:pPr>
              <w:contextualSpacing/>
            </w:pPr>
            <w:r>
              <w:t>System</w:t>
            </w:r>
          </w:p>
        </w:tc>
        <w:tc>
          <w:tcPr>
            <w:tcW w:w="2133" w:type="dxa"/>
          </w:tcPr>
          <w:p w14:paraId="757AA393" w14:textId="6CED0B83" w:rsidR="007D344F" w:rsidRPr="00EA6862" w:rsidRDefault="29B9509A" w:rsidP="665257C1">
            <w:pPr>
              <w:contextualSpacing/>
            </w:pPr>
            <w:r>
              <w:t>Thesis</w:t>
            </w:r>
          </w:p>
        </w:tc>
        <w:tc>
          <w:tcPr>
            <w:tcW w:w="1829" w:type="dxa"/>
          </w:tcPr>
          <w:p w14:paraId="7812239D" w14:textId="4152AFB0" w:rsidR="007D344F" w:rsidRPr="00EA6862" w:rsidRDefault="29B9509A" w:rsidP="665257C1">
            <w:pPr>
              <w:contextualSpacing/>
            </w:pPr>
            <w:r>
              <w:t>Admissions Record</w:t>
            </w:r>
          </w:p>
          <w:p w14:paraId="7CE23768" w14:textId="17E688C7" w:rsidR="007D344F" w:rsidRPr="00EA6862" w:rsidRDefault="29B9509A" w:rsidP="0530B7AD">
            <w:pPr>
              <w:contextualSpacing/>
              <w:rPr>
                <w:rFonts w:eastAsia="Calibri"/>
              </w:rPr>
            </w:pPr>
            <w:r w:rsidRPr="0530B7AD">
              <w:rPr>
                <w:rFonts w:eastAsia="Calibri"/>
              </w:rPr>
              <w:t>Query List</w:t>
            </w:r>
          </w:p>
        </w:tc>
        <w:tc>
          <w:tcPr>
            <w:tcW w:w="3755" w:type="dxa"/>
          </w:tcPr>
          <w:p w14:paraId="0D749E79" w14:textId="2B62DA1E" w:rsidR="007D344F" w:rsidRPr="00EA6862" w:rsidRDefault="002F6E28" w:rsidP="665257C1">
            <w:pPr>
              <w:contextualSpacing/>
            </w:pPr>
            <w:r w:rsidRPr="1B4E0E75">
              <w:rPr>
                <w:lang w:val="en-US"/>
              </w:rPr>
              <w:t>AUTO-306-03</w:t>
            </w:r>
          </w:p>
        </w:tc>
        <w:tc>
          <w:tcPr>
            <w:tcW w:w="3849" w:type="dxa"/>
          </w:tcPr>
          <w:p w14:paraId="7E4E4988" w14:textId="148BC057" w:rsidR="007D344F" w:rsidRPr="00EA6862" w:rsidRDefault="2FDC572E" w:rsidP="0CDFBEE9">
            <w:pPr>
              <w:contextualSpacing/>
              <w:rPr>
                <w:rFonts w:eastAsia="Calibri"/>
              </w:rPr>
            </w:pPr>
            <w:r w:rsidRPr="0AE8C79E">
              <w:rPr>
                <w:rFonts w:eastAsia="Calibri"/>
              </w:rPr>
              <w:t>T</w:t>
            </w:r>
            <w:r w:rsidR="74902538" w:rsidRPr="0AE8C79E">
              <w:rPr>
                <w:rFonts w:eastAsia="Calibri"/>
              </w:rPr>
              <w:t>o enable processing of exemptions in support of Advanced Standing</w:t>
            </w:r>
            <w:r w:rsidR="143C2205" w:rsidRPr="0AE8C79E">
              <w:rPr>
                <w:rFonts w:eastAsia="Calibri"/>
              </w:rPr>
              <w:t>, and “Create Financial Record” to support Advanced Standing payment</w:t>
            </w:r>
          </w:p>
          <w:p w14:paraId="71278404" w14:textId="771F4F75" w:rsidR="7952EDBF" w:rsidRDefault="7952EDBF" w:rsidP="7952EDBF">
            <w:pPr>
              <w:contextualSpacing/>
              <w:rPr>
                <w:rFonts w:eastAsia="Calibri"/>
              </w:rPr>
            </w:pPr>
          </w:p>
          <w:p w14:paraId="564C8E7E" w14:textId="3397D43F" w:rsidR="03189F5C" w:rsidRDefault="37793D6C" w:rsidP="1D243EFC">
            <w:pPr>
              <w:contextualSpacing/>
              <w:rPr>
                <w:rFonts w:eastAsia="Calibri"/>
              </w:rPr>
            </w:pPr>
            <w:r w:rsidRPr="1D243EFC">
              <w:rPr>
                <w:rFonts w:eastAsia="Calibri"/>
                <w:b/>
                <w:bCs/>
              </w:rPr>
              <w:t xml:space="preserve">NOTE: </w:t>
            </w:r>
            <w:r w:rsidRPr="1D243EFC">
              <w:rPr>
                <w:rFonts w:eastAsia="Calibri"/>
              </w:rPr>
              <w:t xml:space="preserve">international applicants would never have a higher entry level (not an option in </w:t>
            </w:r>
            <w:r w:rsidR="0850CDF6" w:rsidRPr="1D243EFC">
              <w:rPr>
                <w:rFonts w:eastAsia="Calibri"/>
              </w:rPr>
              <w:t>myAC</w:t>
            </w:r>
            <w:r w:rsidRPr="1D243EFC">
              <w:rPr>
                <w:rFonts w:eastAsia="Calibri"/>
              </w:rPr>
              <w:t xml:space="preserve">), for international applicants, it would </w:t>
            </w:r>
            <w:r w:rsidRPr="1D243EFC">
              <w:rPr>
                <w:rFonts w:eastAsia="Calibri"/>
              </w:rPr>
              <w:lastRenderedPageBreak/>
              <w:t>always be coded manually after confirmation with the applicant, once coded it would follow the same flow</w:t>
            </w:r>
          </w:p>
          <w:p w14:paraId="6FE688C5" w14:textId="0CFB3883" w:rsidR="007D344F" w:rsidRPr="00EA6862" w:rsidRDefault="007D344F" w:rsidP="0CDFBEE9">
            <w:pPr>
              <w:contextualSpacing/>
              <w:rPr>
                <w:rFonts w:eastAsia="Calibri"/>
              </w:rPr>
            </w:pPr>
          </w:p>
          <w:p w14:paraId="4DF04E04" w14:textId="2C958F8C" w:rsidR="007D344F" w:rsidRPr="00EA6862" w:rsidRDefault="02CED60F" w:rsidP="4E27322B">
            <w:pPr>
              <w:contextualSpacing/>
              <w:rPr>
                <w:b/>
                <w:bCs/>
                <w:i/>
                <w:iCs/>
                <w:color w:val="FF0000"/>
              </w:rPr>
            </w:pPr>
            <w:r w:rsidRPr="4E27322B">
              <w:rPr>
                <w:b/>
                <w:bCs/>
                <w:i/>
                <w:iCs/>
                <w:color w:val="FF0000"/>
              </w:rPr>
              <w:t>Leads into Advanced Standing workflow</w:t>
            </w:r>
          </w:p>
        </w:tc>
      </w:tr>
      <w:tr w:rsidR="0CDFBEE9" w14:paraId="7D36DDD7" w14:textId="77777777" w:rsidTr="23B08687">
        <w:trPr>
          <w:gridBefore w:val="1"/>
          <w:wBefore w:w="120" w:type="dxa"/>
          <w:cantSplit w:val="0"/>
          <w:trHeight w:val="83"/>
        </w:trPr>
        <w:tc>
          <w:tcPr>
            <w:tcW w:w="1065" w:type="dxa"/>
          </w:tcPr>
          <w:p w14:paraId="7897BF40" w14:textId="08B7A2C8" w:rsidR="12E0F8B7" w:rsidRDefault="12E0F8B7" w:rsidP="0CDFBEE9">
            <w:pPr>
              <w:jc w:val="right"/>
              <w:rPr>
                <w:b/>
                <w:bCs/>
              </w:rPr>
            </w:pPr>
            <w:r w:rsidRPr="0CDFBEE9">
              <w:rPr>
                <w:b/>
                <w:bCs/>
              </w:rPr>
              <w:lastRenderedPageBreak/>
              <w:t>2c.</w:t>
            </w:r>
          </w:p>
        </w:tc>
        <w:tc>
          <w:tcPr>
            <w:tcW w:w="3082" w:type="dxa"/>
          </w:tcPr>
          <w:p w14:paraId="1D2BD2BF" w14:textId="76C84A63" w:rsidR="135C4426" w:rsidRDefault="135C4426" w:rsidP="1D243EFC">
            <w:pPr>
              <w:spacing w:line="259" w:lineRule="auto"/>
              <w:rPr>
                <w:lang w:eastAsia="en-CA"/>
              </w:rPr>
            </w:pPr>
            <w:r w:rsidRPr="1D243EFC">
              <w:rPr>
                <w:lang w:eastAsia="en-CA"/>
              </w:rPr>
              <w:t>Admissions Records with any component “Incomplete” are changed to stage “Application Incomplete”</w:t>
            </w:r>
          </w:p>
        </w:tc>
        <w:tc>
          <w:tcPr>
            <w:tcW w:w="1558" w:type="dxa"/>
          </w:tcPr>
          <w:p w14:paraId="1E73A81E" w14:textId="36E33752" w:rsidR="0CDFBEE9" w:rsidRDefault="0CDFBEE9" w:rsidP="0CDFBEE9">
            <w:pPr>
              <w:contextualSpacing/>
            </w:pPr>
            <w:r>
              <w:t>System</w:t>
            </w:r>
          </w:p>
        </w:tc>
        <w:tc>
          <w:tcPr>
            <w:tcW w:w="2133" w:type="dxa"/>
          </w:tcPr>
          <w:p w14:paraId="45AA03DA" w14:textId="6CED0B83" w:rsidR="0CDFBEE9" w:rsidRDefault="0CDFBEE9" w:rsidP="0CDFBEE9">
            <w:pPr>
              <w:contextualSpacing/>
            </w:pPr>
            <w:r>
              <w:t>Thesis</w:t>
            </w:r>
          </w:p>
        </w:tc>
        <w:tc>
          <w:tcPr>
            <w:tcW w:w="1829" w:type="dxa"/>
          </w:tcPr>
          <w:p w14:paraId="187677CC" w14:textId="4152AFB0" w:rsidR="0CDFBEE9" w:rsidRDefault="0CDFBEE9" w:rsidP="0CDFBEE9">
            <w:pPr>
              <w:contextualSpacing/>
            </w:pPr>
            <w:r>
              <w:t>Admissions Record</w:t>
            </w:r>
          </w:p>
          <w:p w14:paraId="7526553B" w14:textId="17E688C7" w:rsidR="0CDFBEE9" w:rsidRDefault="0CDFBEE9" w:rsidP="0CDFBEE9">
            <w:pPr>
              <w:contextualSpacing/>
              <w:rPr>
                <w:rFonts w:eastAsia="Calibri"/>
              </w:rPr>
            </w:pPr>
            <w:r w:rsidRPr="0CDFBEE9">
              <w:rPr>
                <w:rFonts w:eastAsia="Calibri"/>
              </w:rPr>
              <w:t>Query List</w:t>
            </w:r>
          </w:p>
        </w:tc>
        <w:tc>
          <w:tcPr>
            <w:tcW w:w="3755" w:type="dxa"/>
          </w:tcPr>
          <w:p w14:paraId="2222AF28" w14:textId="03AC5731" w:rsidR="05D78D1D" w:rsidRDefault="57DCA1B4" w:rsidP="0AE8C79E">
            <w:pPr>
              <w:contextualSpacing/>
            </w:pPr>
            <w:r w:rsidRPr="0AE8C79E">
              <w:rPr>
                <w:i/>
                <w:iCs/>
              </w:rPr>
              <w:t>See SIS-FS-ADM-305 Manage Admissions Components for rulesets</w:t>
            </w:r>
          </w:p>
        </w:tc>
        <w:tc>
          <w:tcPr>
            <w:tcW w:w="3849" w:type="dxa"/>
          </w:tcPr>
          <w:p w14:paraId="588FCCDC" w14:textId="6F109183" w:rsidR="0CDFBEE9" w:rsidRDefault="57DCA1B4" w:rsidP="0AE8C79E">
            <w:pPr>
              <w:spacing w:line="259" w:lineRule="auto"/>
              <w:rPr>
                <w:rFonts w:eastAsia="Arial"/>
              </w:rPr>
            </w:pPr>
            <w:r w:rsidRPr="0AE8C79E">
              <w:rPr>
                <w:rFonts w:eastAsia="Arial"/>
                <w:color w:val="000000" w:themeColor="text1"/>
                <w:lang w:val="en-US"/>
              </w:rPr>
              <w:t>RS-305-019</w:t>
            </w:r>
          </w:p>
          <w:p w14:paraId="7EA71B19" w14:textId="700E58AA" w:rsidR="0CDFBEE9" w:rsidRDefault="0CDFBEE9" w:rsidP="0CDFBEE9"/>
        </w:tc>
      </w:tr>
      <w:tr w:rsidR="007D344F" w:rsidRPr="00EA6862" w14:paraId="397EA6AB" w14:textId="77777777" w:rsidTr="23B08687">
        <w:trPr>
          <w:gridBefore w:val="1"/>
          <w:wBefore w:w="120" w:type="dxa"/>
          <w:cantSplit w:val="0"/>
          <w:trHeight w:val="83"/>
        </w:trPr>
        <w:tc>
          <w:tcPr>
            <w:tcW w:w="1065" w:type="dxa"/>
          </w:tcPr>
          <w:p w14:paraId="6B6642EA" w14:textId="2756E5B7" w:rsidR="007D344F" w:rsidRPr="002B5003" w:rsidRDefault="05D78D1D" w:rsidP="0CDFBEE9">
            <w:pPr>
              <w:jc w:val="right"/>
              <w:rPr>
                <w:b/>
                <w:bCs/>
              </w:rPr>
            </w:pPr>
            <w:r w:rsidRPr="0CDFBEE9">
              <w:rPr>
                <w:b/>
                <w:bCs/>
              </w:rPr>
              <w:t>3</w:t>
            </w:r>
            <w:r w:rsidR="12E0F8B7" w:rsidRPr="0CDFBEE9">
              <w:rPr>
                <w:b/>
                <w:bCs/>
              </w:rPr>
              <w:t>.</w:t>
            </w:r>
          </w:p>
        </w:tc>
        <w:tc>
          <w:tcPr>
            <w:tcW w:w="3082" w:type="dxa"/>
          </w:tcPr>
          <w:p w14:paraId="4D21FBD9" w14:textId="3DD2FECC" w:rsidR="007D344F" w:rsidRPr="00EA6862" w:rsidRDefault="3D3BCF56" w:rsidP="1D243EFC">
            <w:pPr>
              <w:contextualSpacing/>
              <w:rPr>
                <w:lang w:eastAsia="en-CA"/>
              </w:rPr>
            </w:pPr>
            <w:r w:rsidRPr="1D243EFC">
              <w:rPr>
                <w:lang w:eastAsia="en-CA"/>
              </w:rPr>
              <w:t>New documents are submitted</w:t>
            </w:r>
            <w:r w:rsidR="2F280B97" w:rsidRPr="1D243EFC">
              <w:rPr>
                <w:lang w:eastAsia="en-CA"/>
              </w:rPr>
              <w:t xml:space="preserve"> through</w:t>
            </w:r>
            <w:r w:rsidR="184526A2" w:rsidRPr="1D243EFC">
              <w:rPr>
                <w:lang w:eastAsia="en-CA"/>
              </w:rPr>
              <w:t xml:space="preserve">, </w:t>
            </w:r>
            <w:r w:rsidR="2F280B97" w:rsidRPr="1D243EFC">
              <w:rPr>
                <w:lang w:eastAsia="en-CA"/>
              </w:rPr>
              <w:t>OCAS or the TSM Portal</w:t>
            </w:r>
            <w:r w:rsidR="2477529B" w:rsidRPr="1D243EFC">
              <w:rPr>
                <w:lang w:eastAsia="en-CA"/>
              </w:rPr>
              <w:t>, launching system auto-assessment rulesets</w:t>
            </w:r>
          </w:p>
        </w:tc>
        <w:tc>
          <w:tcPr>
            <w:tcW w:w="1558" w:type="dxa"/>
          </w:tcPr>
          <w:p w14:paraId="2BC7A2F4" w14:textId="4836B8C2" w:rsidR="007D344F" w:rsidRPr="00EA6862" w:rsidRDefault="0012B747" w:rsidP="665257C1">
            <w:pPr>
              <w:contextualSpacing/>
            </w:pPr>
            <w:r>
              <w:t>Applicant/ System</w:t>
            </w:r>
          </w:p>
        </w:tc>
        <w:tc>
          <w:tcPr>
            <w:tcW w:w="2133" w:type="dxa"/>
          </w:tcPr>
          <w:p w14:paraId="4E54DBEC" w14:textId="39E216B9" w:rsidR="007D344F" w:rsidRPr="00EA6862" w:rsidRDefault="54C20C98" w:rsidP="665257C1">
            <w:pPr>
              <w:contextualSpacing/>
            </w:pPr>
            <w:r>
              <w:t>OCAS</w:t>
            </w:r>
          </w:p>
          <w:p w14:paraId="57B7FED0" w14:textId="334DE957" w:rsidR="39D5DD54" w:rsidRDefault="7084DBB7" w:rsidP="0CDFBEE9">
            <w:pPr>
              <w:contextualSpacing/>
            </w:pPr>
            <w:r>
              <w:t>Portal</w:t>
            </w:r>
          </w:p>
          <w:p w14:paraId="5B1E8468" w14:textId="2CF64CDE" w:rsidR="39D5DD54" w:rsidRDefault="39D5DD54" w:rsidP="0CDFBEE9">
            <w:pPr>
              <w:contextualSpacing/>
            </w:pPr>
            <w:r>
              <w:t>Apply Now Portal</w:t>
            </w:r>
          </w:p>
          <w:p w14:paraId="24C32C6E" w14:textId="1C7A4A17" w:rsidR="007D344F" w:rsidRPr="00EA6862" w:rsidRDefault="0012B747" w:rsidP="0530B7AD">
            <w:pPr>
              <w:contextualSpacing/>
              <w:rPr>
                <w:rFonts w:eastAsia="Calibri"/>
              </w:rPr>
            </w:pPr>
            <w:r w:rsidRPr="0530B7AD">
              <w:rPr>
                <w:rFonts w:eastAsia="Calibri"/>
              </w:rPr>
              <w:t>Thesis</w:t>
            </w:r>
          </w:p>
        </w:tc>
        <w:tc>
          <w:tcPr>
            <w:tcW w:w="1829" w:type="dxa"/>
          </w:tcPr>
          <w:p w14:paraId="12D498E3" w14:textId="4569A299" w:rsidR="007D344F" w:rsidRPr="00EA6862" w:rsidRDefault="0012B747" w:rsidP="665257C1">
            <w:pPr>
              <w:contextualSpacing/>
            </w:pPr>
            <w:r>
              <w:t>Admissions Record</w:t>
            </w:r>
          </w:p>
          <w:p w14:paraId="6E8C3DDE" w14:textId="20BA9954" w:rsidR="007D344F" w:rsidRPr="00EA6862" w:rsidRDefault="0012B747" w:rsidP="0530B7AD">
            <w:pPr>
              <w:contextualSpacing/>
              <w:rPr>
                <w:rFonts w:eastAsia="Calibri"/>
              </w:rPr>
            </w:pPr>
            <w:r w:rsidRPr="0530B7AD">
              <w:rPr>
                <w:rFonts w:eastAsia="Calibri"/>
              </w:rPr>
              <w:t>Query List</w:t>
            </w:r>
          </w:p>
        </w:tc>
        <w:tc>
          <w:tcPr>
            <w:tcW w:w="3755" w:type="dxa"/>
          </w:tcPr>
          <w:p w14:paraId="79573A0B" w14:textId="4861C4BF" w:rsidR="007D344F" w:rsidRPr="00EA6862" w:rsidRDefault="26C6F0DD" w:rsidP="665257C1">
            <w:pPr>
              <w:contextualSpacing/>
            </w:pPr>
            <w:r>
              <w:t>A</w:t>
            </w:r>
            <w:r w:rsidR="03095120">
              <w:t xml:space="preserve">uto-assessment rulesets </w:t>
            </w:r>
            <w:r w:rsidR="4C4E9C22">
              <w:t>will run based on the document received</w:t>
            </w:r>
            <w:r w:rsidR="1B4D79C6">
              <w:t xml:space="preserve"> (series of rulesets)</w:t>
            </w:r>
          </w:p>
          <w:p w14:paraId="152E598C" w14:textId="333F0FE2" w:rsidR="007D344F" w:rsidRPr="00EA6862" w:rsidRDefault="67EB2880" w:rsidP="4E27322B">
            <w:pPr>
              <w:contextualSpacing/>
            </w:pPr>
            <w:r w:rsidRPr="4E27322B">
              <w:rPr>
                <w:i/>
                <w:iCs/>
              </w:rPr>
              <w:t>See SIS-FS-ADM-305 Manage Admissions Components for rulesets</w:t>
            </w:r>
          </w:p>
        </w:tc>
        <w:tc>
          <w:tcPr>
            <w:tcW w:w="3849" w:type="dxa"/>
          </w:tcPr>
          <w:p w14:paraId="2E2E18EA" w14:textId="0B7277F2" w:rsidR="007D344F" w:rsidRPr="00EA6862" w:rsidRDefault="48D5DFDC" w:rsidP="7952EDBF">
            <w:pPr>
              <w:contextualSpacing/>
            </w:pPr>
            <w:r w:rsidRPr="1D243EFC">
              <w:t>Note that documents may be submitted at the time of application receipt</w:t>
            </w:r>
            <w:r w:rsidR="09F41E7C" w:rsidRPr="1D243EFC">
              <w:t>.</w:t>
            </w:r>
          </w:p>
        </w:tc>
      </w:tr>
      <w:tr w:rsidR="7952EDBF" w14:paraId="4901CEAE" w14:textId="77777777" w:rsidTr="23B08687">
        <w:trPr>
          <w:gridBefore w:val="1"/>
          <w:wBefore w:w="120" w:type="dxa"/>
          <w:cantSplit w:val="0"/>
          <w:trHeight w:val="83"/>
        </w:trPr>
        <w:tc>
          <w:tcPr>
            <w:tcW w:w="1065" w:type="dxa"/>
          </w:tcPr>
          <w:p w14:paraId="1E4D8A47" w14:textId="77851EE8" w:rsidR="6FCB99C3" w:rsidRDefault="6FCB99C3" w:rsidP="7952EDBF">
            <w:pPr>
              <w:jc w:val="right"/>
              <w:rPr>
                <w:b/>
                <w:bCs/>
              </w:rPr>
            </w:pPr>
            <w:r w:rsidRPr="7952EDBF">
              <w:rPr>
                <w:b/>
                <w:bCs/>
              </w:rPr>
              <w:t>3a.</w:t>
            </w:r>
          </w:p>
        </w:tc>
        <w:tc>
          <w:tcPr>
            <w:tcW w:w="3082" w:type="dxa"/>
          </w:tcPr>
          <w:p w14:paraId="5E325446" w14:textId="041EB57C" w:rsidR="2AF7AD73" w:rsidRDefault="2ED06582" w:rsidP="1D243EFC">
            <w:pPr>
              <w:rPr>
                <w:lang w:eastAsia="en-CA"/>
              </w:rPr>
            </w:pPr>
            <w:r w:rsidRPr="1D243EFC">
              <w:rPr>
                <w:lang w:eastAsia="en-CA"/>
              </w:rPr>
              <w:t>If any Admissions Components are marked  “</w:t>
            </w:r>
            <w:r w:rsidR="50484732" w:rsidRPr="1D243EFC">
              <w:rPr>
                <w:lang w:eastAsia="en-CA"/>
              </w:rPr>
              <w:t xml:space="preserve">Pending </w:t>
            </w:r>
            <w:r w:rsidR="55653608" w:rsidRPr="1D243EFC">
              <w:rPr>
                <w:lang w:eastAsia="en-CA"/>
              </w:rPr>
              <w:t>Approval</w:t>
            </w:r>
            <w:r w:rsidRPr="1D243EFC">
              <w:rPr>
                <w:lang w:eastAsia="en-CA"/>
              </w:rPr>
              <w:t>” the system will change the stage to “Application Materials Submitted”</w:t>
            </w:r>
          </w:p>
        </w:tc>
        <w:tc>
          <w:tcPr>
            <w:tcW w:w="1558" w:type="dxa"/>
          </w:tcPr>
          <w:p w14:paraId="584F5A85" w14:textId="71D0D432" w:rsidR="7952EDBF" w:rsidRDefault="7952EDBF" w:rsidP="7952EDBF">
            <w:r>
              <w:t>System</w:t>
            </w:r>
          </w:p>
        </w:tc>
        <w:tc>
          <w:tcPr>
            <w:tcW w:w="2133" w:type="dxa"/>
          </w:tcPr>
          <w:p w14:paraId="009338BE" w14:textId="04AC9274" w:rsidR="7952EDBF" w:rsidRDefault="7952EDBF" w:rsidP="7952EDBF">
            <w:r>
              <w:t>Thesis</w:t>
            </w:r>
          </w:p>
        </w:tc>
        <w:tc>
          <w:tcPr>
            <w:tcW w:w="1829" w:type="dxa"/>
          </w:tcPr>
          <w:p w14:paraId="509AEE3D" w14:textId="26CC41BE" w:rsidR="7952EDBF" w:rsidRDefault="7952EDBF" w:rsidP="7952EDBF">
            <w:r>
              <w:t>Admissions Record</w:t>
            </w:r>
          </w:p>
        </w:tc>
        <w:tc>
          <w:tcPr>
            <w:tcW w:w="3755" w:type="dxa"/>
          </w:tcPr>
          <w:p w14:paraId="7A994A7E" w14:textId="03F49C53" w:rsidR="4B5F98A6" w:rsidRDefault="7AFFFF84" w:rsidP="7952EDBF">
            <w:r>
              <w:t xml:space="preserve">Auto-assessment: change Process Step Status and update Admissions Stage to </w:t>
            </w:r>
            <w:r w:rsidR="07C8FF3F">
              <w:t>Application Materials Submitted</w:t>
            </w:r>
          </w:p>
          <w:p w14:paraId="143E6F6E" w14:textId="39DEE4BC" w:rsidR="4B5F98A6" w:rsidRDefault="586D0BC1" w:rsidP="4E27322B">
            <w:pPr>
              <w:contextualSpacing/>
            </w:pPr>
            <w:r w:rsidRPr="4E27322B">
              <w:rPr>
                <w:i/>
                <w:iCs/>
              </w:rPr>
              <w:t>See SIS-FS-ADM-305 Manage Admissions Components for rulesets</w:t>
            </w:r>
          </w:p>
        </w:tc>
        <w:tc>
          <w:tcPr>
            <w:tcW w:w="3849" w:type="dxa"/>
          </w:tcPr>
          <w:p w14:paraId="41A634C6" w14:textId="17FF1A6D" w:rsidR="7952EDBF" w:rsidRDefault="7952EDBF" w:rsidP="7952EDBF">
            <w:pPr>
              <w:rPr>
                <w:b/>
                <w:bCs/>
              </w:rPr>
            </w:pPr>
          </w:p>
        </w:tc>
      </w:tr>
      <w:tr w:rsidR="7952EDBF" w14:paraId="74686452" w14:textId="77777777" w:rsidTr="23B08687">
        <w:trPr>
          <w:gridBefore w:val="1"/>
          <w:wBefore w:w="120" w:type="dxa"/>
          <w:cantSplit w:val="0"/>
          <w:trHeight w:val="83"/>
        </w:trPr>
        <w:tc>
          <w:tcPr>
            <w:tcW w:w="1065" w:type="dxa"/>
          </w:tcPr>
          <w:p w14:paraId="47E4EEF0" w14:textId="633FEC74" w:rsidR="01AF2BAC" w:rsidRDefault="01AF2BAC" w:rsidP="7952EDBF">
            <w:pPr>
              <w:jc w:val="right"/>
              <w:rPr>
                <w:b/>
                <w:bCs/>
              </w:rPr>
            </w:pPr>
            <w:r w:rsidRPr="7952EDBF">
              <w:rPr>
                <w:b/>
                <w:bCs/>
              </w:rPr>
              <w:t>3</w:t>
            </w:r>
            <w:r w:rsidR="38088E64" w:rsidRPr="7952EDBF">
              <w:rPr>
                <w:b/>
                <w:bCs/>
              </w:rPr>
              <w:t>b</w:t>
            </w:r>
            <w:r w:rsidRPr="7952EDBF">
              <w:rPr>
                <w:b/>
                <w:bCs/>
              </w:rPr>
              <w:t>.</w:t>
            </w:r>
          </w:p>
        </w:tc>
        <w:tc>
          <w:tcPr>
            <w:tcW w:w="3082" w:type="dxa"/>
          </w:tcPr>
          <w:p w14:paraId="4B7A17B3" w14:textId="3B704EA0" w:rsidR="46D29EF9" w:rsidRDefault="01AF2BAC" w:rsidP="2FD0C1A6">
            <w:pPr>
              <w:rPr>
                <w:lang w:eastAsia="en-CA"/>
              </w:rPr>
            </w:pPr>
            <w:r w:rsidRPr="0CA2FA44">
              <w:rPr>
                <w:lang w:eastAsia="en-CA"/>
              </w:rPr>
              <w:t>If all Admissions Components are marked “Complete” through system auto-assessments,</w:t>
            </w:r>
            <w:r w:rsidR="2E90897D" w:rsidRPr="0CA2FA44">
              <w:rPr>
                <w:lang w:eastAsia="en-CA"/>
              </w:rPr>
              <w:t xml:space="preserve"> and the program is not Highly Competitive </w:t>
            </w:r>
            <w:r w:rsidRPr="0CA2FA44">
              <w:rPr>
                <w:lang w:eastAsia="en-CA"/>
              </w:rPr>
              <w:t>the Admissions stage will</w:t>
            </w:r>
            <w:r w:rsidR="12962D29" w:rsidRPr="0CA2FA44">
              <w:rPr>
                <w:lang w:eastAsia="en-CA"/>
              </w:rPr>
              <w:t xml:space="preserve"> </w:t>
            </w:r>
            <w:r w:rsidR="123FE164" w:rsidRPr="0CA2FA44">
              <w:rPr>
                <w:lang w:eastAsia="en-CA"/>
              </w:rPr>
              <w:t>be changed</w:t>
            </w:r>
            <w:r w:rsidRPr="0CA2FA44">
              <w:rPr>
                <w:lang w:eastAsia="en-CA"/>
              </w:rPr>
              <w:t xml:space="preserve"> to “Application Complete”</w:t>
            </w:r>
            <w:r w:rsidR="2EAD54A4" w:rsidRPr="0CA2FA44">
              <w:rPr>
                <w:lang w:eastAsia="en-CA"/>
              </w:rPr>
              <w:t xml:space="preserve"> or </w:t>
            </w:r>
            <w:r w:rsidR="2EAD54A4" w:rsidRPr="0CA2FA44">
              <w:rPr>
                <w:lang w:eastAsia="en-CA"/>
              </w:rPr>
              <w:lastRenderedPageBreak/>
              <w:t xml:space="preserve">“Application Complete Conditional” </w:t>
            </w:r>
          </w:p>
        </w:tc>
        <w:tc>
          <w:tcPr>
            <w:tcW w:w="1558" w:type="dxa"/>
          </w:tcPr>
          <w:p w14:paraId="48973E1E" w14:textId="71D0D432" w:rsidR="01AF2BAC" w:rsidRDefault="01AF2BAC" w:rsidP="7952EDBF">
            <w:r>
              <w:lastRenderedPageBreak/>
              <w:t>System</w:t>
            </w:r>
          </w:p>
        </w:tc>
        <w:tc>
          <w:tcPr>
            <w:tcW w:w="2133" w:type="dxa"/>
          </w:tcPr>
          <w:p w14:paraId="30DD140B" w14:textId="04AC9274" w:rsidR="01AF2BAC" w:rsidRDefault="01AF2BAC" w:rsidP="7952EDBF">
            <w:r>
              <w:t>Thesis</w:t>
            </w:r>
          </w:p>
        </w:tc>
        <w:tc>
          <w:tcPr>
            <w:tcW w:w="1829" w:type="dxa"/>
          </w:tcPr>
          <w:p w14:paraId="1AC829E6" w14:textId="26CC41BE" w:rsidR="01AF2BAC" w:rsidRDefault="01AF2BAC" w:rsidP="7952EDBF">
            <w:r>
              <w:t>Admissions Record</w:t>
            </w:r>
          </w:p>
        </w:tc>
        <w:tc>
          <w:tcPr>
            <w:tcW w:w="3755" w:type="dxa"/>
          </w:tcPr>
          <w:p w14:paraId="35066C74" w14:textId="02F30176" w:rsidR="500188BC" w:rsidRDefault="500188BC" w:rsidP="4E27322B">
            <w:r>
              <w:t xml:space="preserve">Auto-assessment: change Process Step Status and update Admissions Stage to </w:t>
            </w:r>
            <w:r w:rsidR="6BE5B734">
              <w:t>Application Complete</w:t>
            </w:r>
          </w:p>
          <w:p w14:paraId="663A9694" w14:textId="6BDB79C0" w:rsidR="3BFE14B1" w:rsidRDefault="5BA5295C" w:rsidP="2FD0C1A6">
            <w:pPr>
              <w:contextualSpacing/>
            </w:pPr>
            <w:r w:rsidRPr="2FD0C1A6">
              <w:rPr>
                <w:i/>
                <w:iCs/>
              </w:rPr>
              <w:t>See SIS-FS-ADM-305 Manage Admissions Components for rulesets</w:t>
            </w:r>
          </w:p>
        </w:tc>
        <w:tc>
          <w:tcPr>
            <w:tcW w:w="3849" w:type="dxa"/>
          </w:tcPr>
          <w:p w14:paraId="1EECDAA5" w14:textId="732A02EC" w:rsidR="2282C955" w:rsidRDefault="5B26228C" w:rsidP="0707C7ED">
            <w:pPr>
              <w:rPr>
                <w:b/>
                <w:bCs/>
                <w:i/>
                <w:iCs/>
                <w:color w:val="FF0000"/>
              </w:rPr>
            </w:pPr>
            <w:r w:rsidRPr="0707C7ED">
              <w:rPr>
                <w:b/>
                <w:bCs/>
                <w:i/>
                <w:iCs/>
                <w:color w:val="FF0000"/>
              </w:rPr>
              <w:t>Leads into Acceptance workflow</w:t>
            </w:r>
          </w:p>
        </w:tc>
      </w:tr>
      <w:tr w:rsidR="0CA2FA44" w14:paraId="6027D487" w14:textId="77777777" w:rsidTr="23B08687">
        <w:trPr>
          <w:gridBefore w:val="1"/>
          <w:cantSplit w:val="0"/>
          <w:trHeight w:val="300"/>
        </w:trPr>
        <w:tc>
          <w:tcPr>
            <w:tcW w:w="1065" w:type="dxa"/>
          </w:tcPr>
          <w:p w14:paraId="143832E2" w14:textId="73A9550A" w:rsidR="07916DDF" w:rsidRDefault="07916DDF" w:rsidP="0CA2FA44">
            <w:pPr>
              <w:jc w:val="right"/>
              <w:rPr>
                <w:b/>
                <w:bCs/>
              </w:rPr>
            </w:pPr>
            <w:r w:rsidRPr="0CA2FA44">
              <w:rPr>
                <w:b/>
                <w:bCs/>
              </w:rPr>
              <w:t>3c.</w:t>
            </w:r>
          </w:p>
        </w:tc>
        <w:tc>
          <w:tcPr>
            <w:tcW w:w="3082" w:type="dxa"/>
          </w:tcPr>
          <w:p w14:paraId="22F07E7F" w14:textId="4E70C92B" w:rsidR="611DABEA" w:rsidRDefault="611DABEA" w:rsidP="0CA2FA44">
            <w:pPr>
              <w:rPr>
                <w:lang w:eastAsia="en-CA"/>
              </w:rPr>
            </w:pPr>
            <w:r w:rsidRPr="0CA2FA44">
              <w:rPr>
                <w:lang w:eastAsia="en-CA"/>
              </w:rPr>
              <w:t xml:space="preserve">If program is Highly </w:t>
            </w:r>
            <w:r w:rsidR="4BE7F6D5" w:rsidRPr="0CA2FA44">
              <w:rPr>
                <w:lang w:eastAsia="en-CA"/>
              </w:rPr>
              <w:t>Competitive</w:t>
            </w:r>
            <w:r w:rsidRPr="0CA2FA44">
              <w:rPr>
                <w:lang w:eastAsia="en-CA"/>
              </w:rPr>
              <w:t xml:space="preserve"> and all components are complete the Admissions stage will change to “Application Pending Evaluation” or </w:t>
            </w:r>
            <w:r w:rsidR="0CD329BA" w:rsidRPr="0CA2FA44">
              <w:rPr>
                <w:lang w:eastAsia="en-CA"/>
              </w:rPr>
              <w:t>“</w:t>
            </w:r>
            <w:r w:rsidRPr="0CA2FA44">
              <w:rPr>
                <w:lang w:eastAsia="en-CA"/>
              </w:rPr>
              <w:t xml:space="preserve">Application Pending </w:t>
            </w:r>
            <w:r w:rsidR="177A6EA1" w:rsidRPr="0CA2FA44">
              <w:rPr>
                <w:lang w:eastAsia="en-CA"/>
              </w:rPr>
              <w:t>Evaluation Conditional</w:t>
            </w:r>
            <w:r w:rsidR="2B2C8394" w:rsidRPr="0CA2FA44">
              <w:rPr>
                <w:lang w:eastAsia="en-CA"/>
              </w:rPr>
              <w:t>”</w:t>
            </w:r>
            <w:r w:rsidR="177A6EA1" w:rsidRPr="0CA2FA44">
              <w:rPr>
                <w:lang w:eastAsia="en-CA"/>
              </w:rPr>
              <w:t xml:space="preserve"> </w:t>
            </w:r>
          </w:p>
        </w:tc>
        <w:tc>
          <w:tcPr>
            <w:tcW w:w="1558" w:type="dxa"/>
          </w:tcPr>
          <w:p w14:paraId="57B8C5F9" w14:textId="6EBCFF17" w:rsidR="0CA2FA44" w:rsidRDefault="0CA2FA44" w:rsidP="0CA2FA44"/>
        </w:tc>
        <w:tc>
          <w:tcPr>
            <w:tcW w:w="2133" w:type="dxa"/>
          </w:tcPr>
          <w:p w14:paraId="30D54AFD" w14:textId="412A85A2" w:rsidR="0CA2FA44" w:rsidRDefault="0CA2FA44" w:rsidP="0CA2FA44"/>
        </w:tc>
        <w:tc>
          <w:tcPr>
            <w:tcW w:w="1829" w:type="dxa"/>
          </w:tcPr>
          <w:p w14:paraId="5BE5A270" w14:textId="5DAA8949" w:rsidR="0CA2FA44" w:rsidRDefault="0CA2FA44" w:rsidP="0CA2FA44"/>
        </w:tc>
        <w:tc>
          <w:tcPr>
            <w:tcW w:w="3755" w:type="dxa"/>
          </w:tcPr>
          <w:p w14:paraId="12B15160" w14:textId="681D3F35" w:rsidR="0CA2FA44" w:rsidRDefault="0CA2FA44" w:rsidP="0CA2FA44"/>
        </w:tc>
        <w:tc>
          <w:tcPr>
            <w:tcW w:w="3849" w:type="dxa"/>
          </w:tcPr>
          <w:p w14:paraId="1F09F0E7" w14:textId="113DAC15" w:rsidR="0CA2FA44" w:rsidRDefault="0CA2FA44" w:rsidP="0CA2FA44">
            <w:pPr>
              <w:rPr>
                <w:b/>
                <w:bCs/>
                <w:i/>
                <w:iCs/>
                <w:color w:val="FF0000"/>
              </w:rPr>
            </w:pPr>
          </w:p>
        </w:tc>
      </w:tr>
      <w:tr w:rsidR="7952EDBF" w14:paraId="7AE1FE01" w14:textId="77777777" w:rsidTr="23B08687">
        <w:trPr>
          <w:gridBefore w:val="1"/>
          <w:wBefore w:w="120" w:type="dxa"/>
          <w:cantSplit w:val="0"/>
          <w:trHeight w:val="83"/>
        </w:trPr>
        <w:tc>
          <w:tcPr>
            <w:tcW w:w="1065" w:type="dxa"/>
          </w:tcPr>
          <w:p w14:paraId="5815DE1A" w14:textId="3192495E" w:rsidR="2282C955" w:rsidRDefault="2282C955" w:rsidP="7952EDBF">
            <w:pPr>
              <w:jc w:val="right"/>
              <w:rPr>
                <w:b/>
                <w:bCs/>
              </w:rPr>
            </w:pPr>
            <w:r w:rsidRPr="0CA2FA44">
              <w:rPr>
                <w:b/>
                <w:bCs/>
              </w:rPr>
              <w:t>3</w:t>
            </w:r>
            <w:r w:rsidR="2A0C8FBA" w:rsidRPr="0CA2FA44">
              <w:rPr>
                <w:b/>
                <w:bCs/>
              </w:rPr>
              <w:t>d</w:t>
            </w:r>
            <w:r w:rsidRPr="0CA2FA44">
              <w:rPr>
                <w:b/>
                <w:bCs/>
              </w:rPr>
              <w:t>.</w:t>
            </w:r>
          </w:p>
        </w:tc>
        <w:tc>
          <w:tcPr>
            <w:tcW w:w="3082" w:type="dxa"/>
          </w:tcPr>
          <w:p w14:paraId="6B580E37" w14:textId="75CAD51F" w:rsidR="2282C955" w:rsidRDefault="2282C955" w:rsidP="1D243EFC">
            <w:pPr>
              <w:rPr>
                <w:lang w:eastAsia="en-CA"/>
              </w:rPr>
            </w:pPr>
            <w:r w:rsidRPr="1D243EFC">
              <w:rPr>
                <w:lang w:eastAsia="en-CA"/>
              </w:rPr>
              <w:t>If the auto-assessment determines the applicant is not acceptable to the program, the component Process Step Status is changed to “Denied”, and the Admissions Stage is changed to “Application Denied”</w:t>
            </w:r>
          </w:p>
        </w:tc>
        <w:tc>
          <w:tcPr>
            <w:tcW w:w="1558" w:type="dxa"/>
          </w:tcPr>
          <w:p w14:paraId="78777B3F" w14:textId="71D0D432" w:rsidR="7952EDBF" w:rsidRDefault="7952EDBF" w:rsidP="7952EDBF">
            <w:r>
              <w:t>System</w:t>
            </w:r>
          </w:p>
        </w:tc>
        <w:tc>
          <w:tcPr>
            <w:tcW w:w="2133" w:type="dxa"/>
          </w:tcPr>
          <w:p w14:paraId="2D26ED22" w14:textId="04AC9274" w:rsidR="7952EDBF" w:rsidRDefault="7952EDBF" w:rsidP="7952EDBF">
            <w:r>
              <w:t>Thesis</w:t>
            </w:r>
          </w:p>
        </w:tc>
        <w:tc>
          <w:tcPr>
            <w:tcW w:w="1829" w:type="dxa"/>
          </w:tcPr>
          <w:p w14:paraId="1C435640" w14:textId="26CC41BE" w:rsidR="7952EDBF" w:rsidRDefault="7952EDBF" w:rsidP="7952EDBF">
            <w:r>
              <w:t>Admissions Record</w:t>
            </w:r>
          </w:p>
        </w:tc>
        <w:tc>
          <w:tcPr>
            <w:tcW w:w="3755" w:type="dxa"/>
          </w:tcPr>
          <w:p w14:paraId="173987AC" w14:textId="072C9BE2" w:rsidR="563E52B8" w:rsidRDefault="558D2527" w:rsidP="7952EDBF">
            <w:r>
              <w:t xml:space="preserve">Auto-assessment: change Process Step Status and update Admissions Stage to </w:t>
            </w:r>
            <w:r w:rsidR="60F2A7B9">
              <w:t>Application Denied</w:t>
            </w:r>
          </w:p>
          <w:p w14:paraId="000192D1" w14:textId="333F0FE2" w:rsidR="563E52B8" w:rsidRDefault="330D6402" w:rsidP="4E27322B">
            <w:pPr>
              <w:contextualSpacing/>
            </w:pPr>
            <w:r w:rsidRPr="4E27322B">
              <w:rPr>
                <w:i/>
                <w:iCs/>
              </w:rPr>
              <w:t>See SIS-FS-ADM-305 Manage Admissions Components for rulesets</w:t>
            </w:r>
          </w:p>
          <w:p w14:paraId="617FF7E5" w14:textId="1CCF2D0D" w:rsidR="563E52B8" w:rsidRDefault="563E52B8" w:rsidP="7952EDBF"/>
        </w:tc>
        <w:tc>
          <w:tcPr>
            <w:tcW w:w="3849" w:type="dxa"/>
          </w:tcPr>
          <w:p w14:paraId="051C7434" w14:textId="56D45362" w:rsidR="0B645415" w:rsidRDefault="0B645415" w:rsidP="57F5C090">
            <w:pPr>
              <w:spacing w:line="259" w:lineRule="auto"/>
              <w:rPr>
                <w:b/>
                <w:bCs/>
                <w:i/>
                <w:iCs/>
              </w:rPr>
            </w:pPr>
            <w:r w:rsidRPr="57F5C090">
              <w:rPr>
                <w:b/>
                <w:bCs/>
                <w:i/>
                <w:iCs/>
              </w:rPr>
              <w:t>End of process for denied applications</w:t>
            </w:r>
          </w:p>
          <w:p w14:paraId="2331CCA5" w14:textId="6648ABD4" w:rsidR="7952EDBF" w:rsidRDefault="7952EDBF" w:rsidP="7952EDBF">
            <w:pPr>
              <w:rPr>
                <w:b/>
                <w:bCs/>
                <w:i/>
                <w:iCs/>
              </w:rPr>
            </w:pPr>
          </w:p>
          <w:p w14:paraId="7557850C" w14:textId="1CD20EE7" w:rsidR="49F60F3F" w:rsidRDefault="49F60F3F" w:rsidP="7952EDBF">
            <w:r w:rsidRPr="7952EDBF">
              <w:t>Note that the only auto-assessment that will lead to denial is the minimum age requirement for Academic Upgrading and/or programs requiring the minimum legal drinking age for attendance</w:t>
            </w:r>
          </w:p>
        </w:tc>
      </w:tr>
      <w:tr w:rsidR="0CDFBEE9" w14:paraId="40D45DA6" w14:textId="77777777" w:rsidTr="23B08687">
        <w:trPr>
          <w:gridBefore w:val="1"/>
          <w:wBefore w:w="120" w:type="dxa"/>
          <w:cantSplit w:val="0"/>
          <w:trHeight w:val="83"/>
        </w:trPr>
        <w:tc>
          <w:tcPr>
            <w:tcW w:w="1065" w:type="dxa"/>
          </w:tcPr>
          <w:p w14:paraId="2AB1B210" w14:textId="042E8C92" w:rsidR="764A76ED" w:rsidRDefault="764A76ED" w:rsidP="0CDFBEE9">
            <w:pPr>
              <w:jc w:val="right"/>
              <w:rPr>
                <w:b/>
                <w:bCs/>
              </w:rPr>
            </w:pPr>
            <w:r w:rsidRPr="0CDFBEE9">
              <w:rPr>
                <w:b/>
                <w:bCs/>
              </w:rPr>
              <w:t>4.</w:t>
            </w:r>
          </w:p>
        </w:tc>
        <w:tc>
          <w:tcPr>
            <w:tcW w:w="3082" w:type="dxa"/>
          </w:tcPr>
          <w:p w14:paraId="36E6B162" w14:textId="58327E6B" w:rsidR="764A76ED" w:rsidRDefault="764A76ED" w:rsidP="4CA19523">
            <w:pPr>
              <w:rPr>
                <w:lang w:eastAsia="en-CA"/>
              </w:rPr>
            </w:pPr>
            <w:r w:rsidRPr="4CA19523">
              <w:rPr>
                <w:lang w:eastAsia="en-CA"/>
              </w:rPr>
              <w:t>Access QL “Application Materials Submitted”</w:t>
            </w:r>
            <w:r w:rsidR="38850599" w:rsidRPr="4CA19523">
              <w:rPr>
                <w:lang w:eastAsia="en-CA"/>
              </w:rPr>
              <w:t xml:space="preserve"> or QL” Components Marked Unmet”</w:t>
            </w:r>
          </w:p>
        </w:tc>
        <w:tc>
          <w:tcPr>
            <w:tcW w:w="1558" w:type="dxa"/>
          </w:tcPr>
          <w:p w14:paraId="58F8B755" w14:textId="64C15CAB" w:rsidR="764A76ED" w:rsidRDefault="764A76ED" w:rsidP="0CDFBEE9">
            <w:r>
              <w:t>Admissions Officer</w:t>
            </w:r>
          </w:p>
        </w:tc>
        <w:tc>
          <w:tcPr>
            <w:tcW w:w="2133" w:type="dxa"/>
          </w:tcPr>
          <w:p w14:paraId="6B013B32" w14:textId="16CFFA79" w:rsidR="764A76ED" w:rsidRDefault="764A76ED" w:rsidP="0CDFBEE9">
            <w:r>
              <w:t>Thesis</w:t>
            </w:r>
          </w:p>
        </w:tc>
        <w:tc>
          <w:tcPr>
            <w:tcW w:w="1829" w:type="dxa"/>
          </w:tcPr>
          <w:p w14:paraId="3350DA41" w14:textId="32EAC695" w:rsidR="764A76ED" w:rsidRDefault="764A76ED" w:rsidP="0CDFBEE9">
            <w:r>
              <w:t>Query List</w:t>
            </w:r>
          </w:p>
        </w:tc>
        <w:tc>
          <w:tcPr>
            <w:tcW w:w="3755" w:type="dxa"/>
          </w:tcPr>
          <w:p w14:paraId="74237C22" w14:textId="219112B1" w:rsidR="0CDFBEE9" w:rsidRDefault="0CDFBEE9" w:rsidP="0CDFBEE9"/>
        </w:tc>
        <w:tc>
          <w:tcPr>
            <w:tcW w:w="3849" w:type="dxa"/>
          </w:tcPr>
          <w:p w14:paraId="04AC3050" w14:textId="29F8B03E" w:rsidR="0CDFBEE9" w:rsidRDefault="00871A43" w:rsidP="0CDFBEE9">
            <w:pPr>
              <w:rPr>
                <w:b/>
                <w:bCs/>
              </w:rPr>
            </w:pPr>
            <w:r w:rsidRPr="00871A43">
              <w:rPr>
                <w:b/>
                <w:bCs/>
                <w:color w:val="FF0000"/>
              </w:rPr>
              <w:t xml:space="preserve">Note </w:t>
            </w:r>
            <w:r>
              <w:rPr>
                <w:b/>
                <w:bCs/>
              </w:rPr>
              <w:t xml:space="preserve">QL-305-03 </w:t>
            </w:r>
            <w:r w:rsidRPr="4CA19523">
              <w:rPr>
                <w:lang w:eastAsia="en-CA"/>
              </w:rPr>
              <w:t>Components Marked Unmet</w:t>
            </w:r>
          </w:p>
        </w:tc>
      </w:tr>
      <w:tr w:rsidR="0CDFBEE9" w14:paraId="07C18BCC" w14:textId="77777777" w:rsidTr="23B08687">
        <w:trPr>
          <w:gridBefore w:val="1"/>
          <w:wBefore w:w="120" w:type="dxa"/>
          <w:cantSplit w:val="0"/>
          <w:trHeight w:val="83"/>
        </w:trPr>
        <w:tc>
          <w:tcPr>
            <w:tcW w:w="1065" w:type="dxa"/>
          </w:tcPr>
          <w:p w14:paraId="05FF1E2B" w14:textId="09AB527A" w:rsidR="764A76ED" w:rsidRDefault="764A76ED" w:rsidP="0CDFBEE9">
            <w:pPr>
              <w:jc w:val="right"/>
              <w:rPr>
                <w:b/>
                <w:bCs/>
              </w:rPr>
            </w:pPr>
            <w:r w:rsidRPr="0CDFBEE9">
              <w:rPr>
                <w:b/>
                <w:bCs/>
              </w:rPr>
              <w:t>5.</w:t>
            </w:r>
          </w:p>
        </w:tc>
        <w:tc>
          <w:tcPr>
            <w:tcW w:w="3082" w:type="dxa"/>
          </w:tcPr>
          <w:p w14:paraId="745E8661" w14:textId="536501A7" w:rsidR="764A76ED" w:rsidRDefault="764A76ED" w:rsidP="0CDFBEE9">
            <w:pPr>
              <w:rPr>
                <w:lang w:eastAsia="en-CA"/>
              </w:rPr>
            </w:pPr>
            <w:r w:rsidRPr="0CDFBEE9">
              <w:rPr>
                <w:lang w:eastAsia="en-CA"/>
              </w:rPr>
              <w:t>From QL, click into the Admissions Record</w:t>
            </w:r>
          </w:p>
        </w:tc>
        <w:tc>
          <w:tcPr>
            <w:tcW w:w="1558" w:type="dxa"/>
          </w:tcPr>
          <w:p w14:paraId="0EC0DD53" w14:textId="617D19D0" w:rsidR="764A76ED" w:rsidRDefault="764A76ED" w:rsidP="0CDFBEE9">
            <w:r>
              <w:t>Admissions Officer</w:t>
            </w:r>
          </w:p>
        </w:tc>
        <w:tc>
          <w:tcPr>
            <w:tcW w:w="2133" w:type="dxa"/>
          </w:tcPr>
          <w:p w14:paraId="7ADC555E" w14:textId="568B62EC" w:rsidR="764A76ED" w:rsidRDefault="764A76ED" w:rsidP="0CDFBEE9">
            <w:r>
              <w:t>Thesis</w:t>
            </w:r>
          </w:p>
        </w:tc>
        <w:tc>
          <w:tcPr>
            <w:tcW w:w="1829" w:type="dxa"/>
          </w:tcPr>
          <w:p w14:paraId="048721E1" w14:textId="7D19A458" w:rsidR="764A76ED" w:rsidRDefault="764A76ED" w:rsidP="0CDFBEE9">
            <w:r>
              <w:t>Admissions Record</w:t>
            </w:r>
          </w:p>
        </w:tc>
        <w:tc>
          <w:tcPr>
            <w:tcW w:w="3755" w:type="dxa"/>
          </w:tcPr>
          <w:p w14:paraId="4F130E80" w14:textId="05A579D7" w:rsidR="0CDFBEE9" w:rsidRDefault="0CDFBEE9" w:rsidP="0CDFBEE9"/>
        </w:tc>
        <w:tc>
          <w:tcPr>
            <w:tcW w:w="3849" w:type="dxa"/>
          </w:tcPr>
          <w:p w14:paraId="0F12A756" w14:textId="66883A90" w:rsidR="0CDFBEE9" w:rsidRDefault="0CDFBEE9" w:rsidP="0CDFBEE9">
            <w:pPr>
              <w:rPr>
                <w:b/>
                <w:bCs/>
              </w:rPr>
            </w:pPr>
          </w:p>
        </w:tc>
      </w:tr>
      <w:tr w:rsidR="0CDFBEE9" w14:paraId="1B9EF18C" w14:textId="77777777" w:rsidTr="23B08687">
        <w:trPr>
          <w:gridBefore w:val="1"/>
          <w:wBefore w:w="120" w:type="dxa"/>
          <w:cantSplit w:val="0"/>
          <w:trHeight w:val="83"/>
        </w:trPr>
        <w:tc>
          <w:tcPr>
            <w:tcW w:w="1065" w:type="dxa"/>
          </w:tcPr>
          <w:p w14:paraId="70CC2151" w14:textId="1B161A90" w:rsidR="764A76ED" w:rsidRDefault="764A76ED" w:rsidP="0CDFBEE9">
            <w:pPr>
              <w:jc w:val="right"/>
              <w:rPr>
                <w:b/>
                <w:bCs/>
              </w:rPr>
            </w:pPr>
            <w:r w:rsidRPr="0CDFBEE9">
              <w:rPr>
                <w:b/>
                <w:bCs/>
              </w:rPr>
              <w:t>6.</w:t>
            </w:r>
          </w:p>
        </w:tc>
        <w:tc>
          <w:tcPr>
            <w:tcW w:w="3082" w:type="dxa"/>
          </w:tcPr>
          <w:p w14:paraId="794463CD" w14:textId="04414A3F" w:rsidR="764A76ED" w:rsidRDefault="764A76ED" w:rsidP="1D243EFC">
            <w:pPr>
              <w:rPr>
                <w:lang w:eastAsia="en-CA"/>
              </w:rPr>
            </w:pPr>
            <w:r w:rsidRPr="1D243EFC">
              <w:rPr>
                <w:lang w:eastAsia="en-CA"/>
              </w:rPr>
              <w:t xml:space="preserve">Review each submitted component and </w:t>
            </w:r>
            <w:r w:rsidR="14D1FA40" w:rsidRPr="1D243EFC">
              <w:rPr>
                <w:lang w:eastAsia="en-CA"/>
              </w:rPr>
              <w:t xml:space="preserve">change </w:t>
            </w:r>
            <w:r w:rsidRPr="1D243EFC">
              <w:rPr>
                <w:lang w:eastAsia="en-CA"/>
              </w:rPr>
              <w:t>the Process Step St</w:t>
            </w:r>
            <w:r w:rsidR="23BEB5CD" w:rsidRPr="1D243EFC">
              <w:rPr>
                <w:lang w:eastAsia="en-CA"/>
              </w:rPr>
              <w:t>atus</w:t>
            </w:r>
            <w:r w:rsidRPr="1D243EFC">
              <w:rPr>
                <w:lang w:eastAsia="en-CA"/>
              </w:rPr>
              <w:t xml:space="preserve"> to reflect the outcome</w:t>
            </w:r>
          </w:p>
          <w:p w14:paraId="793661B4" w14:textId="26BF0CE5" w:rsidR="3D09EC0A" w:rsidRDefault="3D09EC0A" w:rsidP="0CDFBEE9">
            <w:pPr>
              <w:rPr>
                <w:lang w:eastAsia="en-CA"/>
              </w:rPr>
            </w:pPr>
            <w:r w:rsidRPr="0CDFBEE9">
              <w:rPr>
                <w:i/>
                <w:iCs/>
                <w:lang w:eastAsia="en-CA"/>
              </w:rPr>
              <w:t>Repeat this step for all submitted or related components</w:t>
            </w:r>
          </w:p>
        </w:tc>
        <w:tc>
          <w:tcPr>
            <w:tcW w:w="1558" w:type="dxa"/>
          </w:tcPr>
          <w:p w14:paraId="11D273A4" w14:textId="0DB90767" w:rsidR="764A76ED" w:rsidRDefault="764A76ED" w:rsidP="0CDFBEE9">
            <w:r>
              <w:t>Admissions Officer</w:t>
            </w:r>
          </w:p>
        </w:tc>
        <w:tc>
          <w:tcPr>
            <w:tcW w:w="2133" w:type="dxa"/>
          </w:tcPr>
          <w:p w14:paraId="5B7E5648" w14:textId="3D71D0D9" w:rsidR="764A76ED" w:rsidRDefault="764A76ED" w:rsidP="0CDFBEE9">
            <w:r>
              <w:t>Thesis</w:t>
            </w:r>
          </w:p>
        </w:tc>
        <w:tc>
          <w:tcPr>
            <w:tcW w:w="1829" w:type="dxa"/>
          </w:tcPr>
          <w:p w14:paraId="50F3A9DD" w14:textId="261E8AC4" w:rsidR="764A76ED" w:rsidRDefault="764A76ED" w:rsidP="0CDFBEE9">
            <w:r>
              <w:t>Admissions Record / Component</w:t>
            </w:r>
          </w:p>
        </w:tc>
        <w:tc>
          <w:tcPr>
            <w:tcW w:w="3755" w:type="dxa"/>
          </w:tcPr>
          <w:p w14:paraId="23A542BF" w14:textId="1724214C" w:rsidR="0CDFBEE9" w:rsidRDefault="0CDFBEE9" w:rsidP="0CDFBEE9"/>
        </w:tc>
        <w:tc>
          <w:tcPr>
            <w:tcW w:w="3849" w:type="dxa"/>
          </w:tcPr>
          <w:p w14:paraId="5D459D45" w14:textId="78E6D4CB" w:rsidR="49115588" w:rsidRDefault="73CCBB93" w:rsidP="0CDFBEE9">
            <w:r w:rsidRPr="1D243EFC">
              <w:t>Submitted components should have the Process Step St</w:t>
            </w:r>
            <w:r w:rsidR="7614C160" w:rsidRPr="1D243EFC">
              <w:t>atus</w:t>
            </w:r>
            <w:r w:rsidRPr="1D243EFC">
              <w:t xml:space="preserve"> of “Unmet” (meaning the auto assessment ran and the requirement </w:t>
            </w:r>
            <w:r w:rsidR="74AB23B9" w:rsidRPr="1D243EFC">
              <w:t xml:space="preserve">was not </w:t>
            </w:r>
            <w:r w:rsidRPr="1D243EFC">
              <w:t>met</w:t>
            </w:r>
            <w:r w:rsidR="5E26CDCB" w:rsidRPr="1D243EFC">
              <w:t xml:space="preserve"> by system review</w:t>
            </w:r>
            <w:r w:rsidRPr="1D243EFC">
              <w:t xml:space="preserve">), or “Pending Approval” (meaning AO review is </w:t>
            </w:r>
            <w:r w:rsidRPr="1D243EFC">
              <w:lastRenderedPageBreak/>
              <w:t>required for a component with no auto-assessment)</w:t>
            </w:r>
          </w:p>
        </w:tc>
      </w:tr>
      <w:tr w:rsidR="0CDFBEE9" w14:paraId="0207B74F" w14:textId="77777777" w:rsidTr="23B08687">
        <w:trPr>
          <w:gridBefore w:val="1"/>
          <w:wBefore w:w="120" w:type="dxa"/>
          <w:cantSplit w:val="0"/>
          <w:trHeight w:val="83"/>
        </w:trPr>
        <w:tc>
          <w:tcPr>
            <w:tcW w:w="1065" w:type="dxa"/>
          </w:tcPr>
          <w:p w14:paraId="64077587" w14:textId="0752DD72" w:rsidR="7F31EDC7" w:rsidRDefault="7F31EDC7" w:rsidP="0CDFBEE9">
            <w:pPr>
              <w:jc w:val="right"/>
              <w:rPr>
                <w:b/>
                <w:bCs/>
              </w:rPr>
            </w:pPr>
            <w:r w:rsidRPr="0CDFBEE9">
              <w:rPr>
                <w:b/>
                <w:bCs/>
              </w:rPr>
              <w:lastRenderedPageBreak/>
              <w:t>6a.</w:t>
            </w:r>
          </w:p>
        </w:tc>
        <w:tc>
          <w:tcPr>
            <w:tcW w:w="3082" w:type="dxa"/>
          </w:tcPr>
          <w:p w14:paraId="3D026B2C" w14:textId="44E57B94" w:rsidR="7F31EDC7" w:rsidRDefault="4F615A08" w:rsidP="1D243EFC">
            <w:pPr>
              <w:rPr>
                <w:lang w:eastAsia="en-CA"/>
              </w:rPr>
            </w:pPr>
            <w:r w:rsidRPr="1D243EFC">
              <w:rPr>
                <w:lang w:eastAsia="en-CA"/>
              </w:rPr>
              <w:t>Denied: if the component does not meet the requirements</w:t>
            </w:r>
            <w:r w:rsidR="332B3EF0" w:rsidRPr="1D243EFC">
              <w:rPr>
                <w:lang w:eastAsia="en-CA"/>
              </w:rPr>
              <w:t xml:space="preserve"> and </w:t>
            </w:r>
            <w:r w:rsidR="332B3EF0" w:rsidRPr="1D243EFC">
              <w:rPr>
                <w:i/>
                <w:iCs/>
                <w:lang w:eastAsia="en-CA"/>
              </w:rPr>
              <w:t>cannot be fulfilled by testing</w:t>
            </w:r>
            <w:r w:rsidRPr="1D243EFC">
              <w:rPr>
                <w:lang w:eastAsia="en-CA"/>
              </w:rPr>
              <w:t>, the Process Step Sta</w:t>
            </w:r>
            <w:r w:rsidR="6A8D79C8" w:rsidRPr="1D243EFC">
              <w:rPr>
                <w:lang w:eastAsia="en-CA"/>
              </w:rPr>
              <w:t>tus</w:t>
            </w:r>
            <w:r w:rsidRPr="1D243EFC">
              <w:rPr>
                <w:lang w:eastAsia="en-CA"/>
              </w:rPr>
              <w:t xml:space="preserve"> </w:t>
            </w:r>
            <w:r w:rsidRPr="1D243EFC">
              <w:rPr>
                <w:b/>
                <w:bCs/>
                <w:i/>
                <w:iCs/>
                <w:lang w:eastAsia="en-CA"/>
              </w:rPr>
              <w:t>and</w:t>
            </w:r>
            <w:r w:rsidRPr="1D243EFC">
              <w:rPr>
                <w:lang w:eastAsia="en-CA"/>
              </w:rPr>
              <w:t xml:space="preserve"> the Admissions Stage should be changed to “Denied” and “Application Denied”</w:t>
            </w:r>
          </w:p>
          <w:p w14:paraId="0D9841C3" w14:textId="5DB0A1CE" w:rsidR="7F31EDC7" w:rsidRDefault="3BAEA5FA" w:rsidP="0707C7ED">
            <w:pPr>
              <w:rPr>
                <w:lang w:eastAsia="en-CA"/>
              </w:rPr>
            </w:pPr>
            <w:r w:rsidRPr="080CE661">
              <w:rPr>
                <w:lang w:eastAsia="en-CA"/>
              </w:rPr>
              <w:t xml:space="preserve">Is the </w:t>
            </w:r>
            <w:commentRangeStart w:id="15"/>
            <w:commentRangeStart w:id="16"/>
            <w:r w:rsidRPr="080CE661">
              <w:rPr>
                <w:lang w:eastAsia="en-CA"/>
              </w:rPr>
              <w:t xml:space="preserve">applicant </w:t>
            </w:r>
            <w:commentRangeEnd w:id="15"/>
            <w:r w:rsidR="7F31EDC7" w:rsidRPr="080CE661">
              <w:rPr>
                <w:rStyle w:val="CommentReference"/>
                <w:sz w:val="22"/>
                <w:szCs w:val="22"/>
                <w:lang w:eastAsia="en-CA"/>
              </w:rPr>
              <w:commentReference w:id="15"/>
            </w:r>
            <w:commentRangeEnd w:id="16"/>
            <w:r w:rsidR="7F31EDC7" w:rsidRPr="080CE661">
              <w:rPr>
                <w:rStyle w:val="CommentReference"/>
                <w:sz w:val="22"/>
                <w:szCs w:val="22"/>
                <w:lang w:eastAsia="en-CA"/>
              </w:rPr>
              <w:commentReference w:id="16"/>
            </w:r>
            <w:r w:rsidRPr="080CE661">
              <w:rPr>
                <w:lang w:eastAsia="en-CA"/>
              </w:rPr>
              <w:t>eligible for an alternate offer:</w:t>
            </w:r>
          </w:p>
          <w:p w14:paraId="1C22450E" w14:textId="0CEB6182" w:rsidR="7F31EDC7" w:rsidRDefault="54297A9F" w:rsidP="0707C7ED">
            <w:pPr>
              <w:rPr>
                <w:lang w:eastAsia="en-CA"/>
              </w:rPr>
            </w:pPr>
            <w:r w:rsidRPr="0707C7ED">
              <w:rPr>
                <w:lang w:eastAsia="en-CA"/>
              </w:rPr>
              <w:t>No: end of process for denied applicants</w:t>
            </w:r>
          </w:p>
          <w:p w14:paraId="3FC036EA" w14:textId="05F6840B" w:rsidR="7F31EDC7" w:rsidRDefault="54297A9F" w:rsidP="0707C7ED">
            <w:pPr>
              <w:rPr>
                <w:lang w:eastAsia="en-CA"/>
              </w:rPr>
            </w:pPr>
            <w:r w:rsidRPr="0707C7ED">
              <w:rPr>
                <w:lang w:eastAsia="en-CA"/>
              </w:rPr>
              <w:t>Yes: initiate Alt Offer workflow</w:t>
            </w:r>
          </w:p>
        </w:tc>
        <w:tc>
          <w:tcPr>
            <w:tcW w:w="1558" w:type="dxa"/>
          </w:tcPr>
          <w:p w14:paraId="06CEB509" w14:textId="0DB9B97E" w:rsidR="7F31EDC7" w:rsidRDefault="7F31EDC7" w:rsidP="0CDFBEE9">
            <w:r>
              <w:t>Admissions Officer</w:t>
            </w:r>
          </w:p>
        </w:tc>
        <w:tc>
          <w:tcPr>
            <w:tcW w:w="2133" w:type="dxa"/>
          </w:tcPr>
          <w:p w14:paraId="1D4AB3EA" w14:textId="3AAEAAAC" w:rsidR="7F31EDC7" w:rsidRDefault="7F31EDC7" w:rsidP="0CDFBEE9">
            <w:r>
              <w:t>Thesis</w:t>
            </w:r>
          </w:p>
        </w:tc>
        <w:tc>
          <w:tcPr>
            <w:tcW w:w="1829" w:type="dxa"/>
          </w:tcPr>
          <w:p w14:paraId="10BEA853" w14:textId="748E2C5B" w:rsidR="7F31EDC7" w:rsidRDefault="7F31EDC7" w:rsidP="0CDFBEE9">
            <w:r>
              <w:t>Admissions Record / Component and Admissions Record / Header</w:t>
            </w:r>
          </w:p>
        </w:tc>
        <w:tc>
          <w:tcPr>
            <w:tcW w:w="3755" w:type="dxa"/>
          </w:tcPr>
          <w:p w14:paraId="32AA26D7" w14:textId="7D31D073" w:rsidR="0CDFBEE9" w:rsidRDefault="0CDFBEE9" w:rsidP="0CDFBEE9"/>
        </w:tc>
        <w:tc>
          <w:tcPr>
            <w:tcW w:w="3849" w:type="dxa"/>
          </w:tcPr>
          <w:p w14:paraId="7CD84554" w14:textId="77777777" w:rsidR="7F31EDC7" w:rsidRDefault="7F31EDC7" w:rsidP="0CDFBEE9">
            <w:pPr>
              <w:rPr>
                <w:b/>
                <w:bCs/>
              </w:rPr>
            </w:pPr>
            <w:r w:rsidRPr="57F5C090">
              <w:rPr>
                <w:b/>
                <w:bCs/>
              </w:rPr>
              <w:t>End of process for denied students</w:t>
            </w:r>
            <w:r w:rsidR="001E7D05" w:rsidRPr="57F5C090">
              <w:rPr>
                <w:b/>
                <w:bCs/>
              </w:rPr>
              <w:t xml:space="preserve"> </w:t>
            </w:r>
            <w:r w:rsidR="001E7D05" w:rsidRPr="57F5C090">
              <w:rPr>
                <w:b/>
                <w:bCs/>
                <w:i/>
                <w:iCs/>
              </w:rPr>
              <w:t>if not eligible for Alternate Offers</w:t>
            </w:r>
            <w:r w:rsidRPr="57F5C090">
              <w:rPr>
                <w:b/>
                <w:bCs/>
              </w:rPr>
              <w:t>. Return to step 4 and repeat for other applicants</w:t>
            </w:r>
            <w:r w:rsidR="001E7D05" w:rsidRPr="57F5C090">
              <w:rPr>
                <w:b/>
                <w:bCs/>
              </w:rPr>
              <w:t>.</w:t>
            </w:r>
          </w:p>
          <w:p w14:paraId="67D0D9B2" w14:textId="77777777" w:rsidR="001E7D05" w:rsidRDefault="001E7D05" w:rsidP="0CDFBEE9">
            <w:pPr>
              <w:rPr>
                <w:b/>
                <w:bCs/>
              </w:rPr>
            </w:pPr>
          </w:p>
          <w:p w14:paraId="694417FF" w14:textId="7AB90947" w:rsidR="001E7D05" w:rsidRPr="001E7D05" w:rsidRDefault="760BA7B4" w:rsidP="4A4C7DB6">
            <w:pPr>
              <w:spacing w:line="259" w:lineRule="auto"/>
              <w:rPr>
                <w:b/>
                <w:bCs/>
                <w:i/>
                <w:iCs/>
                <w:color w:val="FF0000"/>
              </w:rPr>
            </w:pPr>
            <w:r w:rsidRPr="4A4C7DB6">
              <w:rPr>
                <w:b/>
                <w:bCs/>
                <w:i/>
                <w:iCs/>
                <w:color w:val="FF0000"/>
              </w:rPr>
              <w:t>May lead into Alternate Offer workflow</w:t>
            </w:r>
          </w:p>
        </w:tc>
      </w:tr>
      <w:tr w:rsidR="0CDFBEE9" w14:paraId="4CAC31A7" w14:textId="77777777" w:rsidTr="23B08687">
        <w:trPr>
          <w:gridBefore w:val="1"/>
          <w:wBefore w:w="120" w:type="dxa"/>
          <w:cantSplit w:val="0"/>
          <w:trHeight w:val="83"/>
        </w:trPr>
        <w:tc>
          <w:tcPr>
            <w:tcW w:w="1065" w:type="dxa"/>
          </w:tcPr>
          <w:p w14:paraId="0D5AEA02" w14:textId="16E89DD6" w:rsidR="7F31EDC7" w:rsidRDefault="7F31EDC7" w:rsidP="0CDFBEE9">
            <w:pPr>
              <w:jc w:val="right"/>
              <w:rPr>
                <w:b/>
                <w:bCs/>
              </w:rPr>
            </w:pPr>
            <w:r w:rsidRPr="0CDFBEE9">
              <w:rPr>
                <w:b/>
                <w:bCs/>
              </w:rPr>
              <w:t>6b.</w:t>
            </w:r>
          </w:p>
        </w:tc>
        <w:tc>
          <w:tcPr>
            <w:tcW w:w="3082" w:type="dxa"/>
          </w:tcPr>
          <w:p w14:paraId="0D958D09" w14:textId="3C0F5A35" w:rsidR="7F31EDC7" w:rsidRDefault="7F31EDC7" w:rsidP="1D243EFC">
            <w:pPr>
              <w:rPr>
                <w:lang w:eastAsia="en-CA"/>
              </w:rPr>
            </w:pPr>
            <w:r w:rsidRPr="1D243EFC">
              <w:rPr>
                <w:lang w:eastAsia="en-CA"/>
              </w:rPr>
              <w:t>Complete: if the component meets the program requirements, change the Process Step Sta</w:t>
            </w:r>
            <w:r w:rsidR="37469D34" w:rsidRPr="1D243EFC">
              <w:rPr>
                <w:lang w:eastAsia="en-CA"/>
              </w:rPr>
              <w:t>tus</w:t>
            </w:r>
            <w:r w:rsidRPr="1D243EFC">
              <w:rPr>
                <w:lang w:eastAsia="en-CA"/>
              </w:rPr>
              <w:t xml:space="preserve"> to “Complete”</w:t>
            </w:r>
          </w:p>
        </w:tc>
        <w:tc>
          <w:tcPr>
            <w:tcW w:w="1558" w:type="dxa"/>
          </w:tcPr>
          <w:p w14:paraId="0E78E033" w14:textId="06697592" w:rsidR="7F31EDC7" w:rsidRDefault="7F31EDC7" w:rsidP="0CDFBEE9">
            <w:r>
              <w:t>Admissions Officer</w:t>
            </w:r>
          </w:p>
        </w:tc>
        <w:tc>
          <w:tcPr>
            <w:tcW w:w="2133" w:type="dxa"/>
          </w:tcPr>
          <w:p w14:paraId="55C742E3" w14:textId="2655EFAE" w:rsidR="7F31EDC7" w:rsidRDefault="7F31EDC7" w:rsidP="0CDFBEE9">
            <w:r>
              <w:t>Thesis</w:t>
            </w:r>
          </w:p>
        </w:tc>
        <w:tc>
          <w:tcPr>
            <w:tcW w:w="1829" w:type="dxa"/>
          </w:tcPr>
          <w:p w14:paraId="3E1BCC9C" w14:textId="12C6409A" w:rsidR="7F31EDC7" w:rsidRDefault="7F31EDC7" w:rsidP="0CDFBEE9">
            <w:r>
              <w:t>Admissions Record / Component</w:t>
            </w:r>
          </w:p>
        </w:tc>
        <w:tc>
          <w:tcPr>
            <w:tcW w:w="3755" w:type="dxa"/>
          </w:tcPr>
          <w:p w14:paraId="2B275E87" w14:textId="0503BFB7" w:rsidR="0CDFBEE9" w:rsidRDefault="0CDFBEE9" w:rsidP="0CDFBEE9"/>
        </w:tc>
        <w:tc>
          <w:tcPr>
            <w:tcW w:w="3849" w:type="dxa"/>
          </w:tcPr>
          <w:p w14:paraId="7D8774C8" w14:textId="5FA3C17D" w:rsidR="0CDFBEE9" w:rsidRDefault="0CDFBEE9" w:rsidP="0CDFBEE9"/>
        </w:tc>
      </w:tr>
      <w:tr w:rsidR="0CDFBEE9" w14:paraId="43A32F3C" w14:textId="77777777" w:rsidTr="23B08687">
        <w:trPr>
          <w:gridBefore w:val="1"/>
          <w:wBefore w:w="120" w:type="dxa"/>
          <w:cantSplit w:val="0"/>
          <w:trHeight w:val="83"/>
        </w:trPr>
        <w:tc>
          <w:tcPr>
            <w:tcW w:w="1065" w:type="dxa"/>
          </w:tcPr>
          <w:p w14:paraId="6C52ECB8" w14:textId="3E6E5E6D" w:rsidR="4F759481" w:rsidRDefault="4F759481" w:rsidP="0CDFBEE9">
            <w:pPr>
              <w:jc w:val="right"/>
              <w:rPr>
                <w:b/>
                <w:bCs/>
              </w:rPr>
            </w:pPr>
            <w:r w:rsidRPr="0CDFBEE9">
              <w:rPr>
                <w:b/>
                <w:bCs/>
              </w:rPr>
              <w:t>6c.</w:t>
            </w:r>
          </w:p>
        </w:tc>
        <w:tc>
          <w:tcPr>
            <w:tcW w:w="3082" w:type="dxa"/>
          </w:tcPr>
          <w:p w14:paraId="3B4B00F1" w14:textId="462A1BBB" w:rsidR="4F759481" w:rsidRDefault="4F759481" w:rsidP="1D243EFC">
            <w:pPr>
              <w:spacing w:line="259" w:lineRule="auto"/>
              <w:rPr>
                <w:lang w:eastAsia="en-CA"/>
              </w:rPr>
            </w:pPr>
            <w:r w:rsidRPr="1D243EFC">
              <w:rPr>
                <w:lang w:eastAsia="en-CA"/>
              </w:rPr>
              <w:t xml:space="preserve">Rejected: if the document does not meet the component requirements, the </w:t>
            </w:r>
            <w:r w:rsidRPr="1D243EFC">
              <w:rPr>
                <w:b/>
                <w:bCs/>
                <w:lang w:eastAsia="en-CA"/>
              </w:rPr>
              <w:t xml:space="preserve">Document Status </w:t>
            </w:r>
            <w:r w:rsidRPr="1D243EFC">
              <w:rPr>
                <w:lang w:eastAsia="en-CA"/>
              </w:rPr>
              <w:t>is changed to “Rejected”, a comment is added for the student review, the Process Step Status is changed back to “Incomplete”</w:t>
            </w:r>
            <w:r w:rsidR="745A94D3" w:rsidRPr="1D243EFC">
              <w:rPr>
                <w:lang w:eastAsia="en-CA"/>
              </w:rPr>
              <w:t xml:space="preserve"> and the Admissions Stage is </w:t>
            </w:r>
            <w:r w:rsidR="745A94D3" w:rsidRPr="1D243EFC">
              <w:rPr>
                <w:lang w:eastAsia="en-CA"/>
              </w:rPr>
              <w:lastRenderedPageBreak/>
              <w:t>changed back to “Application Incomplete”</w:t>
            </w:r>
          </w:p>
        </w:tc>
        <w:tc>
          <w:tcPr>
            <w:tcW w:w="1558" w:type="dxa"/>
          </w:tcPr>
          <w:p w14:paraId="3F72BFB9" w14:textId="06697592" w:rsidR="0CDFBEE9" w:rsidRDefault="0CDFBEE9" w:rsidP="0CDFBEE9">
            <w:r>
              <w:lastRenderedPageBreak/>
              <w:t>Admissions Officer</w:t>
            </w:r>
          </w:p>
        </w:tc>
        <w:tc>
          <w:tcPr>
            <w:tcW w:w="2133" w:type="dxa"/>
          </w:tcPr>
          <w:p w14:paraId="539D3F13" w14:textId="2655EFAE" w:rsidR="0CDFBEE9" w:rsidRDefault="0CDFBEE9" w:rsidP="0CDFBEE9">
            <w:r>
              <w:t>Thesis</w:t>
            </w:r>
          </w:p>
        </w:tc>
        <w:tc>
          <w:tcPr>
            <w:tcW w:w="1829" w:type="dxa"/>
          </w:tcPr>
          <w:p w14:paraId="73154D28" w14:textId="12C6409A" w:rsidR="0CDFBEE9" w:rsidRDefault="0CDFBEE9" w:rsidP="0CDFBEE9">
            <w:r>
              <w:t>Admissions Record / Component</w:t>
            </w:r>
          </w:p>
        </w:tc>
        <w:tc>
          <w:tcPr>
            <w:tcW w:w="3755" w:type="dxa"/>
          </w:tcPr>
          <w:p w14:paraId="04A9DB97" w14:textId="1995F9AA" w:rsidR="4E66D932" w:rsidRDefault="4E66D932" w:rsidP="0CDFBEE9">
            <w:r>
              <w:t>Email to student with explanation for rejection of the document</w:t>
            </w:r>
          </w:p>
        </w:tc>
        <w:tc>
          <w:tcPr>
            <w:tcW w:w="3849" w:type="dxa"/>
          </w:tcPr>
          <w:p w14:paraId="0F48604F" w14:textId="2FB84312" w:rsidR="2541C9A8" w:rsidRDefault="2541C9A8" w:rsidP="0CDFBEE9">
            <w:r>
              <w:t>This will cycle back through steps 3-6 as new documents are provided</w:t>
            </w:r>
          </w:p>
          <w:p w14:paraId="1ED460CD" w14:textId="23FEA31D" w:rsidR="0CDFBEE9" w:rsidRDefault="0CDFBEE9" w:rsidP="0CDFBEE9"/>
        </w:tc>
      </w:tr>
      <w:tr w:rsidR="7952EDBF" w14:paraId="37A83C51" w14:textId="77777777" w:rsidTr="23B08687">
        <w:trPr>
          <w:gridBefore w:val="1"/>
          <w:wBefore w:w="120" w:type="dxa"/>
          <w:cantSplit w:val="0"/>
          <w:trHeight w:val="83"/>
        </w:trPr>
        <w:tc>
          <w:tcPr>
            <w:tcW w:w="1065" w:type="dxa"/>
          </w:tcPr>
          <w:p w14:paraId="18A64801" w14:textId="17A4EC4F" w:rsidR="161D939A" w:rsidRDefault="161D939A" w:rsidP="7952EDBF">
            <w:pPr>
              <w:jc w:val="right"/>
              <w:rPr>
                <w:b/>
                <w:bCs/>
              </w:rPr>
            </w:pPr>
            <w:r w:rsidRPr="7952EDBF">
              <w:rPr>
                <w:b/>
                <w:bCs/>
              </w:rPr>
              <w:t>6d.</w:t>
            </w:r>
          </w:p>
        </w:tc>
        <w:tc>
          <w:tcPr>
            <w:tcW w:w="3082" w:type="dxa"/>
          </w:tcPr>
          <w:p w14:paraId="0AF9324A" w14:textId="3E61537B" w:rsidR="45186792" w:rsidRDefault="1343FAA7" w:rsidP="40276BCE">
            <w:pPr>
              <w:spacing w:line="259" w:lineRule="auto"/>
              <w:rPr>
                <w:lang w:eastAsia="en-CA"/>
              </w:rPr>
            </w:pPr>
            <w:r w:rsidRPr="40276BCE">
              <w:rPr>
                <w:lang w:eastAsia="en-CA"/>
              </w:rPr>
              <w:t>Fulfilled by Other: if the component is not met, but a substitute component has been completed Change process step status to “Fulfilled by Other” AND change to “Not Required”</w:t>
            </w:r>
          </w:p>
          <w:p w14:paraId="57445C60" w14:textId="5453732C" w:rsidR="45186792" w:rsidRDefault="45186792" w:rsidP="40276BCE">
            <w:pPr>
              <w:pStyle w:val="ListParagraph"/>
              <w:spacing w:line="259" w:lineRule="auto"/>
              <w:rPr>
                <w:lang w:eastAsia="en-CA"/>
              </w:rPr>
            </w:pPr>
          </w:p>
        </w:tc>
        <w:tc>
          <w:tcPr>
            <w:tcW w:w="1558" w:type="dxa"/>
          </w:tcPr>
          <w:p w14:paraId="51A5C7AF" w14:textId="06697592" w:rsidR="7952EDBF" w:rsidRDefault="7952EDBF">
            <w:r>
              <w:t>Admissions Officer</w:t>
            </w:r>
          </w:p>
        </w:tc>
        <w:tc>
          <w:tcPr>
            <w:tcW w:w="2133" w:type="dxa"/>
          </w:tcPr>
          <w:p w14:paraId="273053D6" w14:textId="2655EFAE" w:rsidR="7952EDBF" w:rsidRDefault="7952EDBF">
            <w:r>
              <w:t>Thesis</w:t>
            </w:r>
          </w:p>
        </w:tc>
        <w:tc>
          <w:tcPr>
            <w:tcW w:w="1829" w:type="dxa"/>
          </w:tcPr>
          <w:p w14:paraId="036FBF52" w14:textId="12C6409A" w:rsidR="7952EDBF" w:rsidRDefault="7952EDBF">
            <w:r>
              <w:t>Admissions Record / Component</w:t>
            </w:r>
          </w:p>
        </w:tc>
        <w:tc>
          <w:tcPr>
            <w:tcW w:w="3755" w:type="dxa"/>
          </w:tcPr>
          <w:p w14:paraId="4DFC0631" w14:textId="0FBFCBE9" w:rsidR="7678B833" w:rsidRDefault="7678B833" w:rsidP="7952EDBF"/>
        </w:tc>
        <w:tc>
          <w:tcPr>
            <w:tcW w:w="3849" w:type="dxa"/>
          </w:tcPr>
          <w:p w14:paraId="08D9D553" w14:textId="24F9DAEB" w:rsidR="7952EDBF" w:rsidRDefault="7952EDBF" w:rsidP="7952EDBF"/>
        </w:tc>
      </w:tr>
      <w:tr w:rsidR="7952EDBF" w14:paraId="0B65A849" w14:textId="77777777" w:rsidTr="23B08687">
        <w:trPr>
          <w:gridBefore w:val="1"/>
          <w:wBefore w:w="120" w:type="dxa"/>
          <w:cantSplit w:val="0"/>
          <w:trHeight w:val="83"/>
        </w:trPr>
        <w:tc>
          <w:tcPr>
            <w:tcW w:w="1065" w:type="dxa"/>
          </w:tcPr>
          <w:p w14:paraId="6B7A1D57" w14:textId="74B3D936" w:rsidR="7952EDBF" w:rsidRDefault="18946C48" w:rsidP="7952EDBF">
            <w:pPr>
              <w:jc w:val="right"/>
              <w:rPr>
                <w:b/>
                <w:bCs/>
              </w:rPr>
            </w:pPr>
            <w:r w:rsidRPr="4E27322B">
              <w:rPr>
                <w:b/>
                <w:bCs/>
              </w:rPr>
              <w:t>6e.</w:t>
            </w:r>
          </w:p>
        </w:tc>
        <w:tc>
          <w:tcPr>
            <w:tcW w:w="3082" w:type="dxa"/>
          </w:tcPr>
          <w:p w14:paraId="46171472" w14:textId="30A8F926" w:rsidR="33687E10" w:rsidRDefault="65FEB5A6" w:rsidP="1D243EFC">
            <w:pPr>
              <w:spacing w:line="259" w:lineRule="auto"/>
              <w:rPr>
                <w:lang w:eastAsia="en-CA"/>
              </w:rPr>
            </w:pPr>
            <w:r w:rsidRPr="1D243EFC">
              <w:rPr>
                <w:lang w:eastAsia="en-CA"/>
              </w:rPr>
              <w:t>Conditional</w:t>
            </w:r>
            <w:r w:rsidR="2D92B72E" w:rsidRPr="1D243EFC">
              <w:rPr>
                <w:lang w:eastAsia="en-CA"/>
              </w:rPr>
              <w:t>: if the component is in process and a conditional offer may be granted while this item is outstanding, change the process step status to “</w:t>
            </w:r>
            <w:r w:rsidR="3FA1F5FC" w:rsidRPr="1D243EFC">
              <w:rPr>
                <w:lang w:eastAsia="en-CA"/>
              </w:rPr>
              <w:t>Conditional</w:t>
            </w:r>
            <w:r w:rsidR="2D92B72E" w:rsidRPr="1D243EFC">
              <w:rPr>
                <w:lang w:eastAsia="en-CA"/>
              </w:rPr>
              <w:t>”</w:t>
            </w:r>
          </w:p>
        </w:tc>
        <w:tc>
          <w:tcPr>
            <w:tcW w:w="1558" w:type="dxa"/>
          </w:tcPr>
          <w:p w14:paraId="7E76AAF5" w14:textId="06697592" w:rsidR="4E27322B" w:rsidRDefault="4E27322B">
            <w:r>
              <w:t>Admissions Officer</w:t>
            </w:r>
          </w:p>
        </w:tc>
        <w:tc>
          <w:tcPr>
            <w:tcW w:w="2133" w:type="dxa"/>
          </w:tcPr>
          <w:p w14:paraId="610D175D" w14:textId="2655EFAE" w:rsidR="4E27322B" w:rsidRDefault="4E27322B">
            <w:r>
              <w:t>Thesis</w:t>
            </w:r>
          </w:p>
        </w:tc>
        <w:tc>
          <w:tcPr>
            <w:tcW w:w="1829" w:type="dxa"/>
          </w:tcPr>
          <w:p w14:paraId="35AEABDD" w14:textId="12C6409A" w:rsidR="4E27322B" w:rsidRDefault="4E27322B">
            <w:r>
              <w:t>Admissions Record / Component</w:t>
            </w:r>
          </w:p>
        </w:tc>
        <w:tc>
          <w:tcPr>
            <w:tcW w:w="3755" w:type="dxa"/>
          </w:tcPr>
          <w:p w14:paraId="6ED531C6" w14:textId="42A6D8CD" w:rsidR="7952EDBF" w:rsidRDefault="7952EDBF" w:rsidP="7952EDBF"/>
        </w:tc>
        <w:tc>
          <w:tcPr>
            <w:tcW w:w="3849" w:type="dxa"/>
          </w:tcPr>
          <w:p w14:paraId="26711D60" w14:textId="100E3AFB" w:rsidR="7952EDBF" w:rsidRDefault="7952EDBF" w:rsidP="7952EDBF"/>
        </w:tc>
      </w:tr>
      <w:tr w:rsidR="3F32CA67" w14:paraId="07050890" w14:textId="77777777" w:rsidTr="23B08687">
        <w:trPr>
          <w:gridBefore w:val="1"/>
          <w:wBefore w:w="120" w:type="dxa"/>
          <w:cantSplit w:val="0"/>
          <w:trHeight w:val="83"/>
        </w:trPr>
        <w:tc>
          <w:tcPr>
            <w:tcW w:w="1065" w:type="dxa"/>
          </w:tcPr>
          <w:p w14:paraId="32AF6FAC" w14:textId="38FD7F39" w:rsidR="4389745B" w:rsidRDefault="4389745B" w:rsidP="3F32CA67">
            <w:pPr>
              <w:jc w:val="right"/>
              <w:rPr>
                <w:b/>
                <w:bCs/>
              </w:rPr>
            </w:pPr>
            <w:r w:rsidRPr="3F32CA67">
              <w:rPr>
                <w:b/>
                <w:bCs/>
              </w:rPr>
              <w:t>6f.</w:t>
            </w:r>
          </w:p>
        </w:tc>
        <w:tc>
          <w:tcPr>
            <w:tcW w:w="3082" w:type="dxa"/>
          </w:tcPr>
          <w:p w14:paraId="2F9E5BBF" w14:textId="311F98E5" w:rsidR="4389745B" w:rsidRDefault="4389745B" w:rsidP="1D243EFC">
            <w:pPr>
              <w:spacing w:line="259" w:lineRule="auto"/>
              <w:rPr>
                <w:lang w:eastAsia="en-CA"/>
              </w:rPr>
            </w:pPr>
            <w:r w:rsidRPr="1D243EFC">
              <w:rPr>
                <w:lang w:eastAsia="en-CA"/>
              </w:rPr>
              <w:t>Department Review: if the component requires departmental review or assessment, change the process step status to “Department Review”</w:t>
            </w:r>
          </w:p>
        </w:tc>
        <w:tc>
          <w:tcPr>
            <w:tcW w:w="1558" w:type="dxa"/>
          </w:tcPr>
          <w:p w14:paraId="6E050256" w14:textId="16FA346A" w:rsidR="4389745B" w:rsidRDefault="4389745B" w:rsidP="3F32CA67">
            <w:r>
              <w:t>Admissions Officer</w:t>
            </w:r>
          </w:p>
        </w:tc>
        <w:tc>
          <w:tcPr>
            <w:tcW w:w="2133" w:type="dxa"/>
          </w:tcPr>
          <w:p w14:paraId="26946D28" w14:textId="23C15E51" w:rsidR="4389745B" w:rsidRDefault="4389745B" w:rsidP="3F32CA67">
            <w:r>
              <w:t>Thesis</w:t>
            </w:r>
          </w:p>
        </w:tc>
        <w:tc>
          <w:tcPr>
            <w:tcW w:w="1829" w:type="dxa"/>
          </w:tcPr>
          <w:p w14:paraId="41C8F459" w14:textId="12C6409A" w:rsidR="4389745B" w:rsidRDefault="4389745B">
            <w:r>
              <w:t>Admissions Record / Component</w:t>
            </w:r>
          </w:p>
          <w:p w14:paraId="7F1D83F8" w14:textId="4B2B72E1" w:rsidR="3F32CA67" w:rsidRDefault="3F32CA67" w:rsidP="3F32CA67"/>
        </w:tc>
        <w:tc>
          <w:tcPr>
            <w:tcW w:w="3755" w:type="dxa"/>
          </w:tcPr>
          <w:p w14:paraId="32737DEC" w14:textId="7009D006" w:rsidR="3F32CA67" w:rsidRDefault="3F32CA67" w:rsidP="3F32CA67"/>
        </w:tc>
        <w:tc>
          <w:tcPr>
            <w:tcW w:w="3849" w:type="dxa"/>
          </w:tcPr>
          <w:p w14:paraId="1808930D" w14:textId="26414D2F" w:rsidR="4389745B" w:rsidRDefault="4389745B" w:rsidP="3F32CA67">
            <w:r w:rsidRPr="1D243EFC">
              <w:rPr>
                <w:b/>
                <w:bCs/>
                <w:i/>
                <w:iCs/>
              </w:rPr>
              <w:t>Note that if an applicant submits an item requiring departmental review, but they have not yet completed the admissions requirements (final or conditional), the component should stay in the “Pending Approval” status until the AO has confirmed eligibility</w:t>
            </w:r>
          </w:p>
          <w:p w14:paraId="6A5143D9" w14:textId="368986B1" w:rsidR="4389745B" w:rsidRDefault="4389745B" w:rsidP="3F32CA67">
            <w:pPr>
              <w:rPr>
                <w:b/>
                <w:bCs/>
                <w:i/>
                <w:iCs/>
              </w:rPr>
            </w:pPr>
            <w:r w:rsidRPr="3F32CA67">
              <w:rPr>
                <w:b/>
                <w:bCs/>
                <w:i/>
                <w:iCs/>
                <w:color w:val="FF0000"/>
              </w:rPr>
              <w:t>Leads into Departmental Assessment workflow</w:t>
            </w:r>
          </w:p>
        </w:tc>
      </w:tr>
      <w:tr w:rsidR="0CDFBEE9" w14:paraId="6303CCE0" w14:textId="77777777" w:rsidTr="23B08687">
        <w:trPr>
          <w:gridBefore w:val="1"/>
          <w:wBefore w:w="120" w:type="dxa"/>
          <w:cantSplit w:val="0"/>
          <w:trHeight w:val="83"/>
        </w:trPr>
        <w:tc>
          <w:tcPr>
            <w:tcW w:w="1065" w:type="dxa"/>
          </w:tcPr>
          <w:p w14:paraId="3D5A3BBE" w14:textId="395136FF" w:rsidR="7F31EDC7" w:rsidRDefault="7F31EDC7" w:rsidP="0CDFBEE9">
            <w:pPr>
              <w:jc w:val="right"/>
              <w:rPr>
                <w:b/>
                <w:bCs/>
              </w:rPr>
            </w:pPr>
            <w:r w:rsidRPr="0CDFBEE9">
              <w:rPr>
                <w:b/>
                <w:bCs/>
              </w:rPr>
              <w:lastRenderedPageBreak/>
              <w:t>7.</w:t>
            </w:r>
          </w:p>
        </w:tc>
        <w:tc>
          <w:tcPr>
            <w:tcW w:w="3082" w:type="dxa"/>
          </w:tcPr>
          <w:p w14:paraId="305DA45E" w14:textId="5030D287" w:rsidR="7F31EDC7" w:rsidRDefault="7F31EDC7" w:rsidP="0CDFBEE9">
            <w:pPr>
              <w:rPr>
                <w:lang w:eastAsia="en-CA"/>
              </w:rPr>
            </w:pPr>
            <w:r w:rsidRPr="0CDFBEE9">
              <w:rPr>
                <w:lang w:eastAsia="en-CA"/>
              </w:rPr>
              <w:t>Review entire application: are all components complete?</w:t>
            </w:r>
          </w:p>
        </w:tc>
        <w:tc>
          <w:tcPr>
            <w:tcW w:w="1558" w:type="dxa"/>
          </w:tcPr>
          <w:p w14:paraId="109A0C8F" w14:textId="06697592" w:rsidR="0CDFBEE9" w:rsidRDefault="0CDFBEE9" w:rsidP="0CDFBEE9">
            <w:r>
              <w:t>Admissions Officer</w:t>
            </w:r>
          </w:p>
        </w:tc>
        <w:tc>
          <w:tcPr>
            <w:tcW w:w="2133" w:type="dxa"/>
          </w:tcPr>
          <w:p w14:paraId="68BB4845" w14:textId="2655EFAE" w:rsidR="0CDFBEE9" w:rsidRDefault="0CDFBEE9" w:rsidP="0CDFBEE9">
            <w:r>
              <w:t>Thesis</w:t>
            </w:r>
          </w:p>
        </w:tc>
        <w:tc>
          <w:tcPr>
            <w:tcW w:w="1829" w:type="dxa"/>
          </w:tcPr>
          <w:p w14:paraId="158C6B6C" w14:textId="3F4D1878" w:rsidR="0CDFBEE9" w:rsidRDefault="0CDFBEE9" w:rsidP="0CDFBEE9">
            <w:r>
              <w:t>Admissions Record / Component</w:t>
            </w:r>
            <w:r w:rsidR="7F31EDC7">
              <w:t>s</w:t>
            </w:r>
          </w:p>
        </w:tc>
        <w:tc>
          <w:tcPr>
            <w:tcW w:w="3755" w:type="dxa"/>
          </w:tcPr>
          <w:p w14:paraId="06D6FA02" w14:textId="751D765C" w:rsidR="0CDFBEE9" w:rsidRDefault="0CDFBEE9" w:rsidP="0CDFBEE9"/>
        </w:tc>
        <w:tc>
          <w:tcPr>
            <w:tcW w:w="3849" w:type="dxa"/>
          </w:tcPr>
          <w:p w14:paraId="075A3C31" w14:textId="22E4B89F" w:rsidR="0CDFBEE9" w:rsidRDefault="0CDFBEE9" w:rsidP="0CDFBEE9"/>
        </w:tc>
      </w:tr>
      <w:tr w:rsidR="0CDFBEE9" w14:paraId="1277047A" w14:textId="77777777" w:rsidTr="23B08687">
        <w:trPr>
          <w:gridBefore w:val="1"/>
          <w:wBefore w:w="120" w:type="dxa"/>
          <w:cantSplit w:val="0"/>
          <w:trHeight w:val="83"/>
        </w:trPr>
        <w:tc>
          <w:tcPr>
            <w:tcW w:w="1065" w:type="dxa"/>
          </w:tcPr>
          <w:p w14:paraId="2C806ACA" w14:textId="7F126257" w:rsidR="7F31EDC7" w:rsidRDefault="7F31EDC7" w:rsidP="0CDFBEE9">
            <w:pPr>
              <w:jc w:val="right"/>
              <w:rPr>
                <w:b/>
                <w:bCs/>
              </w:rPr>
            </w:pPr>
            <w:r w:rsidRPr="0CDFBEE9">
              <w:rPr>
                <w:b/>
                <w:bCs/>
              </w:rPr>
              <w:t>7a.</w:t>
            </w:r>
          </w:p>
        </w:tc>
        <w:tc>
          <w:tcPr>
            <w:tcW w:w="3082" w:type="dxa"/>
          </w:tcPr>
          <w:p w14:paraId="33E7528A" w14:textId="240A8895" w:rsidR="7F31EDC7" w:rsidRDefault="7F31EDC7" w:rsidP="0CDFBEE9">
            <w:pPr>
              <w:rPr>
                <w:lang w:eastAsia="en-CA"/>
              </w:rPr>
            </w:pPr>
            <w:r w:rsidRPr="10EB82FC">
              <w:rPr>
                <w:lang w:eastAsia="en-CA"/>
              </w:rPr>
              <w:t>Yes: does this program require ranking?</w:t>
            </w:r>
          </w:p>
          <w:p w14:paraId="5EC5CB95" w14:textId="3879F10E" w:rsidR="7F31EDC7" w:rsidRDefault="7F31EDC7" w:rsidP="0CA2FA44">
            <w:pPr>
              <w:rPr>
                <w:strike/>
                <w:lang w:eastAsia="en-CA"/>
              </w:rPr>
            </w:pPr>
            <w:r w:rsidRPr="0CA2FA44">
              <w:rPr>
                <w:lang w:eastAsia="en-CA"/>
              </w:rPr>
              <w:t>Yes: change the Admissions Stage to “Application Pending Evaluation”</w:t>
            </w:r>
            <w:r w:rsidR="20DC692C" w:rsidRPr="0CA2FA44">
              <w:rPr>
                <w:lang w:eastAsia="en-CA"/>
              </w:rPr>
              <w:t xml:space="preserve"> </w:t>
            </w:r>
            <w:r w:rsidR="11CC8B2D" w:rsidRPr="0CA2FA44">
              <w:rPr>
                <w:lang w:eastAsia="en-CA"/>
              </w:rPr>
              <w:t xml:space="preserve">or “Application Pending Evaluation Conditional” </w:t>
            </w:r>
            <w:r w:rsidR="20DC692C" w:rsidRPr="0CA2FA44">
              <w:rPr>
                <w:strike/>
                <w:lang w:eastAsia="en-CA"/>
              </w:rPr>
              <w:t>and Ranking Component Status to “In Process”</w:t>
            </w:r>
          </w:p>
          <w:p w14:paraId="2E9B30BA" w14:textId="617D546F" w:rsidR="7F31EDC7" w:rsidRDefault="7F31EDC7" w:rsidP="1D243EFC">
            <w:pPr>
              <w:rPr>
                <w:lang w:eastAsia="en-CA"/>
              </w:rPr>
            </w:pPr>
            <w:r w:rsidRPr="1D243EFC">
              <w:rPr>
                <w:lang w:eastAsia="en-CA"/>
              </w:rPr>
              <w:t>No: change the Admissions Stage to “Application Complete”</w:t>
            </w:r>
            <w:r w:rsidR="16D78B58" w:rsidRPr="1D243EFC">
              <w:rPr>
                <w:lang w:eastAsia="en-CA"/>
              </w:rPr>
              <w:t xml:space="preserve"> (after offer active date would be “Accepted”)</w:t>
            </w:r>
          </w:p>
          <w:p w14:paraId="71A4821D" w14:textId="335BC56C" w:rsidR="7F31EDC7" w:rsidRDefault="264B829B" w:rsidP="08EE7DD5">
            <w:pPr>
              <w:rPr>
                <w:lang w:eastAsia="en-CA"/>
              </w:rPr>
            </w:pPr>
            <w:r w:rsidRPr="08EE7DD5">
              <w:rPr>
                <w:b/>
                <w:bCs/>
                <w:lang w:eastAsia="en-CA"/>
              </w:rPr>
              <w:t>AND</w:t>
            </w:r>
            <w:r w:rsidRPr="08EE7DD5">
              <w:rPr>
                <w:lang w:eastAsia="en-CA"/>
              </w:rPr>
              <w:t xml:space="preserve"> update the Basis of Admissions field</w:t>
            </w:r>
          </w:p>
        </w:tc>
        <w:tc>
          <w:tcPr>
            <w:tcW w:w="1558" w:type="dxa"/>
          </w:tcPr>
          <w:p w14:paraId="69DB05A8" w14:textId="06697592" w:rsidR="0CDFBEE9" w:rsidRDefault="0CDFBEE9" w:rsidP="0CDFBEE9">
            <w:r>
              <w:t>Admissions Officer</w:t>
            </w:r>
          </w:p>
        </w:tc>
        <w:tc>
          <w:tcPr>
            <w:tcW w:w="2133" w:type="dxa"/>
          </w:tcPr>
          <w:p w14:paraId="321C3306" w14:textId="2655EFAE" w:rsidR="0CDFBEE9" w:rsidRDefault="0CDFBEE9" w:rsidP="0CDFBEE9">
            <w:r>
              <w:t>Thesis</w:t>
            </w:r>
          </w:p>
        </w:tc>
        <w:tc>
          <w:tcPr>
            <w:tcW w:w="1829" w:type="dxa"/>
          </w:tcPr>
          <w:p w14:paraId="1D43C651" w14:textId="2C45717D" w:rsidR="0CDFBEE9" w:rsidRDefault="0CDFBEE9" w:rsidP="0CDFBEE9">
            <w:r>
              <w:t xml:space="preserve">Admissions Record / </w:t>
            </w:r>
            <w:r w:rsidR="7F31EDC7">
              <w:t>Header</w:t>
            </w:r>
          </w:p>
        </w:tc>
        <w:tc>
          <w:tcPr>
            <w:tcW w:w="3755" w:type="dxa"/>
          </w:tcPr>
          <w:p w14:paraId="68D85F6A" w14:textId="2FC46CDF" w:rsidR="47F9BAB2" w:rsidRDefault="28C095D3" w:rsidP="0CDFBEE9">
            <w:r>
              <w:t>Automation – check if the Offer Active date has passed, if yes, update stage to “Accepted”</w:t>
            </w:r>
          </w:p>
        </w:tc>
        <w:tc>
          <w:tcPr>
            <w:tcW w:w="3849" w:type="dxa"/>
          </w:tcPr>
          <w:p w14:paraId="5E835AB7" w14:textId="414A1193" w:rsidR="7F31EDC7" w:rsidRDefault="018F3901" w:rsidP="4E27322B">
            <w:pPr>
              <w:rPr>
                <w:b/>
                <w:bCs/>
                <w:i/>
                <w:iCs/>
                <w:color w:val="FF0000"/>
              </w:rPr>
            </w:pPr>
            <w:r w:rsidRPr="4E27322B">
              <w:rPr>
                <w:b/>
                <w:bCs/>
                <w:i/>
                <w:iCs/>
                <w:color w:val="FF0000"/>
              </w:rPr>
              <w:t xml:space="preserve">Leads into </w:t>
            </w:r>
            <w:r w:rsidR="796E4DF2" w:rsidRPr="4E27322B">
              <w:rPr>
                <w:b/>
                <w:bCs/>
                <w:i/>
                <w:iCs/>
                <w:color w:val="FF0000"/>
              </w:rPr>
              <w:t>Application Pending Evaluation</w:t>
            </w:r>
            <w:r w:rsidR="29184F7C" w:rsidRPr="4E27322B">
              <w:rPr>
                <w:b/>
                <w:bCs/>
                <w:i/>
                <w:iCs/>
                <w:color w:val="FF0000"/>
              </w:rPr>
              <w:t xml:space="preserve"> workflow</w:t>
            </w:r>
          </w:p>
          <w:p w14:paraId="06724FF1" w14:textId="7B0250AD" w:rsidR="7F31EDC7" w:rsidRDefault="29184F7C" w:rsidP="4E27322B">
            <w:pPr>
              <w:rPr>
                <w:b/>
                <w:bCs/>
                <w:i/>
                <w:iCs/>
                <w:color w:val="FF0000"/>
              </w:rPr>
            </w:pPr>
            <w:r w:rsidRPr="4E27322B">
              <w:rPr>
                <w:b/>
                <w:bCs/>
                <w:i/>
                <w:iCs/>
                <w:color w:val="FF0000"/>
              </w:rPr>
              <w:t>Or</w:t>
            </w:r>
          </w:p>
          <w:p w14:paraId="1EE4E70F" w14:textId="58DA750D" w:rsidR="7F31EDC7" w:rsidRDefault="29184F7C" w:rsidP="4E27322B">
            <w:pPr>
              <w:rPr>
                <w:b/>
                <w:bCs/>
                <w:i/>
                <w:iCs/>
                <w:color w:val="FF0000"/>
              </w:rPr>
            </w:pPr>
            <w:r w:rsidRPr="4E27322B">
              <w:rPr>
                <w:b/>
                <w:bCs/>
                <w:i/>
                <w:iCs/>
                <w:color w:val="FF0000"/>
              </w:rPr>
              <w:t>Leads into Acceptance workflow</w:t>
            </w:r>
          </w:p>
        </w:tc>
      </w:tr>
      <w:tr w:rsidR="0CDFBEE9" w14:paraId="5CE48382" w14:textId="77777777" w:rsidTr="23B08687">
        <w:trPr>
          <w:gridBefore w:val="1"/>
          <w:wBefore w:w="120" w:type="dxa"/>
          <w:cantSplit w:val="0"/>
          <w:trHeight w:val="83"/>
        </w:trPr>
        <w:tc>
          <w:tcPr>
            <w:tcW w:w="1065" w:type="dxa"/>
          </w:tcPr>
          <w:p w14:paraId="2C664658" w14:textId="01060B8E" w:rsidR="7F31EDC7" w:rsidRDefault="7F31EDC7" w:rsidP="0CDFBEE9">
            <w:pPr>
              <w:jc w:val="right"/>
              <w:rPr>
                <w:b/>
                <w:bCs/>
              </w:rPr>
            </w:pPr>
            <w:r w:rsidRPr="0CDFBEE9">
              <w:rPr>
                <w:b/>
                <w:bCs/>
              </w:rPr>
              <w:t>7b.</w:t>
            </w:r>
          </w:p>
        </w:tc>
        <w:tc>
          <w:tcPr>
            <w:tcW w:w="3082" w:type="dxa"/>
          </w:tcPr>
          <w:p w14:paraId="32A17EE3" w14:textId="53DEC4F7" w:rsidR="0C5408D6" w:rsidRDefault="0C5408D6" w:rsidP="0CDFBEE9">
            <w:pPr>
              <w:rPr>
                <w:lang w:eastAsia="en-CA"/>
              </w:rPr>
            </w:pPr>
            <w:r w:rsidRPr="10EB82FC">
              <w:rPr>
                <w:lang w:eastAsia="en-CA"/>
              </w:rPr>
              <w:t>No components are incomplete, but one or more is marked “</w:t>
            </w:r>
            <w:r w:rsidR="7F31EDC7" w:rsidRPr="10EB82FC">
              <w:rPr>
                <w:lang w:eastAsia="en-CA"/>
              </w:rPr>
              <w:t>In Process</w:t>
            </w:r>
            <w:r w:rsidR="79E27B68" w:rsidRPr="10EB82FC">
              <w:rPr>
                <w:lang w:eastAsia="en-CA"/>
              </w:rPr>
              <w:t>”</w:t>
            </w:r>
            <w:r w:rsidR="7F31EDC7" w:rsidRPr="10EB82FC">
              <w:rPr>
                <w:lang w:eastAsia="en-CA"/>
              </w:rPr>
              <w:t>:</w:t>
            </w:r>
            <w:r w:rsidR="21280BB0" w:rsidRPr="10EB82FC">
              <w:rPr>
                <w:lang w:eastAsia="en-CA"/>
              </w:rPr>
              <w:t xml:space="preserve"> does this program require ranking?</w:t>
            </w:r>
          </w:p>
          <w:p w14:paraId="21515835" w14:textId="6D090D83" w:rsidR="21280BB0" w:rsidRDefault="21280BB0" w:rsidP="0CA2FA44">
            <w:pPr>
              <w:rPr>
                <w:strike/>
                <w:lang w:eastAsia="en-CA"/>
              </w:rPr>
            </w:pPr>
            <w:r w:rsidRPr="0CA2FA44">
              <w:rPr>
                <w:lang w:eastAsia="en-CA"/>
              </w:rPr>
              <w:t>Yes: change the Admissions Stage to “Application Pending Evaluation</w:t>
            </w:r>
            <w:r w:rsidR="50FA0C1E" w:rsidRPr="0CA2FA44">
              <w:rPr>
                <w:lang w:eastAsia="en-CA"/>
              </w:rPr>
              <w:t>, Conditional</w:t>
            </w:r>
            <w:r w:rsidRPr="0CA2FA44">
              <w:rPr>
                <w:lang w:eastAsia="en-CA"/>
              </w:rPr>
              <w:t>”</w:t>
            </w:r>
            <w:r w:rsidR="0131DE34" w:rsidRPr="0CA2FA44">
              <w:rPr>
                <w:lang w:eastAsia="en-CA"/>
              </w:rPr>
              <w:t xml:space="preserve"> </w:t>
            </w:r>
            <w:r w:rsidR="0131DE34" w:rsidRPr="0CA2FA44">
              <w:rPr>
                <w:strike/>
                <w:lang w:eastAsia="en-CA"/>
              </w:rPr>
              <w:t>and Ranking Component Status to “In Process”</w:t>
            </w:r>
          </w:p>
          <w:p w14:paraId="3CAB8B47" w14:textId="4C1AB913" w:rsidR="21280BB0" w:rsidRDefault="21280BB0" w:rsidP="1D243EFC">
            <w:pPr>
              <w:rPr>
                <w:lang w:eastAsia="en-CA"/>
              </w:rPr>
            </w:pPr>
            <w:r w:rsidRPr="1D243EFC">
              <w:rPr>
                <w:lang w:eastAsia="en-CA"/>
              </w:rPr>
              <w:t>No:</w:t>
            </w:r>
            <w:r w:rsidR="7F31EDC7" w:rsidRPr="1D243EFC">
              <w:rPr>
                <w:lang w:eastAsia="en-CA"/>
              </w:rPr>
              <w:t xml:space="preserve"> change the Admissions Stage to “Application Complete, Conditional”</w:t>
            </w:r>
            <w:r w:rsidR="04232E4A" w:rsidRPr="1D243EFC">
              <w:rPr>
                <w:lang w:eastAsia="en-CA"/>
              </w:rPr>
              <w:t xml:space="preserve"> (after </w:t>
            </w:r>
            <w:r w:rsidR="04232E4A" w:rsidRPr="1D243EFC">
              <w:rPr>
                <w:lang w:eastAsia="en-CA"/>
              </w:rPr>
              <w:lastRenderedPageBreak/>
              <w:t>offer active date would be “Accepted, Conditional”)</w:t>
            </w:r>
            <w:r w:rsidR="261F0AE6" w:rsidRPr="1D243EFC">
              <w:rPr>
                <w:lang w:eastAsia="en-CA"/>
              </w:rPr>
              <w:t xml:space="preserve"> </w:t>
            </w:r>
            <w:r w:rsidR="261F0AE6" w:rsidRPr="1D243EFC">
              <w:rPr>
                <w:b/>
                <w:bCs/>
                <w:lang w:eastAsia="en-CA"/>
              </w:rPr>
              <w:t>AND</w:t>
            </w:r>
            <w:r w:rsidR="261F0AE6" w:rsidRPr="1D243EFC">
              <w:rPr>
                <w:lang w:eastAsia="en-CA"/>
              </w:rPr>
              <w:t xml:space="preserve"> update the Basis of Admissions field</w:t>
            </w:r>
          </w:p>
        </w:tc>
        <w:tc>
          <w:tcPr>
            <w:tcW w:w="1558" w:type="dxa"/>
          </w:tcPr>
          <w:p w14:paraId="12841202" w14:textId="06697592" w:rsidR="0CDFBEE9" w:rsidRDefault="0CDFBEE9" w:rsidP="0CDFBEE9">
            <w:r>
              <w:lastRenderedPageBreak/>
              <w:t>Admissions Officer</w:t>
            </w:r>
          </w:p>
        </w:tc>
        <w:tc>
          <w:tcPr>
            <w:tcW w:w="2133" w:type="dxa"/>
          </w:tcPr>
          <w:p w14:paraId="4CBBD308" w14:textId="2655EFAE" w:rsidR="0CDFBEE9" w:rsidRDefault="0CDFBEE9" w:rsidP="0CDFBEE9">
            <w:r>
              <w:t>Thesis</w:t>
            </w:r>
          </w:p>
        </w:tc>
        <w:tc>
          <w:tcPr>
            <w:tcW w:w="1829" w:type="dxa"/>
          </w:tcPr>
          <w:p w14:paraId="0A93F120" w14:textId="2C45717D" w:rsidR="0CDFBEE9" w:rsidRDefault="0CDFBEE9" w:rsidP="0CDFBEE9">
            <w:r>
              <w:t>Admissions Record / Header</w:t>
            </w:r>
          </w:p>
        </w:tc>
        <w:tc>
          <w:tcPr>
            <w:tcW w:w="3755" w:type="dxa"/>
          </w:tcPr>
          <w:p w14:paraId="198D680B" w14:textId="78F39BD0" w:rsidR="77E8DCE3" w:rsidRDefault="77E8DCE3" w:rsidP="0CDFBEE9">
            <w:r>
              <w:t>Automation – check if the Offer Active date has passed, if yes, update stage to “Accepted, Conditional”</w:t>
            </w:r>
          </w:p>
          <w:p w14:paraId="3E8B89E6" w14:textId="746309C5" w:rsidR="0CDFBEE9" w:rsidRDefault="0CDFBEE9" w:rsidP="0CDFBEE9"/>
        </w:tc>
        <w:tc>
          <w:tcPr>
            <w:tcW w:w="3849" w:type="dxa"/>
          </w:tcPr>
          <w:p w14:paraId="21F5F758" w14:textId="414A1193" w:rsidR="0CDFBEE9" w:rsidRDefault="3E664E18" w:rsidP="4E27322B">
            <w:pPr>
              <w:rPr>
                <w:b/>
                <w:bCs/>
                <w:i/>
                <w:iCs/>
                <w:color w:val="FF0000"/>
              </w:rPr>
            </w:pPr>
            <w:r w:rsidRPr="4E27322B">
              <w:rPr>
                <w:b/>
                <w:bCs/>
                <w:i/>
                <w:iCs/>
                <w:color w:val="FF0000"/>
              </w:rPr>
              <w:t>Leads into Application Pending Evaluation workflow</w:t>
            </w:r>
          </w:p>
          <w:p w14:paraId="2E67C70F" w14:textId="7B0250AD" w:rsidR="0CDFBEE9" w:rsidRDefault="3E664E18" w:rsidP="4E27322B">
            <w:pPr>
              <w:rPr>
                <w:b/>
                <w:bCs/>
                <w:i/>
                <w:iCs/>
                <w:color w:val="FF0000"/>
              </w:rPr>
            </w:pPr>
            <w:r w:rsidRPr="4E27322B">
              <w:rPr>
                <w:b/>
                <w:bCs/>
                <w:i/>
                <w:iCs/>
                <w:color w:val="FF0000"/>
              </w:rPr>
              <w:t>Or</w:t>
            </w:r>
          </w:p>
          <w:p w14:paraId="2F03FF7F" w14:textId="58DA750D" w:rsidR="0CDFBEE9" w:rsidRDefault="3E664E18" w:rsidP="4E27322B">
            <w:pPr>
              <w:rPr>
                <w:b/>
                <w:bCs/>
                <w:i/>
                <w:iCs/>
                <w:color w:val="FF0000"/>
              </w:rPr>
            </w:pPr>
            <w:r w:rsidRPr="4E27322B">
              <w:rPr>
                <w:b/>
                <w:bCs/>
                <w:i/>
                <w:iCs/>
                <w:color w:val="FF0000"/>
              </w:rPr>
              <w:t>Leads into Acceptance workflow</w:t>
            </w:r>
          </w:p>
          <w:p w14:paraId="0FC129B9" w14:textId="222C1112" w:rsidR="0CDFBEE9" w:rsidRDefault="0CDFBEE9" w:rsidP="4E27322B"/>
        </w:tc>
      </w:tr>
      <w:tr w:rsidR="0CDFBEE9" w14:paraId="5E0815F3" w14:textId="77777777" w:rsidTr="23B08687">
        <w:trPr>
          <w:gridBefore w:val="1"/>
          <w:wBefore w:w="120" w:type="dxa"/>
          <w:cantSplit w:val="0"/>
          <w:trHeight w:val="83"/>
        </w:trPr>
        <w:tc>
          <w:tcPr>
            <w:tcW w:w="1065" w:type="dxa"/>
          </w:tcPr>
          <w:p w14:paraId="50EF12C9" w14:textId="015C9159" w:rsidR="7F31EDC7" w:rsidRDefault="7F31EDC7" w:rsidP="0CDFBEE9">
            <w:pPr>
              <w:jc w:val="right"/>
              <w:rPr>
                <w:b/>
                <w:bCs/>
              </w:rPr>
            </w:pPr>
            <w:r w:rsidRPr="0CDFBEE9">
              <w:rPr>
                <w:b/>
                <w:bCs/>
              </w:rPr>
              <w:t>7c.</w:t>
            </w:r>
          </w:p>
        </w:tc>
        <w:tc>
          <w:tcPr>
            <w:tcW w:w="3082" w:type="dxa"/>
          </w:tcPr>
          <w:p w14:paraId="5FFA480E" w14:textId="45130737" w:rsidR="7F31EDC7" w:rsidRDefault="7F31EDC7" w:rsidP="1D243EFC">
            <w:pPr>
              <w:rPr>
                <w:lang w:eastAsia="en-CA"/>
              </w:rPr>
            </w:pPr>
            <w:r w:rsidRPr="1D243EFC">
              <w:rPr>
                <w:lang w:eastAsia="en-CA"/>
              </w:rPr>
              <w:t>No: if there are outstanding “incomplete” components</w:t>
            </w:r>
            <w:r w:rsidR="49F4AE05" w:rsidRPr="1D243EFC">
              <w:rPr>
                <w:lang w:eastAsia="en-CA"/>
              </w:rPr>
              <w:t>: is it an HPAT or AC-PAA testing component?</w:t>
            </w:r>
          </w:p>
          <w:p w14:paraId="35FD5E10" w14:textId="0EE1ED09" w:rsidR="7F31EDC7" w:rsidRDefault="49F4AE05" w:rsidP="1D243EFC">
            <w:pPr>
              <w:rPr>
                <w:lang w:eastAsia="en-CA"/>
              </w:rPr>
            </w:pPr>
            <w:r w:rsidRPr="1D243EFC">
              <w:rPr>
                <w:lang w:eastAsia="en-CA"/>
              </w:rPr>
              <w:t xml:space="preserve">Yes: change the Process Step Status to “TCOBS: Test Requirement” </w:t>
            </w:r>
            <w:r w:rsidR="0CC6F5C2" w:rsidRPr="1D243EFC">
              <w:rPr>
                <w:lang w:eastAsia="en-CA"/>
              </w:rPr>
              <w:t xml:space="preserve"> </w:t>
            </w:r>
            <w:r w:rsidR="0CC6F5C2" w:rsidRPr="1D243EFC">
              <w:rPr>
                <w:b/>
                <w:bCs/>
                <w:lang w:eastAsia="en-CA"/>
              </w:rPr>
              <w:t>AND</w:t>
            </w:r>
          </w:p>
          <w:p w14:paraId="1067A047" w14:textId="5EB67E03" w:rsidR="7F31EDC7" w:rsidRDefault="0CC6F5C2" w:rsidP="08EE7DD5">
            <w:pPr>
              <w:rPr>
                <w:lang w:eastAsia="en-CA"/>
              </w:rPr>
            </w:pPr>
            <w:r w:rsidRPr="08EE7DD5">
              <w:rPr>
                <w:lang w:eastAsia="en-CA"/>
              </w:rPr>
              <w:t>change the Admissions stage to “Application Incomplete”</w:t>
            </w:r>
          </w:p>
          <w:p w14:paraId="11C305FB" w14:textId="2A02B769" w:rsidR="7F31EDC7" w:rsidRDefault="7F31EDC7" w:rsidP="08EE7DD5">
            <w:pPr>
              <w:rPr>
                <w:lang w:eastAsia="en-CA"/>
              </w:rPr>
            </w:pPr>
          </w:p>
          <w:p w14:paraId="178D3436" w14:textId="11D23393" w:rsidR="7F31EDC7" w:rsidRDefault="49F4AE05" w:rsidP="08EE7DD5">
            <w:pPr>
              <w:rPr>
                <w:lang w:eastAsia="en-CA"/>
              </w:rPr>
            </w:pPr>
            <w:r w:rsidRPr="08EE7DD5">
              <w:rPr>
                <w:lang w:eastAsia="en-CA"/>
              </w:rPr>
              <w:t>No:</w:t>
            </w:r>
            <w:r w:rsidR="7F31EDC7" w:rsidRPr="08EE7DD5">
              <w:rPr>
                <w:lang w:eastAsia="en-CA"/>
              </w:rPr>
              <w:t xml:space="preserve"> </w:t>
            </w:r>
            <w:r w:rsidR="14E28DDD" w:rsidRPr="08EE7DD5">
              <w:rPr>
                <w:lang w:eastAsia="en-CA"/>
              </w:rPr>
              <w:t>is it an Admissions Portfolio or Admissions Eligibility Package?</w:t>
            </w:r>
          </w:p>
          <w:p w14:paraId="41F35D21" w14:textId="798ABAE0" w:rsidR="7F31EDC7" w:rsidRDefault="14E28DDD" w:rsidP="01DCAF7C">
            <w:pPr>
              <w:rPr>
                <w:b/>
                <w:bCs/>
                <w:lang w:eastAsia="en-CA"/>
              </w:rPr>
            </w:pPr>
            <w:r w:rsidRPr="01DCAF7C">
              <w:rPr>
                <w:lang w:eastAsia="en-CA"/>
              </w:rPr>
              <w:t xml:space="preserve">Yes: </w:t>
            </w:r>
            <w:r w:rsidR="44B62538" w:rsidRPr="01DCAF7C">
              <w:rPr>
                <w:lang w:eastAsia="en-CA"/>
              </w:rPr>
              <w:t xml:space="preserve">change the Process Step Status to “In Process” </w:t>
            </w:r>
            <w:r w:rsidR="44B62538" w:rsidRPr="01DCAF7C">
              <w:rPr>
                <w:b/>
                <w:bCs/>
                <w:lang w:eastAsia="en-CA"/>
              </w:rPr>
              <w:t xml:space="preserve">AND </w:t>
            </w:r>
          </w:p>
          <w:p w14:paraId="46E9394B" w14:textId="6D91770B" w:rsidR="7F31EDC7" w:rsidRDefault="7F31EDC7" w:rsidP="08EE7DD5">
            <w:pPr>
              <w:rPr>
                <w:lang w:eastAsia="en-CA"/>
              </w:rPr>
            </w:pPr>
            <w:r w:rsidRPr="08EE7DD5">
              <w:rPr>
                <w:lang w:eastAsia="en-CA"/>
              </w:rPr>
              <w:t>change the Admissions stage to “Application Incomplete”</w:t>
            </w:r>
          </w:p>
          <w:p w14:paraId="73E5A796" w14:textId="6B9B372A" w:rsidR="7F31EDC7" w:rsidRDefault="7F31EDC7" w:rsidP="08EE7DD5">
            <w:pPr>
              <w:rPr>
                <w:lang w:eastAsia="en-CA"/>
              </w:rPr>
            </w:pPr>
          </w:p>
          <w:p w14:paraId="08AA049E" w14:textId="50307A5F" w:rsidR="7F31EDC7" w:rsidRDefault="71AD7B71" w:rsidP="0CDFBEE9">
            <w:pPr>
              <w:rPr>
                <w:lang w:eastAsia="en-CA"/>
              </w:rPr>
            </w:pPr>
            <w:r w:rsidRPr="08EE7DD5">
              <w:rPr>
                <w:lang w:eastAsia="en-CA"/>
              </w:rPr>
              <w:t>No: change the Admissions stage to “Application Incomplete”</w:t>
            </w:r>
          </w:p>
        </w:tc>
        <w:tc>
          <w:tcPr>
            <w:tcW w:w="1558" w:type="dxa"/>
          </w:tcPr>
          <w:p w14:paraId="78DD3FDE" w14:textId="06697592" w:rsidR="0CDFBEE9" w:rsidRDefault="0CDFBEE9" w:rsidP="0CDFBEE9">
            <w:r>
              <w:t>Admissions Officer</w:t>
            </w:r>
          </w:p>
        </w:tc>
        <w:tc>
          <w:tcPr>
            <w:tcW w:w="2133" w:type="dxa"/>
          </w:tcPr>
          <w:p w14:paraId="4A0F4AF4" w14:textId="2655EFAE" w:rsidR="0CDFBEE9" w:rsidRDefault="0CDFBEE9" w:rsidP="0CDFBEE9">
            <w:r>
              <w:t>Thesis</w:t>
            </w:r>
          </w:p>
        </w:tc>
        <w:tc>
          <w:tcPr>
            <w:tcW w:w="1829" w:type="dxa"/>
          </w:tcPr>
          <w:p w14:paraId="0623A786" w14:textId="2C45717D" w:rsidR="0CDFBEE9" w:rsidRDefault="0CDFBEE9" w:rsidP="0CDFBEE9">
            <w:r>
              <w:t>Admissions Record / Header</w:t>
            </w:r>
          </w:p>
        </w:tc>
        <w:tc>
          <w:tcPr>
            <w:tcW w:w="3755" w:type="dxa"/>
          </w:tcPr>
          <w:p w14:paraId="7D008370" w14:textId="26A18F1B" w:rsidR="0CDFBEE9" w:rsidRDefault="0CDFBEE9" w:rsidP="0CDFBEE9"/>
        </w:tc>
        <w:tc>
          <w:tcPr>
            <w:tcW w:w="3849" w:type="dxa"/>
          </w:tcPr>
          <w:p w14:paraId="7B6CCB01" w14:textId="59C6B696" w:rsidR="57800723" w:rsidRDefault="57800723" w:rsidP="0CDFBEE9">
            <w:r>
              <w:t>This will cycle back through steps 3-7 as new documents are provided</w:t>
            </w:r>
          </w:p>
          <w:p w14:paraId="5DB066CC" w14:textId="025C8235" w:rsidR="57800723" w:rsidRDefault="57800723" w:rsidP="0CDFBEE9"/>
          <w:p w14:paraId="45FB6666" w14:textId="2B062D52" w:rsidR="57800723" w:rsidRDefault="5BCEA0CA" w:rsidP="0CDFBEE9">
            <w:r>
              <w:t>TCOBs Email included in RS-305-047</w:t>
            </w:r>
          </w:p>
        </w:tc>
      </w:tr>
      <w:tr w:rsidR="0CDFBEE9" w14:paraId="53DAF9CA" w14:textId="77777777" w:rsidTr="23B08687">
        <w:trPr>
          <w:gridBefore w:val="1"/>
          <w:wBefore w:w="120" w:type="dxa"/>
          <w:cantSplit w:val="0"/>
          <w:trHeight w:val="83"/>
        </w:trPr>
        <w:tc>
          <w:tcPr>
            <w:tcW w:w="1065" w:type="dxa"/>
          </w:tcPr>
          <w:p w14:paraId="16E64B6E" w14:textId="4A41A421" w:rsidR="03F5538E" w:rsidRDefault="03F5538E" w:rsidP="0CDFBEE9">
            <w:pPr>
              <w:jc w:val="right"/>
              <w:rPr>
                <w:b/>
                <w:bCs/>
              </w:rPr>
            </w:pPr>
            <w:r w:rsidRPr="0CDFBEE9">
              <w:rPr>
                <w:b/>
                <w:bCs/>
              </w:rPr>
              <w:t>8.</w:t>
            </w:r>
          </w:p>
        </w:tc>
        <w:tc>
          <w:tcPr>
            <w:tcW w:w="3082" w:type="dxa"/>
          </w:tcPr>
          <w:p w14:paraId="4F2F0525" w14:textId="6EB323C4" w:rsidR="03F5538E" w:rsidRDefault="03F5538E" w:rsidP="0CDFBEE9">
            <w:pPr>
              <w:rPr>
                <w:lang w:eastAsia="en-CA"/>
              </w:rPr>
            </w:pPr>
            <w:r w:rsidRPr="0CDFBEE9">
              <w:rPr>
                <w:lang w:eastAsia="en-CA"/>
              </w:rPr>
              <w:t>Save Record</w:t>
            </w:r>
          </w:p>
        </w:tc>
        <w:tc>
          <w:tcPr>
            <w:tcW w:w="1558" w:type="dxa"/>
          </w:tcPr>
          <w:p w14:paraId="18E5801D" w14:textId="0702B818" w:rsidR="03F5538E" w:rsidRDefault="03F5538E" w:rsidP="0CDFBEE9">
            <w:r>
              <w:t>Admissions Officer</w:t>
            </w:r>
          </w:p>
        </w:tc>
        <w:tc>
          <w:tcPr>
            <w:tcW w:w="2133" w:type="dxa"/>
          </w:tcPr>
          <w:p w14:paraId="06B135DA" w14:textId="3EFC02AB" w:rsidR="03F5538E" w:rsidRDefault="03F5538E" w:rsidP="0CDFBEE9">
            <w:r>
              <w:t>Thesis</w:t>
            </w:r>
          </w:p>
        </w:tc>
        <w:tc>
          <w:tcPr>
            <w:tcW w:w="1829" w:type="dxa"/>
          </w:tcPr>
          <w:p w14:paraId="157062FF" w14:textId="0FED7D11" w:rsidR="03F5538E" w:rsidRDefault="03F5538E" w:rsidP="0CDFBEE9">
            <w:r>
              <w:t>Admissions Record</w:t>
            </w:r>
          </w:p>
        </w:tc>
        <w:tc>
          <w:tcPr>
            <w:tcW w:w="3755" w:type="dxa"/>
          </w:tcPr>
          <w:p w14:paraId="5864A0B0" w14:textId="05DF42AE" w:rsidR="0CDFBEE9" w:rsidRDefault="0CDFBEE9" w:rsidP="0CDFBEE9"/>
        </w:tc>
        <w:tc>
          <w:tcPr>
            <w:tcW w:w="3849" w:type="dxa"/>
          </w:tcPr>
          <w:p w14:paraId="55F3BF10" w14:textId="4AE50B8F" w:rsidR="0CDFBEE9" w:rsidRDefault="0CDFBEE9" w:rsidP="0CDFBEE9"/>
        </w:tc>
      </w:tr>
      <w:tr w:rsidR="0CDFBEE9" w14:paraId="48C5EFB9" w14:textId="77777777" w:rsidTr="23B08687">
        <w:trPr>
          <w:gridBefore w:val="1"/>
          <w:wBefore w:w="120" w:type="dxa"/>
          <w:cantSplit w:val="0"/>
          <w:trHeight w:val="83"/>
        </w:trPr>
        <w:tc>
          <w:tcPr>
            <w:tcW w:w="1065" w:type="dxa"/>
          </w:tcPr>
          <w:p w14:paraId="39B031A2" w14:textId="35E68DF1" w:rsidR="03F5538E" w:rsidRDefault="03F5538E" w:rsidP="0CDFBEE9">
            <w:pPr>
              <w:jc w:val="right"/>
              <w:rPr>
                <w:b/>
                <w:bCs/>
              </w:rPr>
            </w:pPr>
            <w:r w:rsidRPr="0CDFBEE9">
              <w:rPr>
                <w:b/>
                <w:bCs/>
              </w:rPr>
              <w:lastRenderedPageBreak/>
              <w:t>9.</w:t>
            </w:r>
          </w:p>
        </w:tc>
        <w:tc>
          <w:tcPr>
            <w:tcW w:w="3082" w:type="dxa"/>
          </w:tcPr>
          <w:p w14:paraId="524D9CEE" w14:textId="20C21437" w:rsidR="03F5538E" w:rsidRDefault="03F5538E" w:rsidP="0CDFBEE9">
            <w:pPr>
              <w:rPr>
                <w:lang w:eastAsia="en-CA"/>
              </w:rPr>
            </w:pPr>
            <w:r w:rsidRPr="0CDFBEE9">
              <w:rPr>
                <w:lang w:eastAsia="en-CA"/>
              </w:rPr>
              <w:t>Repeat steps 4-8 for all records on the “Application Materials Submitted” QL</w:t>
            </w:r>
          </w:p>
        </w:tc>
        <w:tc>
          <w:tcPr>
            <w:tcW w:w="1558" w:type="dxa"/>
          </w:tcPr>
          <w:p w14:paraId="37F6DD3E" w14:textId="0702B818" w:rsidR="0CDFBEE9" w:rsidRDefault="0CDFBEE9" w:rsidP="0CDFBEE9">
            <w:r>
              <w:t>Admissions Officer</w:t>
            </w:r>
          </w:p>
        </w:tc>
        <w:tc>
          <w:tcPr>
            <w:tcW w:w="2133" w:type="dxa"/>
          </w:tcPr>
          <w:p w14:paraId="0B7C77C3" w14:textId="3EFC02AB" w:rsidR="0CDFBEE9" w:rsidRDefault="0CDFBEE9" w:rsidP="0CDFBEE9">
            <w:r>
              <w:t>Thesis</w:t>
            </w:r>
          </w:p>
        </w:tc>
        <w:tc>
          <w:tcPr>
            <w:tcW w:w="1829" w:type="dxa"/>
          </w:tcPr>
          <w:p w14:paraId="0121F9C5" w14:textId="56A0CDE6" w:rsidR="74F85EF2" w:rsidRDefault="74F85EF2" w:rsidP="0CDFBEE9">
            <w:r>
              <w:t>Query List</w:t>
            </w:r>
          </w:p>
        </w:tc>
        <w:tc>
          <w:tcPr>
            <w:tcW w:w="3755" w:type="dxa"/>
          </w:tcPr>
          <w:p w14:paraId="7B850046" w14:textId="04C1EF4C" w:rsidR="0CDFBEE9" w:rsidRDefault="0CDFBEE9" w:rsidP="0CDFBEE9"/>
        </w:tc>
        <w:tc>
          <w:tcPr>
            <w:tcW w:w="3849" w:type="dxa"/>
          </w:tcPr>
          <w:p w14:paraId="4687E133" w14:textId="503F8F9B" w:rsidR="0CDFBEE9" w:rsidRDefault="0CDFBEE9" w:rsidP="0CDFBEE9"/>
        </w:tc>
      </w:tr>
      <w:bookmarkEnd w:id="12"/>
      <w:tr w:rsidR="007D344F" w:rsidRPr="00EA6862" w14:paraId="10CC089F" w14:textId="77777777" w:rsidTr="23B08687">
        <w:trPr>
          <w:gridBefore w:val="1"/>
          <w:wBefore w:w="120" w:type="dxa"/>
          <w:cantSplit w:val="0"/>
          <w:trHeight w:val="83"/>
        </w:trPr>
        <w:tc>
          <w:tcPr>
            <w:tcW w:w="1065" w:type="dxa"/>
            <w:shd w:val="clear" w:color="auto" w:fill="E2EFD9" w:themeFill="accent6" w:themeFillTint="33"/>
          </w:tcPr>
          <w:p w14:paraId="70E30391" w14:textId="00981DC0" w:rsidR="007D344F" w:rsidRPr="002B5003" w:rsidRDefault="007D344F" w:rsidP="007D344F">
            <w:pPr>
              <w:pStyle w:val="ListParagraph"/>
              <w:ind w:left="0"/>
              <w:jc w:val="center"/>
              <w:rPr>
                <w:b/>
                <w:szCs w:val="24"/>
              </w:rPr>
            </w:pPr>
          </w:p>
        </w:tc>
        <w:tc>
          <w:tcPr>
            <w:tcW w:w="3082" w:type="dxa"/>
            <w:shd w:val="clear" w:color="auto" w:fill="E2EFD9" w:themeFill="accent6" w:themeFillTint="33"/>
          </w:tcPr>
          <w:p w14:paraId="500CCAC2" w14:textId="2A3D810C" w:rsidR="007D344F" w:rsidRPr="00EA6862" w:rsidRDefault="10E9EAB4" w:rsidP="3F32CA67">
            <w:pPr>
              <w:spacing w:line="259" w:lineRule="auto"/>
              <w:contextualSpacing/>
              <w:rPr>
                <w:lang w:eastAsia="en-CA"/>
              </w:rPr>
            </w:pPr>
            <w:r w:rsidRPr="3F32CA67">
              <w:rPr>
                <w:lang w:eastAsia="en-CA"/>
              </w:rPr>
              <w:t>Application on Hold</w:t>
            </w:r>
          </w:p>
        </w:tc>
        <w:tc>
          <w:tcPr>
            <w:tcW w:w="1558" w:type="dxa"/>
            <w:shd w:val="clear" w:color="auto" w:fill="E2EFD9" w:themeFill="accent6" w:themeFillTint="33"/>
          </w:tcPr>
          <w:p w14:paraId="15CB62B3" w14:textId="77777777" w:rsidR="007D344F" w:rsidRPr="00EA6862" w:rsidRDefault="007D344F" w:rsidP="665257C1">
            <w:pPr>
              <w:contextualSpacing/>
            </w:pPr>
          </w:p>
        </w:tc>
        <w:tc>
          <w:tcPr>
            <w:tcW w:w="2133" w:type="dxa"/>
            <w:shd w:val="clear" w:color="auto" w:fill="E2EFD9" w:themeFill="accent6" w:themeFillTint="33"/>
          </w:tcPr>
          <w:p w14:paraId="369627EC" w14:textId="77777777" w:rsidR="007D344F" w:rsidRPr="00EA6862" w:rsidRDefault="007D344F" w:rsidP="665257C1">
            <w:pPr>
              <w:contextualSpacing/>
            </w:pPr>
          </w:p>
        </w:tc>
        <w:tc>
          <w:tcPr>
            <w:tcW w:w="1829" w:type="dxa"/>
            <w:shd w:val="clear" w:color="auto" w:fill="E2EFD9" w:themeFill="accent6" w:themeFillTint="33"/>
          </w:tcPr>
          <w:p w14:paraId="398659BC" w14:textId="77777777" w:rsidR="007D344F" w:rsidRPr="00EA6862" w:rsidRDefault="007D344F" w:rsidP="665257C1">
            <w:pPr>
              <w:contextualSpacing/>
            </w:pPr>
          </w:p>
        </w:tc>
        <w:tc>
          <w:tcPr>
            <w:tcW w:w="3755" w:type="dxa"/>
            <w:shd w:val="clear" w:color="auto" w:fill="E2EFD9" w:themeFill="accent6" w:themeFillTint="33"/>
          </w:tcPr>
          <w:p w14:paraId="722D4255" w14:textId="77777777" w:rsidR="007D344F" w:rsidRPr="00EA6862" w:rsidRDefault="007D344F" w:rsidP="665257C1">
            <w:pPr>
              <w:contextualSpacing/>
            </w:pPr>
          </w:p>
        </w:tc>
        <w:tc>
          <w:tcPr>
            <w:tcW w:w="3849" w:type="dxa"/>
            <w:shd w:val="clear" w:color="auto" w:fill="E2EFD9" w:themeFill="accent6" w:themeFillTint="33"/>
          </w:tcPr>
          <w:p w14:paraId="4D56AA31" w14:textId="6129185A" w:rsidR="007D344F" w:rsidRPr="00EA6862" w:rsidRDefault="007D344F" w:rsidP="665257C1">
            <w:pPr>
              <w:contextualSpacing/>
              <w:rPr>
                <w:b/>
                <w:bCs/>
              </w:rPr>
            </w:pPr>
          </w:p>
        </w:tc>
      </w:tr>
      <w:tr w:rsidR="007D344F" w:rsidRPr="00EA6862" w14:paraId="7D85A85B" w14:textId="77777777" w:rsidTr="23B08687">
        <w:trPr>
          <w:gridBefore w:val="1"/>
          <w:wBefore w:w="120" w:type="dxa"/>
          <w:cantSplit w:val="0"/>
          <w:trHeight w:val="83"/>
        </w:trPr>
        <w:tc>
          <w:tcPr>
            <w:tcW w:w="1065" w:type="dxa"/>
          </w:tcPr>
          <w:p w14:paraId="44423834" w14:textId="77777777" w:rsidR="007D344F" w:rsidRDefault="007D344F" w:rsidP="007D344F">
            <w:pPr>
              <w:pStyle w:val="ListParagraph"/>
              <w:numPr>
                <w:ilvl w:val="0"/>
                <w:numId w:val="36"/>
              </w:numPr>
              <w:jc w:val="right"/>
              <w:rPr>
                <w:b/>
                <w:szCs w:val="24"/>
              </w:rPr>
            </w:pPr>
          </w:p>
        </w:tc>
        <w:tc>
          <w:tcPr>
            <w:tcW w:w="3082" w:type="dxa"/>
          </w:tcPr>
          <w:p w14:paraId="3B72FDA1" w14:textId="6C498041" w:rsidR="007D344F" w:rsidRPr="00EA6862" w:rsidRDefault="779DFEE6" w:rsidP="665257C1">
            <w:pPr>
              <w:contextualSpacing/>
              <w:rPr>
                <w:lang w:eastAsia="en-CA"/>
              </w:rPr>
            </w:pPr>
            <w:r w:rsidRPr="0CDFBEE9">
              <w:rPr>
                <w:lang w:eastAsia="en-CA"/>
              </w:rPr>
              <w:t>Access QL of Applications on Hold</w:t>
            </w:r>
          </w:p>
        </w:tc>
        <w:tc>
          <w:tcPr>
            <w:tcW w:w="1558" w:type="dxa"/>
          </w:tcPr>
          <w:p w14:paraId="4578E20E" w14:textId="158C7AA9" w:rsidR="007D344F" w:rsidRPr="00EA6862" w:rsidRDefault="779DFEE6" w:rsidP="665257C1">
            <w:pPr>
              <w:contextualSpacing/>
            </w:pPr>
            <w:r>
              <w:t>Admissions Officer</w:t>
            </w:r>
          </w:p>
        </w:tc>
        <w:tc>
          <w:tcPr>
            <w:tcW w:w="2133" w:type="dxa"/>
          </w:tcPr>
          <w:p w14:paraId="49850163" w14:textId="1D93060E" w:rsidR="007D344F" w:rsidRPr="00EA6862" w:rsidRDefault="779DFEE6" w:rsidP="665257C1">
            <w:pPr>
              <w:contextualSpacing/>
            </w:pPr>
            <w:r>
              <w:t>Thesis</w:t>
            </w:r>
          </w:p>
        </w:tc>
        <w:tc>
          <w:tcPr>
            <w:tcW w:w="1829" w:type="dxa"/>
          </w:tcPr>
          <w:p w14:paraId="0E9305B0" w14:textId="5DC4FBBF" w:rsidR="007D344F" w:rsidRPr="00EA6862" w:rsidRDefault="779DFEE6" w:rsidP="665257C1">
            <w:pPr>
              <w:contextualSpacing/>
            </w:pPr>
            <w:r>
              <w:t>Query List</w:t>
            </w:r>
          </w:p>
        </w:tc>
        <w:tc>
          <w:tcPr>
            <w:tcW w:w="3755" w:type="dxa"/>
          </w:tcPr>
          <w:p w14:paraId="394DF8CB" w14:textId="486E1C00" w:rsidR="007D344F" w:rsidRPr="00EA6862" w:rsidRDefault="007D344F" w:rsidP="665257C1">
            <w:pPr>
              <w:contextualSpacing/>
            </w:pPr>
          </w:p>
        </w:tc>
        <w:tc>
          <w:tcPr>
            <w:tcW w:w="3849" w:type="dxa"/>
          </w:tcPr>
          <w:p w14:paraId="7F4E6500" w14:textId="640A4AE3" w:rsidR="007D344F" w:rsidRDefault="007D344F" w:rsidP="0CDFBEE9">
            <w:pPr>
              <w:contextualSpacing/>
            </w:pPr>
          </w:p>
        </w:tc>
      </w:tr>
      <w:tr w:rsidR="007D344F" w:rsidRPr="00EA6862" w14:paraId="48F2BFBE" w14:textId="77777777" w:rsidTr="23B08687">
        <w:trPr>
          <w:gridBefore w:val="1"/>
          <w:wBefore w:w="120" w:type="dxa"/>
          <w:cantSplit w:val="0"/>
          <w:trHeight w:val="83"/>
        </w:trPr>
        <w:tc>
          <w:tcPr>
            <w:tcW w:w="1065" w:type="dxa"/>
          </w:tcPr>
          <w:p w14:paraId="0FEEDF86" w14:textId="77777777" w:rsidR="007D344F" w:rsidRDefault="007D344F" w:rsidP="007D344F">
            <w:pPr>
              <w:pStyle w:val="ListParagraph"/>
              <w:numPr>
                <w:ilvl w:val="0"/>
                <w:numId w:val="36"/>
              </w:numPr>
              <w:jc w:val="right"/>
              <w:rPr>
                <w:b/>
                <w:szCs w:val="24"/>
              </w:rPr>
            </w:pPr>
          </w:p>
        </w:tc>
        <w:tc>
          <w:tcPr>
            <w:tcW w:w="3082" w:type="dxa"/>
          </w:tcPr>
          <w:p w14:paraId="5A01DAF7" w14:textId="10829D3A" w:rsidR="007D344F" w:rsidRPr="00EA6862" w:rsidRDefault="779DFEE6" w:rsidP="0CDFBEE9">
            <w:pPr>
              <w:spacing w:line="259" w:lineRule="auto"/>
              <w:contextualSpacing/>
            </w:pPr>
            <w:r w:rsidRPr="0CDFBEE9">
              <w:rPr>
                <w:lang w:eastAsia="en-CA"/>
              </w:rPr>
              <w:t>Verify the status of the hold</w:t>
            </w:r>
          </w:p>
        </w:tc>
        <w:tc>
          <w:tcPr>
            <w:tcW w:w="1558" w:type="dxa"/>
          </w:tcPr>
          <w:p w14:paraId="37AC6356" w14:textId="158C7AA9" w:rsidR="0CDFBEE9" w:rsidRDefault="0CDFBEE9" w:rsidP="0CDFBEE9">
            <w:pPr>
              <w:contextualSpacing/>
            </w:pPr>
            <w:r>
              <w:t>Admissions Officer</w:t>
            </w:r>
          </w:p>
        </w:tc>
        <w:tc>
          <w:tcPr>
            <w:tcW w:w="2133" w:type="dxa"/>
          </w:tcPr>
          <w:p w14:paraId="0F5595C5" w14:textId="1D93060E" w:rsidR="0CDFBEE9" w:rsidRDefault="0CDFBEE9" w:rsidP="0CDFBEE9">
            <w:pPr>
              <w:contextualSpacing/>
            </w:pPr>
            <w:r>
              <w:t>Thesis</w:t>
            </w:r>
          </w:p>
        </w:tc>
        <w:tc>
          <w:tcPr>
            <w:tcW w:w="1829" w:type="dxa"/>
          </w:tcPr>
          <w:p w14:paraId="0C1FDA22" w14:textId="5DC4FBBF" w:rsidR="0CDFBEE9" w:rsidRDefault="0CDFBEE9" w:rsidP="0CDFBEE9">
            <w:pPr>
              <w:contextualSpacing/>
            </w:pPr>
            <w:r>
              <w:t>Query List</w:t>
            </w:r>
          </w:p>
        </w:tc>
        <w:tc>
          <w:tcPr>
            <w:tcW w:w="3755" w:type="dxa"/>
          </w:tcPr>
          <w:p w14:paraId="0419C537" w14:textId="77777777" w:rsidR="007D344F" w:rsidRPr="00EA6862" w:rsidRDefault="007D344F" w:rsidP="665257C1">
            <w:pPr>
              <w:contextualSpacing/>
            </w:pPr>
          </w:p>
        </w:tc>
        <w:tc>
          <w:tcPr>
            <w:tcW w:w="3849" w:type="dxa"/>
          </w:tcPr>
          <w:p w14:paraId="6BAF8E4B" w14:textId="77777777" w:rsidR="007D344F" w:rsidRDefault="007D344F" w:rsidP="665257C1">
            <w:pPr>
              <w:contextualSpacing/>
              <w:rPr>
                <w:b/>
                <w:bCs/>
              </w:rPr>
            </w:pPr>
          </w:p>
        </w:tc>
      </w:tr>
      <w:tr w:rsidR="7952EDBF" w14:paraId="2B216524" w14:textId="77777777" w:rsidTr="23B08687">
        <w:trPr>
          <w:gridBefore w:val="1"/>
          <w:wBefore w:w="120" w:type="dxa"/>
          <w:cantSplit w:val="0"/>
          <w:trHeight w:val="83"/>
        </w:trPr>
        <w:tc>
          <w:tcPr>
            <w:tcW w:w="1065" w:type="dxa"/>
          </w:tcPr>
          <w:p w14:paraId="48F5845E" w14:textId="6877B183" w:rsidR="7952EDBF" w:rsidRDefault="7952EDBF" w:rsidP="7952EDBF">
            <w:pPr>
              <w:jc w:val="right"/>
              <w:rPr>
                <w:b/>
                <w:bCs/>
              </w:rPr>
            </w:pPr>
            <w:r w:rsidRPr="7952EDBF">
              <w:rPr>
                <w:b/>
                <w:bCs/>
              </w:rPr>
              <w:t>2a.</w:t>
            </w:r>
          </w:p>
        </w:tc>
        <w:tc>
          <w:tcPr>
            <w:tcW w:w="3082" w:type="dxa"/>
          </w:tcPr>
          <w:p w14:paraId="115BD69A" w14:textId="15BBCA2B" w:rsidR="7367E58B" w:rsidRDefault="6ED45982" w:rsidP="7952EDBF">
            <w:pPr>
              <w:spacing w:line="259" w:lineRule="auto"/>
              <w:contextualSpacing/>
              <w:rPr>
                <w:lang w:eastAsia="en-CA"/>
              </w:rPr>
            </w:pPr>
            <w:r w:rsidRPr="080CE661">
              <w:rPr>
                <w:lang w:eastAsia="en-CA"/>
              </w:rPr>
              <w:t>If the hold type is financial or conduct related and the status is Active, no action.</w:t>
            </w:r>
          </w:p>
        </w:tc>
        <w:tc>
          <w:tcPr>
            <w:tcW w:w="1558" w:type="dxa"/>
          </w:tcPr>
          <w:p w14:paraId="4E133860" w14:textId="158C7AA9" w:rsidR="7952EDBF" w:rsidRDefault="7952EDBF" w:rsidP="7952EDBF">
            <w:pPr>
              <w:contextualSpacing/>
            </w:pPr>
            <w:r>
              <w:t>Admissions Officer</w:t>
            </w:r>
          </w:p>
        </w:tc>
        <w:tc>
          <w:tcPr>
            <w:tcW w:w="2133" w:type="dxa"/>
          </w:tcPr>
          <w:p w14:paraId="3D25D013" w14:textId="1D93060E" w:rsidR="7952EDBF" w:rsidRDefault="7952EDBF" w:rsidP="7952EDBF">
            <w:pPr>
              <w:contextualSpacing/>
            </w:pPr>
            <w:r>
              <w:t>Thesis</w:t>
            </w:r>
          </w:p>
        </w:tc>
        <w:tc>
          <w:tcPr>
            <w:tcW w:w="1829" w:type="dxa"/>
          </w:tcPr>
          <w:p w14:paraId="3606FBCB" w14:textId="5DC4FBBF" w:rsidR="7952EDBF" w:rsidRDefault="7952EDBF" w:rsidP="7952EDBF">
            <w:pPr>
              <w:contextualSpacing/>
            </w:pPr>
            <w:r>
              <w:t>Query List</w:t>
            </w:r>
          </w:p>
        </w:tc>
        <w:tc>
          <w:tcPr>
            <w:tcW w:w="3755" w:type="dxa"/>
          </w:tcPr>
          <w:p w14:paraId="3FF34F6F" w14:textId="3E580CE5" w:rsidR="7952EDBF" w:rsidRDefault="7952EDBF" w:rsidP="7952EDBF">
            <w:pPr>
              <w:contextualSpacing/>
            </w:pPr>
          </w:p>
        </w:tc>
        <w:tc>
          <w:tcPr>
            <w:tcW w:w="3849" w:type="dxa"/>
          </w:tcPr>
          <w:p w14:paraId="1B0C2B4E" w14:textId="732A281E" w:rsidR="1D6C7180" w:rsidRDefault="1D6C7180" w:rsidP="7952EDBF">
            <w:pPr>
              <w:contextualSpacing/>
            </w:pPr>
            <w:r w:rsidRPr="1D243EFC">
              <w:t>Application remains in this stage until the hold is voided or the program closes.</w:t>
            </w:r>
          </w:p>
        </w:tc>
      </w:tr>
      <w:tr w:rsidR="007D344F" w:rsidRPr="00EA6862" w14:paraId="1626E6E0" w14:textId="77777777" w:rsidTr="23B08687">
        <w:trPr>
          <w:gridBefore w:val="1"/>
          <w:wBefore w:w="120" w:type="dxa"/>
          <w:cantSplit w:val="0"/>
          <w:trHeight w:val="83"/>
        </w:trPr>
        <w:tc>
          <w:tcPr>
            <w:tcW w:w="1065" w:type="dxa"/>
          </w:tcPr>
          <w:p w14:paraId="108EB382" w14:textId="67353A1E" w:rsidR="007D344F" w:rsidRPr="002B5003" w:rsidRDefault="1E965F09" w:rsidP="0CDFBEE9">
            <w:pPr>
              <w:jc w:val="right"/>
              <w:rPr>
                <w:b/>
                <w:bCs/>
              </w:rPr>
            </w:pPr>
            <w:r w:rsidRPr="7952EDBF">
              <w:rPr>
                <w:b/>
                <w:bCs/>
              </w:rPr>
              <w:t>2</w:t>
            </w:r>
            <w:r w:rsidR="0513AB38" w:rsidRPr="7952EDBF">
              <w:rPr>
                <w:b/>
                <w:bCs/>
              </w:rPr>
              <w:t>b</w:t>
            </w:r>
            <w:r w:rsidRPr="7952EDBF">
              <w:rPr>
                <w:b/>
                <w:bCs/>
              </w:rPr>
              <w:t>.</w:t>
            </w:r>
          </w:p>
        </w:tc>
        <w:tc>
          <w:tcPr>
            <w:tcW w:w="3082" w:type="dxa"/>
          </w:tcPr>
          <w:p w14:paraId="4D894536" w14:textId="2F622508" w:rsidR="007D344F" w:rsidRPr="00EA6862" w:rsidRDefault="4E26CC1B" w:rsidP="080CE661">
            <w:pPr>
              <w:contextualSpacing/>
              <w:rPr>
                <w:lang w:eastAsia="en-CA"/>
              </w:rPr>
            </w:pPr>
            <w:r w:rsidRPr="080CE661">
              <w:rPr>
                <w:lang w:eastAsia="en-CA"/>
              </w:rPr>
              <w:t xml:space="preserve">If the hold type is </w:t>
            </w:r>
            <w:r w:rsidR="1A04B809" w:rsidRPr="080CE661">
              <w:rPr>
                <w:lang w:eastAsia="en-CA"/>
              </w:rPr>
              <w:t xml:space="preserve">academic and the application is for the </w:t>
            </w:r>
            <w:r w:rsidR="1A04B809" w:rsidRPr="080CE661">
              <w:rPr>
                <w:b/>
                <w:bCs/>
                <w:lang w:eastAsia="en-CA"/>
              </w:rPr>
              <w:t>same</w:t>
            </w:r>
            <w:r w:rsidR="1A04B809" w:rsidRPr="080CE661">
              <w:rPr>
                <w:lang w:eastAsia="en-CA"/>
              </w:rPr>
              <w:t xml:space="preserve"> program: add Additional Information “Application on Hold: Confirm with Department”</w:t>
            </w:r>
          </w:p>
        </w:tc>
        <w:tc>
          <w:tcPr>
            <w:tcW w:w="1558" w:type="dxa"/>
          </w:tcPr>
          <w:p w14:paraId="6B797301" w14:textId="158C7AA9" w:rsidR="0CDFBEE9" w:rsidRDefault="0CDFBEE9" w:rsidP="0CDFBEE9">
            <w:pPr>
              <w:contextualSpacing/>
            </w:pPr>
            <w:r>
              <w:t>Admissions Officer</w:t>
            </w:r>
          </w:p>
        </w:tc>
        <w:tc>
          <w:tcPr>
            <w:tcW w:w="2133" w:type="dxa"/>
          </w:tcPr>
          <w:p w14:paraId="548C94B5" w14:textId="1D93060E" w:rsidR="0CDFBEE9" w:rsidRDefault="0CDFBEE9" w:rsidP="0CDFBEE9">
            <w:pPr>
              <w:contextualSpacing/>
            </w:pPr>
            <w:r>
              <w:t>Thesis</w:t>
            </w:r>
          </w:p>
        </w:tc>
        <w:tc>
          <w:tcPr>
            <w:tcW w:w="1829" w:type="dxa"/>
          </w:tcPr>
          <w:p w14:paraId="6482F874" w14:textId="5DC4FBBF" w:rsidR="0CDFBEE9" w:rsidRDefault="0CDFBEE9" w:rsidP="0CDFBEE9">
            <w:pPr>
              <w:contextualSpacing/>
            </w:pPr>
            <w:r>
              <w:t>Query List</w:t>
            </w:r>
          </w:p>
        </w:tc>
        <w:tc>
          <w:tcPr>
            <w:tcW w:w="3755" w:type="dxa"/>
          </w:tcPr>
          <w:p w14:paraId="6E82B808" w14:textId="3E580CE5" w:rsidR="007D344F" w:rsidRPr="00EA6862" w:rsidRDefault="007D344F" w:rsidP="665257C1">
            <w:pPr>
              <w:contextualSpacing/>
            </w:pPr>
          </w:p>
        </w:tc>
        <w:tc>
          <w:tcPr>
            <w:tcW w:w="3849" w:type="dxa"/>
          </w:tcPr>
          <w:p w14:paraId="27DAF648" w14:textId="4A6F8593" w:rsidR="007D344F" w:rsidRPr="00EA6862" w:rsidRDefault="5EDE09C8" w:rsidP="7952EDBF">
            <w:pPr>
              <w:contextualSpacing/>
            </w:pPr>
            <w:r>
              <w:t xml:space="preserve">This </w:t>
            </w:r>
            <w:r w:rsidR="6160C349">
              <w:t xml:space="preserve">will </w:t>
            </w:r>
            <w:r>
              <w:t xml:space="preserve">prompt the student to meet with the PC </w:t>
            </w:r>
            <w:r w:rsidR="5ECBB291">
              <w:t>to</w:t>
            </w:r>
            <w:r>
              <w:t xml:space="preserve"> have the hold voided</w:t>
            </w:r>
            <w:r w:rsidR="5ECBB291">
              <w:t xml:space="preserve"> if eligible.</w:t>
            </w:r>
          </w:p>
        </w:tc>
      </w:tr>
      <w:tr w:rsidR="7952EDBF" w14:paraId="66A7EA4A" w14:textId="77777777" w:rsidTr="23B08687">
        <w:trPr>
          <w:gridBefore w:val="1"/>
          <w:wBefore w:w="120" w:type="dxa"/>
          <w:cantSplit w:val="0"/>
          <w:trHeight w:val="83"/>
        </w:trPr>
        <w:tc>
          <w:tcPr>
            <w:tcW w:w="1065" w:type="dxa"/>
          </w:tcPr>
          <w:p w14:paraId="6143B858" w14:textId="34FFF393" w:rsidR="7952EDBF" w:rsidRDefault="7952EDBF" w:rsidP="7952EDBF">
            <w:pPr>
              <w:jc w:val="right"/>
              <w:rPr>
                <w:b/>
                <w:bCs/>
              </w:rPr>
            </w:pPr>
            <w:r w:rsidRPr="7952EDBF">
              <w:rPr>
                <w:b/>
                <w:bCs/>
              </w:rPr>
              <w:t>2</w:t>
            </w:r>
            <w:r w:rsidR="38A468BD" w:rsidRPr="7952EDBF">
              <w:rPr>
                <w:b/>
                <w:bCs/>
              </w:rPr>
              <w:t>c</w:t>
            </w:r>
            <w:r w:rsidRPr="7952EDBF">
              <w:rPr>
                <w:b/>
                <w:bCs/>
              </w:rPr>
              <w:t>.</w:t>
            </w:r>
          </w:p>
        </w:tc>
        <w:tc>
          <w:tcPr>
            <w:tcW w:w="3082" w:type="dxa"/>
          </w:tcPr>
          <w:p w14:paraId="3CB6076D" w14:textId="17E843F1" w:rsidR="7952EDBF" w:rsidRDefault="26A20715" w:rsidP="080CE661">
            <w:pPr>
              <w:contextualSpacing/>
              <w:rPr>
                <w:lang w:eastAsia="en-CA"/>
              </w:rPr>
            </w:pPr>
            <w:r w:rsidRPr="080CE661">
              <w:rPr>
                <w:lang w:eastAsia="en-CA"/>
              </w:rPr>
              <w:t xml:space="preserve">If the hold type is </w:t>
            </w:r>
            <w:r w:rsidR="05137CBA" w:rsidRPr="080CE661">
              <w:rPr>
                <w:lang w:eastAsia="en-CA"/>
              </w:rPr>
              <w:t xml:space="preserve">academic but the application is for a </w:t>
            </w:r>
            <w:r w:rsidR="05137CBA" w:rsidRPr="080CE661">
              <w:rPr>
                <w:b/>
                <w:bCs/>
                <w:lang w:eastAsia="en-CA"/>
              </w:rPr>
              <w:t>different</w:t>
            </w:r>
            <w:r w:rsidR="05137CBA" w:rsidRPr="080CE661">
              <w:rPr>
                <w:lang w:eastAsia="en-CA"/>
              </w:rPr>
              <w:t xml:space="preserve"> program</w:t>
            </w:r>
          </w:p>
          <w:p w14:paraId="5EFBB8D3" w14:textId="5C6C75D0" w:rsidR="1D3962EC" w:rsidRDefault="0250C27D" w:rsidP="1D243EFC">
            <w:pPr>
              <w:contextualSpacing/>
              <w:rPr>
                <w:lang w:eastAsia="en-CA"/>
              </w:rPr>
            </w:pPr>
            <w:r w:rsidRPr="1D243EFC">
              <w:rPr>
                <w:lang w:eastAsia="en-CA"/>
              </w:rPr>
              <w:t>OR if the hold status is “Void”, click into review the Admissions record</w:t>
            </w:r>
          </w:p>
        </w:tc>
        <w:tc>
          <w:tcPr>
            <w:tcW w:w="1558" w:type="dxa"/>
          </w:tcPr>
          <w:p w14:paraId="4AEE0B4E" w14:textId="158C7AA9" w:rsidR="7952EDBF" w:rsidRDefault="7952EDBF" w:rsidP="7952EDBF">
            <w:pPr>
              <w:contextualSpacing/>
            </w:pPr>
            <w:r>
              <w:t>Admissions Officer</w:t>
            </w:r>
          </w:p>
        </w:tc>
        <w:tc>
          <w:tcPr>
            <w:tcW w:w="2133" w:type="dxa"/>
          </w:tcPr>
          <w:p w14:paraId="5113D4EB" w14:textId="1D93060E" w:rsidR="7952EDBF" w:rsidRDefault="7952EDBF" w:rsidP="7952EDBF">
            <w:pPr>
              <w:contextualSpacing/>
            </w:pPr>
            <w:r>
              <w:t>Thesis</w:t>
            </w:r>
          </w:p>
        </w:tc>
        <w:tc>
          <w:tcPr>
            <w:tcW w:w="1829" w:type="dxa"/>
          </w:tcPr>
          <w:p w14:paraId="40A473AF" w14:textId="5DC4FBBF" w:rsidR="7952EDBF" w:rsidRDefault="7952EDBF" w:rsidP="7952EDBF">
            <w:pPr>
              <w:contextualSpacing/>
            </w:pPr>
            <w:r>
              <w:t>Query List</w:t>
            </w:r>
          </w:p>
        </w:tc>
        <w:tc>
          <w:tcPr>
            <w:tcW w:w="3755" w:type="dxa"/>
          </w:tcPr>
          <w:p w14:paraId="0361575A" w14:textId="3E580CE5" w:rsidR="7952EDBF" w:rsidRDefault="7952EDBF" w:rsidP="7952EDBF">
            <w:pPr>
              <w:contextualSpacing/>
            </w:pPr>
          </w:p>
        </w:tc>
        <w:tc>
          <w:tcPr>
            <w:tcW w:w="3849" w:type="dxa"/>
          </w:tcPr>
          <w:p w14:paraId="3B014B3B" w14:textId="22BE337C" w:rsidR="7952EDBF" w:rsidRDefault="7952EDBF" w:rsidP="7952EDBF">
            <w:pPr>
              <w:contextualSpacing/>
            </w:pPr>
          </w:p>
        </w:tc>
      </w:tr>
      <w:tr w:rsidR="007D344F" w:rsidRPr="00EA6862" w14:paraId="6430C528" w14:textId="77777777" w:rsidTr="23B08687">
        <w:trPr>
          <w:gridBefore w:val="1"/>
          <w:wBefore w:w="120" w:type="dxa"/>
          <w:cantSplit w:val="0"/>
          <w:trHeight w:val="83"/>
        </w:trPr>
        <w:tc>
          <w:tcPr>
            <w:tcW w:w="1065" w:type="dxa"/>
          </w:tcPr>
          <w:p w14:paraId="3A5C4D4F" w14:textId="77777777" w:rsidR="007D344F" w:rsidRPr="002B5003" w:rsidRDefault="007D344F" w:rsidP="007D344F">
            <w:pPr>
              <w:pStyle w:val="ListParagraph"/>
              <w:numPr>
                <w:ilvl w:val="0"/>
                <w:numId w:val="36"/>
              </w:numPr>
              <w:ind w:left="0"/>
              <w:jc w:val="right"/>
              <w:rPr>
                <w:b/>
                <w:szCs w:val="24"/>
              </w:rPr>
            </w:pPr>
          </w:p>
        </w:tc>
        <w:tc>
          <w:tcPr>
            <w:tcW w:w="3082" w:type="dxa"/>
          </w:tcPr>
          <w:p w14:paraId="020E9889" w14:textId="179D8702" w:rsidR="007D344F" w:rsidRPr="00EA6862" w:rsidRDefault="213ED6F3" w:rsidP="1D243EFC">
            <w:pPr>
              <w:contextualSpacing/>
              <w:rPr>
                <w:lang w:eastAsia="en-CA"/>
              </w:rPr>
            </w:pPr>
            <w:r w:rsidRPr="1D243EFC">
              <w:rPr>
                <w:lang w:eastAsia="en-CA"/>
              </w:rPr>
              <w:t>Review the status of each component</w:t>
            </w:r>
          </w:p>
        </w:tc>
        <w:tc>
          <w:tcPr>
            <w:tcW w:w="1558" w:type="dxa"/>
          </w:tcPr>
          <w:p w14:paraId="1466953E" w14:textId="158C7AA9" w:rsidR="0CDFBEE9" w:rsidRDefault="0CDFBEE9" w:rsidP="0CDFBEE9">
            <w:pPr>
              <w:contextualSpacing/>
            </w:pPr>
            <w:r>
              <w:t>Admissions Officer</w:t>
            </w:r>
          </w:p>
        </w:tc>
        <w:tc>
          <w:tcPr>
            <w:tcW w:w="2133" w:type="dxa"/>
          </w:tcPr>
          <w:p w14:paraId="49C6F6A6" w14:textId="1D93060E" w:rsidR="0CDFBEE9" w:rsidRDefault="0CDFBEE9" w:rsidP="0CDFBEE9">
            <w:pPr>
              <w:contextualSpacing/>
            </w:pPr>
            <w:r>
              <w:t>Thesis</w:t>
            </w:r>
          </w:p>
        </w:tc>
        <w:tc>
          <w:tcPr>
            <w:tcW w:w="1829" w:type="dxa"/>
          </w:tcPr>
          <w:p w14:paraId="3963C3F4" w14:textId="1AE3CDBE" w:rsidR="0CDFBEE9" w:rsidRDefault="0CDFBEE9" w:rsidP="0CDFBEE9">
            <w:pPr>
              <w:spacing w:line="259" w:lineRule="auto"/>
              <w:contextualSpacing/>
            </w:pPr>
            <w:r>
              <w:t>Admissions Record</w:t>
            </w:r>
          </w:p>
        </w:tc>
        <w:tc>
          <w:tcPr>
            <w:tcW w:w="3755" w:type="dxa"/>
          </w:tcPr>
          <w:p w14:paraId="3D9661EC" w14:textId="77777777" w:rsidR="007D344F" w:rsidRPr="00EA6862" w:rsidRDefault="007D344F" w:rsidP="665257C1">
            <w:pPr>
              <w:contextualSpacing/>
            </w:pPr>
          </w:p>
        </w:tc>
        <w:tc>
          <w:tcPr>
            <w:tcW w:w="3849" w:type="dxa"/>
          </w:tcPr>
          <w:p w14:paraId="4D37792E" w14:textId="6C9C81C8" w:rsidR="007D344F" w:rsidRPr="00EA6862" w:rsidRDefault="5089F6FA" w:rsidP="665257C1">
            <w:pPr>
              <w:contextualSpacing/>
              <w:rPr>
                <w:b/>
                <w:bCs/>
              </w:rPr>
            </w:pPr>
            <w:r w:rsidRPr="0707C7ED">
              <w:rPr>
                <w:b/>
                <w:bCs/>
              </w:rPr>
              <w:t>These actions will take us back to the standard process flow</w:t>
            </w:r>
          </w:p>
        </w:tc>
      </w:tr>
      <w:tr w:rsidR="0CDFBEE9" w14:paraId="22ECF391" w14:textId="77777777" w:rsidTr="23B08687">
        <w:trPr>
          <w:gridBefore w:val="1"/>
          <w:wBefore w:w="120" w:type="dxa"/>
          <w:cantSplit w:val="0"/>
          <w:trHeight w:val="83"/>
        </w:trPr>
        <w:tc>
          <w:tcPr>
            <w:tcW w:w="1065" w:type="dxa"/>
          </w:tcPr>
          <w:p w14:paraId="5D8690BA" w14:textId="4A5F2091" w:rsidR="213ED6F3" w:rsidRPr="00291B03" w:rsidRDefault="213ED6F3" w:rsidP="00291B03">
            <w:pPr>
              <w:pStyle w:val="ListParagraph"/>
              <w:numPr>
                <w:ilvl w:val="0"/>
                <w:numId w:val="36"/>
              </w:numPr>
              <w:jc w:val="right"/>
              <w:rPr>
                <w:b/>
                <w:bCs/>
              </w:rPr>
            </w:pPr>
          </w:p>
        </w:tc>
        <w:tc>
          <w:tcPr>
            <w:tcW w:w="3082" w:type="dxa"/>
          </w:tcPr>
          <w:p w14:paraId="73E350A5" w14:textId="20056965" w:rsidR="213ED6F3" w:rsidRDefault="21A5B87F" w:rsidP="0CDFBEE9">
            <w:pPr>
              <w:spacing w:line="259" w:lineRule="auto"/>
              <w:rPr>
                <w:lang w:eastAsia="en-CA"/>
              </w:rPr>
            </w:pPr>
            <w:r w:rsidRPr="7952EDBF">
              <w:rPr>
                <w:lang w:eastAsia="en-CA"/>
              </w:rPr>
              <w:t>Repeat steps 1-</w:t>
            </w:r>
            <w:r w:rsidR="2C34A2BC" w:rsidRPr="7952EDBF">
              <w:rPr>
                <w:lang w:eastAsia="en-CA"/>
              </w:rPr>
              <w:t>3</w:t>
            </w:r>
            <w:r w:rsidRPr="7952EDBF">
              <w:rPr>
                <w:lang w:eastAsia="en-CA"/>
              </w:rPr>
              <w:t xml:space="preserve"> for all records on the “Application on Hold” QL</w:t>
            </w:r>
          </w:p>
        </w:tc>
        <w:tc>
          <w:tcPr>
            <w:tcW w:w="1558" w:type="dxa"/>
          </w:tcPr>
          <w:p w14:paraId="39608348" w14:textId="158C7AA9" w:rsidR="0CDFBEE9" w:rsidRDefault="0CDFBEE9" w:rsidP="0CDFBEE9">
            <w:pPr>
              <w:contextualSpacing/>
            </w:pPr>
            <w:r>
              <w:t>Admissions Officer</w:t>
            </w:r>
          </w:p>
        </w:tc>
        <w:tc>
          <w:tcPr>
            <w:tcW w:w="2133" w:type="dxa"/>
          </w:tcPr>
          <w:p w14:paraId="65CC063C" w14:textId="1D93060E" w:rsidR="0CDFBEE9" w:rsidRDefault="0CDFBEE9" w:rsidP="0CDFBEE9">
            <w:pPr>
              <w:contextualSpacing/>
            </w:pPr>
            <w:r>
              <w:t>Thesis</w:t>
            </w:r>
          </w:p>
        </w:tc>
        <w:tc>
          <w:tcPr>
            <w:tcW w:w="1829" w:type="dxa"/>
          </w:tcPr>
          <w:p w14:paraId="106DF87B" w14:textId="68ABFD52" w:rsidR="2D70D59E" w:rsidRDefault="2D70D59E" w:rsidP="0CDFBEE9">
            <w:pPr>
              <w:spacing w:line="259" w:lineRule="auto"/>
              <w:contextualSpacing/>
            </w:pPr>
            <w:r>
              <w:t>Query List</w:t>
            </w:r>
          </w:p>
        </w:tc>
        <w:tc>
          <w:tcPr>
            <w:tcW w:w="3755" w:type="dxa"/>
          </w:tcPr>
          <w:p w14:paraId="7A9B0C47" w14:textId="17E3114C" w:rsidR="0CDFBEE9" w:rsidRDefault="0CDFBEE9" w:rsidP="0CDFBEE9"/>
        </w:tc>
        <w:tc>
          <w:tcPr>
            <w:tcW w:w="3849" w:type="dxa"/>
          </w:tcPr>
          <w:p w14:paraId="6DFE18D9" w14:textId="3FDED289" w:rsidR="0CDFBEE9" w:rsidRDefault="0CDFBEE9" w:rsidP="0CDFBEE9">
            <w:pPr>
              <w:rPr>
                <w:b/>
                <w:bCs/>
              </w:rPr>
            </w:pPr>
          </w:p>
        </w:tc>
      </w:tr>
      <w:tr w:rsidR="00C56E78" w14:paraId="3E0E1127" w14:textId="77777777" w:rsidTr="23B08687">
        <w:trPr>
          <w:gridBefore w:val="1"/>
          <w:wBefore w:w="120" w:type="dxa"/>
          <w:cantSplit w:val="0"/>
          <w:trHeight w:val="83"/>
        </w:trPr>
        <w:tc>
          <w:tcPr>
            <w:tcW w:w="1065" w:type="dxa"/>
          </w:tcPr>
          <w:p w14:paraId="13CBE66B" w14:textId="77777777" w:rsidR="00C56E78" w:rsidRDefault="00C56E78" w:rsidP="0CDFBEE9">
            <w:pPr>
              <w:jc w:val="right"/>
              <w:rPr>
                <w:b/>
                <w:bCs/>
              </w:rPr>
            </w:pPr>
          </w:p>
        </w:tc>
        <w:tc>
          <w:tcPr>
            <w:tcW w:w="3082" w:type="dxa"/>
          </w:tcPr>
          <w:p w14:paraId="105364A6" w14:textId="77777777" w:rsidR="00C56E78" w:rsidRPr="7952EDBF" w:rsidRDefault="00C56E78" w:rsidP="0CDFBEE9">
            <w:pPr>
              <w:spacing w:line="259" w:lineRule="auto"/>
              <w:rPr>
                <w:lang w:eastAsia="en-CA"/>
              </w:rPr>
            </w:pPr>
          </w:p>
        </w:tc>
        <w:tc>
          <w:tcPr>
            <w:tcW w:w="1558" w:type="dxa"/>
          </w:tcPr>
          <w:p w14:paraId="6A48FC9C" w14:textId="77777777" w:rsidR="00C56E78" w:rsidRDefault="00C56E78" w:rsidP="0CDFBEE9">
            <w:pPr>
              <w:contextualSpacing/>
            </w:pPr>
          </w:p>
        </w:tc>
        <w:tc>
          <w:tcPr>
            <w:tcW w:w="2133" w:type="dxa"/>
          </w:tcPr>
          <w:p w14:paraId="0D0FD161" w14:textId="77777777" w:rsidR="00C56E78" w:rsidRDefault="00C56E78" w:rsidP="0CDFBEE9">
            <w:pPr>
              <w:contextualSpacing/>
            </w:pPr>
          </w:p>
        </w:tc>
        <w:tc>
          <w:tcPr>
            <w:tcW w:w="1829" w:type="dxa"/>
          </w:tcPr>
          <w:p w14:paraId="32E02E83" w14:textId="77777777" w:rsidR="00C56E78" w:rsidRDefault="00C56E78" w:rsidP="0CDFBEE9">
            <w:pPr>
              <w:spacing w:line="259" w:lineRule="auto"/>
              <w:contextualSpacing/>
            </w:pPr>
          </w:p>
        </w:tc>
        <w:tc>
          <w:tcPr>
            <w:tcW w:w="3755" w:type="dxa"/>
          </w:tcPr>
          <w:p w14:paraId="5D651AE0" w14:textId="77777777" w:rsidR="00C56E78" w:rsidRDefault="00C56E78" w:rsidP="0CDFBEE9"/>
        </w:tc>
        <w:tc>
          <w:tcPr>
            <w:tcW w:w="3849" w:type="dxa"/>
          </w:tcPr>
          <w:p w14:paraId="0AC4E190" w14:textId="77777777" w:rsidR="00C56E78" w:rsidRDefault="00C56E78" w:rsidP="0CDFBEE9">
            <w:pPr>
              <w:rPr>
                <w:b/>
                <w:bCs/>
              </w:rPr>
            </w:pPr>
          </w:p>
        </w:tc>
      </w:tr>
      <w:tr w:rsidR="00C56E78" w14:paraId="18C67457" w14:textId="77777777" w:rsidTr="23B08687">
        <w:trPr>
          <w:gridBefore w:val="1"/>
          <w:wBefore w:w="120" w:type="dxa"/>
          <w:cantSplit w:val="0"/>
          <w:trHeight w:val="83"/>
        </w:trPr>
        <w:tc>
          <w:tcPr>
            <w:tcW w:w="1065" w:type="dxa"/>
          </w:tcPr>
          <w:p w14:paraId="5740FB4B" w14:textId="77777777" w:rsidR="00C56E78" w:rsidRDefault="00C56E78" w:rsidP="0CDFBEE9">
            <w:pPr>
              <w:jc w:val="right"/>
              <w:rPr>
                <w:b/>
                <w:bCs/>
              </w:rPr>
            </w:pPr>
          </w:p>
        </w:tc>
        <w:tc>
          <w:tcPr>
            <w:tcW w:w="3082" w:type="dxa"/>
          </w:tcPr>
          <w:p w14:paraId="72F553F2" w14:textId="77777777" w:rsidR="00C56E78" w:rsidRPr="7952EDBF" w:rsidRDefault="00C56E78" w:rsidP="0CDFBEE9">
            <w:pPr>
              <w:spacing w:line="259" w:lineRule="auto"/>
              <w:rPr>
                <w:lang w:eastAsia="en-CA"/>
              </w:rPr>
            </w:pPr>
          </w:p>
        </w:tc>
        <w:tc>
          <w:tcPr>
            <w:tcW w:w="1558" w:type="dxa"/>
          </w:tcPr>
          <w:p w14:paraId="48A253BD" w14:textId="77777777" w:rsidR="00C56E78" w:rsidRDefault="00C56E78" w:rsidP="0CDFBEE9">
            <w:pPr>
              <w:contextualSpacing/>
            </w:pPr>
          </w:p>
        </w:tc>
        <w:tc>
          <w:tcPr>
            <w:tcW w:w="2133" w:type="dxa"/>
          </w:tcPr>
          <w:p w14:paraId="167357FF" w14:textId="77777777" w:rsidR="00C56E78" w:rsidRDefault="00C56E78" w:rsidP="0CDFBEE9">
            <w:pPr>
              <w:contextualSpacing/>
            </w:pPr>
          </w:p>
        </w:tc>
        <w:tc>
          <w:tcPr>
            <w:tcW w:w="1829" w:type="dxa"/>
          </w:tcPr>
          <w:p w14:paraId="62039F69" w14:textId="77777777" w:rsidR="00C56E78" w:rsidRDefault="00C56E78" w:rsidP="0CDFBEE9">
            <w:pPr>
              <w:spacing w:line="259" w:lineRule="auto"/>
              <w:contextualSpacing/>
            </w:pPr>
          </w:p>
        </w:tc>
        <w:tc>
          <w:tcPr>
            <w:tcW w:w="3755" w:type="dxa"/>
          </w:tcPr>
          <w:p w14:paraId="40076DD0" w14:textId="77777777" w:rsidR="00C56E78" w:rsidRDefault="00C56E78" w:rsidP="0CDFBEE9"/>
        </w:tc>
        <w:tc>
          <w:tcPr>
            <w:tcW w:w="3849" w:type="dxa"/>
          </w:tcPr>
          <w:p w14:paraId="780CA943" w14:textId="77777777" w:rsidR="00C56E78" w:rsidRDefault="00C56E78" w:rsidP="0CDFBEE9">
            <w:pPr>
              <w:rPr>
                <w:b/>
                <w:bCs/>
              </w:rPr>
            </w:pPr>
          </w:p>
        </w:tc>
      </w:tr>
      <w:tr w:rsidR="00C56E78" w:rsidRPr="00EA6862" w14:paraId="5FE0CFAC" w14:textId="77777777" w:rsidTr="23B08687">
        <w:trPr>
          <w:cantSplit w:val="0"/>
        </w:trPr>
        <w:tc>
          <w:tcPr>
            <w:tcW w:w="1185" w:type="dxa"/>
            <w:gridSpan w:val="2"/>
            <w:shd w:val="clear" w:color="auto" w:fill="E2EFD9" w:themeFill="accent6" w:themeFillTint="33"/>
          </w:tcPr>
          <w:p w14:paraId="71643D5B" w14:textId="77777777" w:rsidR="00C56E78" w:rsidRPr="002B5003" w:rsidRDefault="00C56E78" w:rsidP="00727A16">
            <w:pPr>
              <w:pStyle w:val="ListParagraph"/>
              <w:ind w:left="0"/>
              <w:jc w:val="center"/>
              <w:rPr>
                <w:b/>
                <w:szCs w:val="24"/>
              </w:rPr>
            </w:pPr>
          </w:p>
        </w:tc>
        <w:tc>
          <w:tcPr>
            <w:tcW w:w="3082" w:type="dxa"/>
            <w:shd w:val="clear" w:color="auto" w:fill="E2EFD9" w:themeFill="accent6" w:themeFillTint="33"/>
          </w:tcPr>
          <w:p w14:paraId="2D92CE6F" w14:textId="39B0D98F" w:rsidR="00C56E78" w:rsidRPr="00EA6862" w:rsidRDefault="00C56E78" w:rsidP="00727A16">
            <w:pPr>
              <w:spacing w:line="259" w:lineRule="auto"/>
              <w:contextualSpacing/>
            </w:pPr>
            <w:r>
              <w:t>Processing Applications International</w:t>
            </w:r>
          </w:p>
        </w:tc>
        <w:tc>
          <w:tcPr>
            <w:tcW w:w="1558" w:type="dxa"/>
            <w:shd w:val="clear" w:color="auto" w:fill="E2EFD9" w:themeFill="accent6" w:themeFillTint="33"/>
          </w:tcPr>
          <w:p w14:paraId="74065442" w14:textId="77777777" w:rsidR="00C56E78" w:rsidRPr="00EA6862" w:rsidRDefault="00C56E78" w:rsidP="00727A16">
            <w:pPr>
              <w:contextualSpacing/>
            </w:pPr>
          </w:p>
        </w:tc>
        <w:tc>
          <w:tcPr>
            <w:tcW w:w="2133" w:type="dxa"/>
            <w:shd w:val="clear" w:color="auto" w:fill="E2EFD9" w:themeFill="accent6" w:themeFillTint="33"/>
          </w:tcPr>
          <w:p w14:paraId="31DB634F" w14:textId="77777777" w:rsidR="00C56E78" w:rsidRPr="00EA6862" w:rsidRDefault="00C56E78" w:rsidP="00727A16">
            <w:pPr>
              <w:contextualSpacing/>
            </w:pPr>
          </w:p>
        </w:tc>
        <w:tc>
          <w:tcPr>
            <w:tcW w:w="1829" w:type="dxa"/>
            <w:shd w:val="clear" w:color="auto" w:fill="E2EFD9" w:themeFill="accent6" w:themeFillTint="33"/>
          </w:tcPr>
          <w:p w14:paraId="487DA6F0" w14:textId="77777777" w:rsidR="00C56E78" w:rsidRPr="00EA6862" w:rsidRDefault="00C56E78" w:rsidP="00727A16">
            <w:pPr>
              <w:contextualSpacing/>
            </w:pPr>
          </w:p>
        </w:tc>
        <w:tc>
          <w:tcPr>
            <w:tcW w:w="3755" w:type="dxa"/>
            <w:shd w:val="clear" w:color="auto" w:fill="E2EFD9" w:themeFill="accent6" w:themeFillTint="33"/>
          </w:tcPr>
          <w:p w14:paraId="177A2BD8" w14:textId="77777777" w:rsidR="00C56E78" w:rsidRPr="00EA6862" w:rsidRDefault="00C56E78" w:rsidP="00727A16">
            <w:pPr>
              <w:contextualSpacing/>
            </w:pPr>
          </w:p>
        </w:tc>
        <w:tc>
          <w:tcPr>
            <w:tcW w:w="3849" w:type="dxa"/>
            <w:shd w:val="clear" w:color="auto" w:fill="E2EFD9" w:themeFill="accent6" w:themeFillTint="33"/>
          </w:tcPr>
          <w:p w14:paraId="44F0AB1A" w14:textId="77777777" w:rsidR="00C56E78" w:rsidRPr="00EA6862" w:rsidRDefault="00C56E78" w:rsidP="00727A16">
            <w:pPr>
              <w:contextualSpacing/>
            </w:pPr>
          </w:p>
        </w:tc>
      </w:tr>
      <w:tr w:rsidR="00C56E78" w:rsidRPr="00EA6862" w14:paraId="44131A31" w14:textId="77777777" w:rsidTr="23B08687">
        <w:trPr>
          <w:cantSplit w:val="0"/>
          <w:trHeight w:val="83"/>
        </w:trPr>
        <w:tc>
          <w:tcPr>
            <w:tcW w:w="1185" w:type="dxa"/>
            <w:gridSpan w:val="2"/>
          </w:tcPr>
          <w:p w14:paraId="4E8BE169" w14:textId="77777777" w:rsidR="00C56E78" w:rsidRPr="002B5003" w:rsidRDefault="00C56E78" w:rsidP="00693A5A">
            <w:pPr>
              <w:pStyle w:val="ListParagraph"/>
              <w:numPr>
                <w:ilvl w:val="0"/>
                <w:numId w:val="38"/>
              </w:numPr>
              <w:jc w:val="right"/>
              <w:rPr>
                <w:b/>
                <w:szCs w:val="24"/>
              </w:rPr>
            </w:pPr>
          </w:p>
        </w:tc>
        <w:tc>
          <w:tcPr>
            <w:tcW w:w="3082" w:type="dxa"/>
          </w:tcPr>
          <w:p w14:paraId="67535082" w14:textId="77777777" w:rsidR="00C56E78" w:rsidRPr="00EA6862" w:rsidRDefault="00C56E78" w:rsidP="1D243EFC">
            <w:pPr>
              <w:contextualSpacing/>
              <w:rPr>
                <w:lang w:eastAsia="en-CA"/>
              </w:rPr>
            </w:pPr>
            <w:r w:rsidRPr="1D243EFC">
              <w:rPr>
                <w:lang w:eastAsia="en-CA"/>
              </w:rPr>
              <w:t>Applicant submits application</w:t>
            </w:r>
          </w:p>
        </w:tc>
        <w:tc>
          <w:tcPr>
            <w:tcW w:w="1558" w:type="dxa"/>
          </w:tcPr>
          <w:p w14:paraId="0244837E" w14:textId="77777777" w:rsidR="00C56E78" w:rsidRPr="00EA6862" w:rsidRDefault="00C56E78" w:rsidP="00727A16">
            <w:pPr>
              <w:contextualSpacing/>
            </w:pPr>
            <w:r>
              <w:t>Applicant</w:t>
            </w:r>
          </w:p>
        </w:tc>
        <w:tc>
          <w:tcPr>
            <w:tcW w:w="2133" w:type="dxa"/>
          </w:tcPr>
          <w:p w14:paraId="19751A58" w14:textId="4A5D8B53" w:rsidR="00C56E78" w:rsidRPr="00EA6862" w:rsidRDefault="00532365" w:rsidP="00727A16">
            <w:pPr>
              <w:contextualSpacing/>
            </w:pPr>
            <w:r>
              <w:t>Salesforce</w:t>
            </w:r>
          </w:p>
        </w:tc>
        <w:tc>
          <w:tcPr>
            <w:tcW w:w="1829" w:type="dxa"/>
          </w:tcPr>
          <w:p w14:paraId="3C8063D5" w14:textId="77777777" w:rsidR="00C56E78" w:rsidRPr="00EA6862" w:rsidRDefault="00C56E78" w:rsidP="00727A16">
            <w:pPr>
              <w:contextualSpacing/>
            </w:pPr>
            <w:r>
              <w:t>NA</w:t>
            </w:r>
          </w:p>
        </w:tc>
        <w:tc>
          <w:tcPr>
            <w:tcW w:w="3755" w:type="dxa"/>
          </w:tcPr>
          <w:p w14:paraId="2482C643" w14:textId="77777777" w:rsidR="00C56E78" w:rsidRPr="00EA6862" w:rsidRDefault="00C56E78" w:rsidP="00727A16">
            <w:pPr>
              <w:contextualSpacing/>
            </w:pPr>
          </w:p>
        </w:tc>
        <w:tc>
          <w:tcPr>
            <w:tcW w:w="3849" w:type="dxa"/>
          </w:tcPr>
          <w:p w14:paraId="47FCB0B0" w14:textId="566799F7" w:rsidR="00C56E78" w:rsidRPr="00EA6862" w:rsidRDefault="00C56E78" w:rsidP="00727A16">
            <w:pPr>
              <w:contextualSpacing/>
            </w:pPr>
            <w:r w:rsidRPr="1D243EFC">
              <w:t xml:space="preserve">This flow applies to any applications received through integration:, MyAC Application Portal </w:t>
            </w:r>
          </w:p>
        </w:tc>
      </w:tr>
      <w:tr w:rsidR="00C56E78" w:rsidRPr="00EA6862" w14:paraId="45A24409" w14:textId="77777777" w:rsidTr="23B08687">
        <w:trPr>
          <w:cantSplit w:val="0"/>
          <w:trHeight w:val="83"/>
        </w:trPr>
        <w:tc>
          <w:tcPr>
            <w:tcW w:w="1185" w:type="dxa"/>
            <w:gridSpan w:val="2"/>
          </w:tcPr>
          <w:p w14:paraId="2BE0A3DE" w14:textId="77777777" w:rsidR="00C56E78" w:rsidRPr="002B5003" w:rsidRDefault="00C56E78" w:rsidP="00693A5A">
            <w:pPr>
              <w:pStyle w:val="ListParagraph"/>
              <w:numPr>
                <w:ilvl w:val="0"/>
                <w:numId w:val="38"/>
              </w:numPr>
              <w:jc w:val="right"/>
              <w:rPr>
                <w:b/>
                <w:szCs w:val="24"/>
              </w:rPr>
            </w:pPr>
          </w:p>
        </w:tc>
        <w:tc>
          <w:tcPr>
            <w:tcW w:w="3082" w:type="dxa"/>
          </w:tcPr>
          <w:p w14:paraId="63FB3BDC" w14:textId="77777777" w:rsidR="00C56E78" w:rsidRPr="00EA6862" w:rsidRDefault="00C56E78" w:rsidP="00727A16">
            <w:pPr>
              <w:contextualSpacing/>
              <w:rPr>
                <w:lang w:eastAsia="en-CA"/>
              </w:rPr>
            </w:pPr>
            <w:r w:rsidRPr="0CDFBEE9">
              <w:rPr>
                <w:lang w:eastAsia="en-CA"/>
              </w:rPr>
              <w:t>Person, Admissions Record and Membership User Record are created or updated</w:t>
            </w:r>
          </w:p>
        </w:tc>
        <w:tc>
          <w:tcPr>
            <w:tcW w:w="1558" w:type="dxa"/>
          </w:tcPr>
          <w:p w14:paraId="38345A50" w14:textId="77777777" w:rsidR="00C56E78" w:rsidRPr="00EA6862" w:rsidRDefault="00C56E78" w:rsidP="00727A16">
            <w:pPr>
              <w:contextualSpacing/>
            </w:pPr>
            <w:r>
              <w:t xml:space="preserve">System </w:t>
            </w:r>
          </w:p>
        </w:tc>
        <w:tc>
          <w:tcPr>
            <w:tcW w:w="2133" w:type="dxa"/>
          </w:tcPr>
          <w:p w14:paraId="4B797E69" w14:textId="77777777" w:rsidR="00C56E78" w:rsidRPr="00EA6862" w:rsidRDefault="00C56E78" w:rsidP="00727A16">
            <w:pPr>
              <w:contextualSpacing/>
            </w:pPr>
            <w:r>
              <w:t>Thesis</w:t>
            </w:r>
          </w:p>
        </w:tc>
        <w:tc>
          <w:tcPr>
            <w:tcW w:w="1829" w:type="dxa"/>
          </w:tcPr>
          <w:p w14:paraId="0EF369B3" w14:textId="77777777" w:rsidR="00C56E78" w:rsidRDefault="00C56E78" w:rsidP="00727A16">
            <w:pPr>
              <w:contextualSpacing/>
            </w:pPr>
            <w:r>
              <w:t>Person Record</w:t>
            </w:r>
          </w:p>
          <w:p w14:paraId="2B2AAC8E" w14:textId="77777777" w:rsidR="00C56E78" w:rsidRPr="00EA6862" w:rsidRDefault="00C56E78" w:rsidP="00727A16">
            <w:pPr>
              <w:contextualSpacing/>
            </w:pPr>
            <w:r>
              <w:t>Admissions Record</w:t>
            </w:r>
          </w:p>
          <w:p w14:paraId="1F2A83BA" w14:textId="77777777" w:rsidR="00C56E78" w:rsidRPr="00EA6862" w:rsidRDefault="00C56E78" w:rsidP="00727A16">
            <w:pPr>
              <w:contextualSpacing/>
              <w:rPr>
                <w:rFonts w:eastAsia="Calibri"/>
              </w:rPr>
            </w:pPr>
            <w:r w:rsidRPr="0530B7AD">
              <w:rPr>
                <w:rFonts w:eastAsia="Calibri"/>
              </w:rPr>
              <w:t>Membership User</w:t>
            </w:r>
          </w:p>
        </w:tc>
        <w:tc>
          <w:tcPr>
            <w:tcW w:w="3755" w:type="dxa"/>
          </w:tcPr>
          <w:p w14:paraId="3D0C3CA1" w14:textId="77777777" w:rsidR="00C56E78" w:rsidRPr="00EA6862" w:rsidRDefault="00C56E78" w:rsidP="00727A16">
            <w:pPr>
              <w:contextualSpacing/>
            </w:pPr>
            <w:r>
              <w:t>Application Submitted (series of rulesets)</w:t>
            </w:r>
          </w:p>
          <w:p w14:paraId="197EBFF6" w14:textId="77777777" w:rsidR="00C56E78" w:rsidRPr="00EA6862" w:rsidRDefault="00C56E78" w:rsidP="00727A16">
            <w:pPr>
              <w:contextualSpacing/>
            </w:pPr>
            <w:r>
              <w:t>System login email</w:t>
            </w:r>
          </w:p>
          <w:p w14:paraId="2E97012E" w14:textId="77777777" w:rsidR="00C56E78" w:rsidRPr="00EA6862" w:rsidRDefault="00C56E78" w:rsidP="00727A16">
            <w:pPr>
              <w:contextualSpacing/>
              <w:rPr>
                <w:lang w:val="en-US"/>
              </w:rPr>
            </w:pPr>
            <w:r w:rsidRPr="0AE8C79E">
              <w:rPr>
                <w:lang w:val="en-US"/>
              </w:rPr>
              <w:t>AUTO-306-01</w:t>
            </w:r>
          </w:p>
        </w:tc>
        <w:tc>
          <w:tcPr>
            <w:tcW w:w="3849" w:type="dxa"/>
          </w:tcPr>
          <w:p w14:paraId="7215201E" w14:textId="0835CE7D" w:rsidR="00C56E78" w:rsidRPr="00EA6862" w:rsidRDefault="00C56E78" w:rsidP="00727A16">
            <w:pPr>
              <w:contextualSpacing/>
              <w:rPr>
                <w:rFonts w:eastAsia="Calibri"/>
              </w:rPr>
            </w:pPr>
            <w:r w:rsidRPr="00495FC5">
              <w:rPr>
                <w:rFonts w:eastAsia="Calibri"/>
                <w:i/>
                <w:iCs/>
              </w:rPr>
              <w:t>Applications should always come into the system at the Stage</w:t>
            </w:r>
            <w:r w:rsidRPr="00A26249">
              <w:rPr>
                <w:rFonts w:eastAsia="Calibri"/>
                <w:b/>
                <w:bCs/>
                <w:i/>
                <w:iCs/>
              </w:rPr>
              <w:t xml:space="preserve"> “</w:t>
            </w:r>
            <w:r w:rsidR="008F3A34">
              <w:rPr>
                <w:rFonts w:eastAsia="Calibri"/>
                <w:b/>
                <w:bCs/>
                <w:i/>
                <w:iCs/>
              </w:rPr>
              <w:t xml:space="preserve">International </w:t>
            </w:r>
            <w:r w:rsidRPr="00A26249">
              <w:rPr>
                <w:rFonts w:eastAsia="Calibri"/>
                <w:b/>
                <w:bCs/>
                <w:i/>
                <w:iCs/>
              </w:rPr>
              <w:t xml:space="preserve">Application Submitted” </w:t>
            </w:r>
            <w:r w:rsidR="008F3A34" w:rsidRPr="00495FC5">
              <w:rPr>
                <w:rFonts w:eastAsia="Calibri"/>
                <w:i/>
                <w:iCs/>
              </w:rPr>
              <w:t>for applicants first choice and</w:t>
            </w:r>
            <w:r w:rsidRPr="00495FC5">
              <w:rPr>
                <w:rFonts w:eastAsia="Calibri"/>
                <w:i/>
                <w:iCs/>
              </w:rPr>
              <w:t xml:space="preserve"> </w:t>
            </w:r>
            <w:r w:rsidRPr="00A26249">
              <w:rPr>
                <w:rFonts w:eastAsia="Calibri"/>
                <w:b/>
                <w:bCs/>
                <w:i/>
                <w:iCs/>
              </w:rPr>
              <w:t>“A</w:t>
            </w:r>
            <w:r w:rsidR="0018463C">
              <w:rPr>
                <w:rFonts w:eastAsia="Calibri"/>
                <w:b/>
                <w:bCs/>
                <w:i/>
                <w:iCs/>
              </w:rPr>
              <w:t>lternate Offer Review Re</w:t>
            </w:r>
            <w:r w:rsidR="00495FC5">
              <w:rPr>
                <w:rFonts w:eastAsia="Calibri"/>
                <w:b/>
                <w:bCs/>
                <w:i/>
                <w:iCs/>
              </w:rPr>
              <w:t>quired</w:t>
            </w:r>
            <w:r w:rsidRPr="00A26249">
              <w:rPr>
                <w:rFonts w:eastAsia="Calibri"/>
                <w:b/>
                <w:bCs/>
                <w:i/>
                <w:iCs/>
              </w:rPr>
              <w:t>”</w:t>
            </w:r>
            <w:r w:rsidR="00495FC5">
              <w:rPr>
                <w:rFonts w:eastAsia="Calibri"/>
                <w:b/>
                <w:bCs/>
                <w:i/>
                <w:iCs/>
              </w:rPr>
              <w:t xml:space="preserve"> </w:t>
            </w:r>
            <w:r w:rsidR="00495FC5" w:rsidRPr="00495FC5">
              <w:rPr>
                <w:rFonts w:eastAsia="Calibri"/>
                <w:i/>
                <w:iCs/>
              </w:rPr>
              <w:t>for the applicants second choice if one is selected.</w:t>
            </w:r>
            <w:r w:rsidR="00495FC5" w:rsidRPr="00495FC5">
              <w:rPr>
                <w:rFonts w:eastAsia="Calibri"/>
              </w:rPr>
              <w:t xml:space="preserve"> </w:t>
            </w:r>
          </w:p>
          <w:p w14:paraId="2F7E1A02" w14:textId="77777777" w:rsidR="00C56E78" w:rsidRPr="00EA6862" w:rsidRDefault="00C56E78" w:rsidP="00727A16">
            <w:pPr>
              <w:contextualSpacing/>
              <w:rPr>
                <w:rFonts w:eastAsia="Calibri"/>
              </w:rPr>
            </w:pPr>
          </w:p>
          <w:p w14:paraId="13B882FD" w14:textId="2CC3C74C" w:rsidR="00C56E78" w:rsidRPr="00EA6862" w:rsidRDefault="00C56E78" w:rsidP="00727A16">
            <w:pPr>
              <w:contextualSpacing/>
              <w:rPr>
                <w:rFonts w:eastAsia="Calibri"/>
              </w:rPr>
            </w:pPr>
            <w:r w:rsidRPr="0AE8C79E">
              <w:rPr>
                <w:rFonts w:eastAsia="Calibri"/>
              </w:rPr>
              <w:t>“</w:t>
            </w:r>
            <w:r w:rsidR="00495FC5">
              <w:rPr>
                <w:rFonts w:eastAsia="Calibri"/>
              </w:rPr>
              <w:t xml:space="preserve">International </w:t>
            </w:r>
            <w:r w:rsidRPr="0AE8C79E">
              <w:rPr>
                <w:rFonts w:eastAsia="Calibri"/>
              </w:rPr>
              <w:t xml:space="preserve">Application </w:t>
            </w:r>
            <w:r w:rsidR="00495FC5">
              <w:rPr>
                <w:rFonts w:eastAsia="Calibri"/>
              </w:rPr>
              <w:t>S</w:t>
            </w:r>
            <w:r w:rsidRPr="0AE8C79E">
              <w:rPr>
                <w:rFonts w:eastAsia="Calibri"/>
              </w:rPr>
              <w:t>ubmitted” will “Create Login” to enable use of the checklist</w:t>
            </w:r>
          </w:p>
          <w:p w14:paraId="2885E998" w14:textId="77777777" w:rsidR="00C56E78" w:rsidRPr="00EA6862" w:rsidRDefault="00C56E78" w:rsidP="00727A16">
            <w:pPr>
              <w:contextualSpacing/>
              <w:rPr>
                <w:rFonts w:eastAsia="Calibri"/>
              </w:rPr>
            </w:pPr>
          </w:p>
          <w:p w14:paraId="345F4336" w14:textId="229BACCE" w:rsidR="00C56E78" w:rsidRPr="00EA6862" w:rsidRDefault="00702A5E" w:rsidP="00727A16">
            <w:pPr>
              <w:contextualSpacing/>
              <w:rPr>
                <w:rFonts w:eastAsia="Calibri"/>
              </w:rPr>
            </w:pPr>
            <w:r w:rsidRPr="00A26249">
              <w:rPr>
                <w:rFonts w:eastAsia="Calibri"/>
                <w:b/>
                <w:bCs/>
                <w:i/>
                <w:iCs/>
              </w:rPr>
              <w:t>“</w:t>
            </w:r>
            <w:r>
              <w:rPr>
                <w:rFonts w:eastAsia="Calibri"/>
                <w:b/>
                <w:bCs/>
                <w:i/>
                <w:iCs/>
              </w:rPr>
              <w:t xml:space="preserve">International </w:t>
            </w:r>
            <w:r w:rsidRPr="00A26249">
              <w:rPr>
                <w:rFonts w:eastAsia="Calibri"/>
                <w:b/>
                <w:bCs/>
                <w:i/>
                <w:iCs/>
              </w:rPr>
              <w:t>Application Submitted”</w:t>
            </w:r>
            <w:r>
              <w:rPr>
                <w:rFonts w:eastAsia="Calibri"/>
                <w:b/>
                <w:bCs/>
                <w:i/>
                <w:iCs/>
              </w:rPr>
              <w:t xml:space="preserve"> </w:t>
            </w:r>
            <w:r w:rsidR="00C56E78" w:rsidRPr="0AE8C79E">
              <w:rPr>
                <w:rFonts w:eastAsia="Calibri"/>
              </w:rPr>
              <w:t>will create SAR</w:t>
            </w:r>
          </w:p>
        </w:tc>
      </w:tr>
      <w:tr w:rsidR="00C56E78" w14:paraId="2055B0C6" w14:textId="77777777" w:rsidTr="23B08687">
        <w:trPr>
          <w:cantSplit w:val="0"/>
          <w:trHeight w:val="83"/>
        </w:trPr>
        <w:tc>
          <w:tcPr>
            <w:tcW w:w="1185" w:type="dxa"/>
            <w:gridSpan w:val="2"/>
          </w:tcPr>
          <w:p w14:paraId="7D18E9CD" w14:textId="22B38303" w:rsidR="00C56E78" w:rsidRPr="00693A5A" w:rsidRDefault="00C56E78" w:rsidP="00AE4E28">
            <w:pPr>
              <w:pStyle w:val="ListParagraph"/>
              <w:numPr>
                <w:ilvl w:val="1"/>
                <w:numId w:val="38"/>
              </w:numPr>
              <w:jc w:val="right"/>
              <w:rPr>
                <w:b/>
                <w:bCs/>
              </w:rPr>
            </w:pPr>
          </w:p>
        </w:tc>
        <w:tc>
          <w:tcPr>
            <w:tcW w:w="3082" w:type="dxa"/>
          </w:tcPr>
          <w:p w14:paraId="3FCE6A30" w14:textId="77777777" w:rsidR="00C56E78" w:rsidRDefault="00C56E78" w:rsidP="00727A16">
            <w:pPr>
              <w:spacing w:line="259" w:lineRule="auto"/>
              <w:rPr>
                <w:lang w:eastAsia="en-CA"/>
              </w:rPr>
            </w:pPr>
            <w:r w:rsidRPr="0CDFBEE9">
              <w:rPr>
                <w:lang w:eastAsia="en-CA"/>
              </w:rPr>
              <w:t>Admissions Records for any applicants with existing holds preventing the processing of the application will be changed to “Application on Hold” and added to the QL “Application on Hold”</w:t>
            </w:r>
          </w:p>
        </w:tc>
        <w:tc>
          <w:tcPr>
            <w:tcW w:w="1558" w:type="dxa"/>
          </w:tcPr>
          <w:p w14:paraId="6CCC9212" w14:textId="77777777" w:rsidR="00C56E78" w:rsidRDefault="00C56E78" w:rsidP="00727A16">
            <w:pPr>
              <w:contextualSpacing/>
            </w:pPr>
            <w:r>
              <w:t>System</w:t>
            </w:r>
          </w:p>
        </w:tc>
        <w:tc>
          <w:tcPr>
            <w:tcW w:w="2133" w:type="dxa"/>
          </w:tcPr>
          <w:p w14:paraId="7F0CA62F" w14:textId="77777777" w:rsidR="00C56E78" w:rsidRDefault="00C56E78" w:rsidP="00727A16">
            <w:pPr>
              <w:contextualSpacing/>
            </w:pPr>
            <w:r>
              <w:t>Thesis</w:t>
            </w:r>
          </w:p>
        </w:tc>
        <w:tc>
          <w:tcPr>
            <w:tcW w:w="1829" w:type="dxa"/>
          </w:tcPr>
          <w:p w14:paraId="23505DC6" w14:textId="77777777" w:rsidR="00C56E78" w:rsidRDefault="00C56E78" w:rsidP="00727A16">
            <w:pPr>
              <w:contextualSpacing/>
            </w:pPr>
            <w:r>
              <w:t>Admissions Record</w:t>
            </w:r>
          </w:p>
          <w:p w14:paraId="5D2A42C7" w14:textId="77777777" w:rsidR="00C56E78" w:rsidRDefault="00C56E78" w:rsidP="00727A16">
            <w:pPr>
              <w:contextualSpacing/>
              <w:rPr>
                <w:rFonts w:eastAsia="Calibri"/>
              </w:rPr>
            </w:pPr>
            <w:r w:rsidRPr="0CDFBEE9">
              <w:rPr>
                <w:rFonts w:eastAsia="Calibri"/>
              </w:rPr>
              <w:t>Query List</w:t>
            </w:r>
          </w:p>
        </w:tc>
        <w:tc>
          <w:tcPr>
            <w:tcW w:w="3755" w:type="dxa"/>
          </w:tcPr>
          <w:p w14:paraId="3950C1EE" w14:textId="77777777" w:rsidR="00C56E78" w:rsidRDefault="00C56E78" w:rsidP="00727A16">
            <w:pPr>
              <w:contextualSpacing/>
            </w:pPr>
            <w:r>
              <w:t>Application on Hold (single ruleset)</w:t>
            </w:r>
          </w:p>
          <w:p w14:paraId="6A2CA80B" w14:textId="77777777" w:rsidR="00C56E78" w:rsidRDefault="00C56E78" w:rsidP="00727A16">
            <w:pPr>
              <w:pStyle w:val="ListParagraph"/>
              <w:ind w:left="0"/>
              <w:rPr>
                <w:lang w:val="en-US"/>
              </w:rPr>
            </w:pPr>
            <w:r w:rsidRPr="0AE8C79E">
              <w:rPr>
                <w:lang w:val="en-US"/>
              </w:rPr>
              <w:t>AUTO-306-02</w:t>
            </w:r>
          </w:p>
          <w:p w14:paraId="4E378D01" w14:textId="77777777" w:rsidR="00C56E78" w:rsidRDefault="00C56E78" w:rsidP="00727A16">
            <w:pPr>
              <w:contextualSpacing/>
            </w:pPr>
          </w:p>
        </w:tc>
        <w:tc>
          <w:tcPr>
            <w:tcW w:w="3849" w:type="dxa"/>
          </w:tcPr>
          <w:p w14:paraId="4429457E" w14:textId="77777777" w:rsidR="00C56E78" w:rsidRDefault="00C56E78" w:rsidP="00727A16">
            <w:pPr>
              <w:contextualSpacing/>
              <w:rPr>
                <w:b/>
                <w:bCs/>
                <w:i/>
                <w:iCs/>
                <w:color w:val="FF0000"/>
              </w:rPr>
            </w:pPr>
            <w:r w:rsidRPr="0707C7ED">
              <w:rPr>
                <w:b/>
                <w:bCs/>
                <w:i/>
                <w:iCs/>
                <w:color w:val="FF0000"/>
              </w:rPr>
              <w:t>Leads into “Application on Hold” subprocess</w:t>
            </w:r>
          </w:p>
          <w:p w14:paraId="7E5BBC59" w14:textId="77777777" w:rsidR="00C56E78" w:rsidRDefault="00C56E78" w:rsidP="00727A16">
            <w:pPr>
              <w:contextualSpacing/>
              <w:rPr>
                <w:rFonts w:eastAsia="Calibri"/>
              </w:rPr>
            </w:pPr>
          </w:p>
        </w:tc>
      </w:tr>
      <w:tr w:rsidR="00C56E78" w:rsidRPr="00EA6862" w14:paraId="004D9B6E" w14:textId="77777777" w:rsidTr="23B08687">
        <w:trPr>
          <w:cantSplit w:val="0"/>
          <w:trHeight w:val="83"/>
        </w:trPr>
        <w:tc>
          <w:tcPr>
            <w:tcW w:w="1185" w:type="dxa"/>
            <w:gridSpan w:val="2"/>
          </w:tcPr>
          <w:p w14:paraId="126B5AF3" w14:textId="5BB5DC5C" w:rsidR="00C56E78" w:rsidRPr="00693A5A" w:rsidRDefault="00C56E78" w:rsidP="00AE4E28">
            <w:pPr>
              <w:pStyle w:val="ListParagraph"/>
              <w:numPr>
                <w:ilvl w:val="1"/>
                <w:numId w:val="38"/>
              </w:numPr>
              <w:jc w:val="right"/>
              <w:rPr>
                <w:b/>
                <w:bCs/>
              </w:rPr>
            </w:pPr>
          </w:p>
        </w:tc>
        <w:tc>
          <w:tcPr>
            <w:tcW w:w="3082" w:type="dxa"/>
          </w:tcPr>
          <w:p w14:paraId="3B8CC68A" w14:textId="77777777" w:rsidR="00C56E78" w:rsidRPr="00EA6862" w:rsidRDefault="00C56E78" w:rsidP="1D243EFC">
            <w:pPr>
              <w:spacing w:line="259" w:lineRule="auto"/>
              <w:contextualSpacing/>
              <w:rPr>
                <w:lang w:eastAsia="en-CA"/>
              </w:rPr>
            </w:pPr>
            <w:r w:rsidRPr="1D243EFC">
              <w:rPr>
                <w:lang w:eastAsia="en-CA"/>
              </w:rPr>
              <w:t>Admissions Records for any level higher than the entry level indicated on the APOI are added to the QL “Advanced Standing”</w:t>
            </w:r>
          </w:p>
        </w:tc>
        <w:tc>
          <w:tcPr>
            <w:tcW w:w="1558" w:type="dxa"/>
          </w:tcPr>
          <w:p w14:paraId="22A960B2" w14:textId="77777777" w:rsidR="00C56E78" w:rsidRPr="00EA6862" w:rsidRDefault="00C56E78" w:rsidP="00727A16">
            <w:pPr>
              <w:contextualSpacing/>
            </w:pPr>
            <w:r>
              <w:t>System</w:t>
            </w:r>
          </w:p>
        </w:tc>
        <w:tc>
          <w:tcPr>
            <w:tcW w:w="2133" w:type="dxa"/>
          </w:tcPr>
          <w:p w14:paraId="56EF47DB" w14:textId="77777777" w:rsidR="00C56E78" w:rsidRPr="00EA6862" w:rsidRDefault="00C56E78" w:rsidP="00727A16">
            <w:pPr>
              <w:contextualSpacing/>
            </w:pPr>
            <w:r>
              <w:t>Thesis</w:t>
            </w:r>
          </w:p>
        </w:tc>
        <w:tc>
          <w:tcPr>
            <w:tcW w:w="1829" w:type="dxa"/>
          </w:tcPr>
          <w:p w14:paraId="34A4896E" w14:textId="77777777" w:rsidR="00C56E78" w:rsidRPr="00EA6862" w:rsidRDefault="00C56E78" w:rsidP="00727A16">
            <w:pPr>
              <w:contextualSpacing/>
            </w:pPr>
            <w:r>
              <w:t>Admissions Record</w:t>
            </w:r>
          </w:p>
          <w:p w14:paraId="273917E1" w14:textId="77777777" w:rsidR="00C56E78" w:rsidRPr="00EA6862" w:rsidRDefault="00C56E78" w:rsidP="00727A16">
            <w:pPr>
              <w:contextualSpacing/>
              <w:rPr>
                <w:rFonts w:eastAsia="Calibri"/>
              </w:rPr>
            </w:pPr>
            <w:r w:rsidRPr="0530B7AD">
              <w:rPr>
                <w:rFonts w:eastAsia="Calibri"/>
              </w:rPr>
              <w:t>Query List</w:t>
            </w:r>
          </w:p>
        </w:tc>
        <w:tc>
          <w:tcPr>
            <w:tcW w:w="3755" w:type="dxa"/>
          </w:tcPr>
          <w:p w14:paraId="5455E130" w14:textId="60127E5C" w:rsidR="00C56E78" w:rsidRPr="00EA6862" w:rsidRDefault="002F6E28" w:rsidP="00727A16">
            <w:pPr>
              <w:contextualSpacing/>
            </w:pPr>
            <w:r w:rsidRPr="1B4E0E75">
              <w:rPr>
                <w:lang w:val="en-US"/>
              </w:rPr>
              <w:t>AUTO-306-03</w:t>
            </w:r>
          </w:p>
        </w:tc>
        <w:tc>
          <w:tcPr>
            <w:tcW w:w="3849" w:type="dxa"/>
          </w:tcPr>
          <w:p w14:paraId="7DACCF17" w14:textId="77777777" w:rsidR="00C56E78" w:rsidRPr="00EA6862" w:rsidRDefault="00C56E78" w:rsidP="00727A16">
            <w:pPr>
              <w:contextualSpacing/>
              <w:rPr>
                <w:rFonts w:eastAsia="Calibri"/>
              </w:rPr>
            </w:pPr>
            <w:r w:rsidRPr="0AE8C79E">
              <w:rPr>
                <w:rFonts w:eastAsia="Calibri"/>
              </w:rPr>
              <w:t>To enable processing of exemptions in support of Advanced Standing, and “Create Financial Record” to support Advanced Standing payment</w:t>
            </w:r>
          </w:p>
          <w:p w14:paraId="6991B1B2" w14:textId="77777777" w:rsidR="00C56E78" w:rsidRDefault="00C56E78" w:rsidP="00727A16">
            <w:pPr>
              <w:contextualSpacing/>
              <w:rPr>
                <w:rFonts w:eastAsia="Calibri"/>
              </w:rPr>
            </w:pPr>
          </w:p>
          <w:p w14:paraId="155ADBC0" w14:textId="77777777" w:rsidR="00C56E78" w:rsidRDefault="00C56E78" w:rsidP="1D243EFC">
            <w:pPr>
              <w:contextualSpacing/>
              <w:rPr>
                <w:rFonts w:eastAsia="Calibri"/>
              </w:rPr>
            </w:pPr>
            <w:r w:rsidRPr="1D243EFC">
              <w:rPr>
                <w:rFonts w:eastAsia="Calibri"/>
                <w:b/>
                <w:bCs/>
              </w:rPr>
              <w:t xml:space="preserve">NOTE: </w:t>
            </w:r>
            <w:r w:rsidRPr="1D243EFC">
              <w:rPr>
                <w:rFonts w:eastAsia="Calibri"/>
              </w:rPr>
              <w:t>international applicants would never have a higher entry level (not an option in myAC), for international applicants, it would always be coded manually after confirmation with the applicant, once coded it would follow the same flow</w:t>
            </w:r>
          </w:p>
          <w:p w14:paraId="59ACFF4F" w14:textId="77777777" w:rsidR="00C56E78" w:rsidRPr="00EA6862" w:rsidRDefault="00C56E78" w:rsidP="00727A16">
            <w:pPr>
              <w:contextualSpacing/>
              <w:rPr>
                <w:rFonts w:eastAsia="Calibri"/>
              </w:rPr>
            </w:pPr>
          </w:p>
          <w:p w14:paraId="5CCB5A21" w14:textId="77777777" w:rsidR="00C56E78" w:rsidRPr="00EA6862" w:rsidRDefault="00C56E78" w:rsidP="00727A16">
            <w:pPr>
              <w:contextualSpacing/>
              <w:rPr>
                <w:b/>
                <w:bCs/>
                <w:i/>
                <w:iCs/>
                <w:color w:val="FF0000"/>
              </w:rPr>
            </w:pPr>
            <w:r w:rsidRPr="4E27322B">
              <w:rPr>
                <w:b/>
                <w:bCs/>
                <w:i/>
                <w:iCs/>
                <w:color w:val="FF0000"/>
              </w:rPr>
              <w:t>Leads into Advanced Standing workflow</w:t>
            </w:r>
          </w:p>
        </w:tc>
      </w:tr>
      <w:tr w:rsidR="00C56E78" w14:paraId="0FCFC97B" w14:textId="77777777" w:rsidTr="23B08687">
        <w:trPr>
          <w:cantSplit w:val="0"/>
          <w:trHeight w:val="83"/>
        </w:trPr>
        <w:tc>
          <w:tcPr>
            <w:tcW w:w="1185" w:type="dxa"/>
            <w:gridSpan w:val="2"/>
          </w:tcPr>
          <w:p w14:paraId="3C506C9B" w14:textId="53B571C8" w:rsidR="00C56E78" w:rsidRPr="00693A5A" w:rsidRDefault="00C56E78" w:rsidP="00AE4E28">
            <w:pPr>
              <w:pStyle w:val="ListParagraph"/>
              <w:numPr>
                <w:ilvl w:val="1"/>
                <w:numId w:val="38"/>
              </w:numPr>
              <w:jc w:val="right"/>
              <w:rPr>
                <w:b/>
                <w:bCs/>
              </w:rPr>
            </w:pPr>
          </w:p>
        </w:tc>
        <w:tc>
          <w:tcPr>
            <w:tcW w:w="3082" w:type="dxa"/>
          </w:tcPr>
          <w:p w14:paraId="74633F23" w14:textId="77777777" w:rsidR="00C56E78" w:rsidRDefault="00C56E78" w:rsidP="1D243EFC">
            <w:pPr>
              <w:spacing w:line="259" w:lineRule="auto"/>
              <w:rPr>
                <w:lang w:eastAsia="en-CA"/>
              </w:rPr>
            </w:pPr>
            <w:r w:rsidRPr="1D243EFC">
              <w:rPr>
                <w:lang w:eastAsia="en-CA"/>
              </w:rPr>
              <w:t>Admissions Records with any component “Incomplete” are changed to stage “Application Incomplete”</w:t>
            </w:r>
          </w:p>
        </w:tc>
        <w:tc>
          <w:tcPr>
            <w:tcW w:w="1558" w:type="dxa"/>
          </w:tcPr>
          <w:p w14:paraId="1E7A1F39" w14:textId="77777777" w:rsidR="00C56E78" w:rsidRDefault="00C56E78" w:rsidP="00727A16">
            <w:pPr>
              <w:contextualSpacing/>
            </w:pPr>
            <w:r>
              <w:t>System</w:t>
            </w:r>
          </w:p>
        </w:tc>
        <w:tc>
          <w:tcPr>
            <w:tcW w:w="2133" w:type="dxa"/>
          </w:tcPr>
          <w:p w14:paraId="4E0C8AC6" w14:textId="77777777" w:rsidR="00C56E78" w:rsidRDefault="00C56E78" w:rsidP="00727A16">
            <w:pPr>
              <w:contextualSpacing/>
            </w:pPr>
            <w:r>
              <w:t>Thesis</w:t>
            </w:r>
          </w:p>
        </w:tc>
        <w:tc>
          <w:tcPr>
            <w:tcW w:w="1829" w:type="dxa"/>
          </w:tcPr>
          <w:p w14:paraId="5234A931" w14:textId="77777777" w:rsidR="00C56E78" w:rsidRDefault="00C56E78" w:rsidP="00727A16">
            <w:pPr>
              <w:contextualSpacing/>
            </w:pPr>
            <w:r>
              <w:t>Admissions Record</w:t>
            </w:r>
          </w:p>
          <w:p w14:paraId="494B9FC8" w14:textId="77777777" w:rsidR="00C56E78" w:rsidRDefault="00C56E78" w:rsidP="00727A16">
            <w:pPr>
              <w:contextualSpacing/>
              <w:rPr>
                <w:rFonts w:eastAsia="Calibri"/>
              </w:rPr>
            </w:pPr>
            <w:r w:rsidRPr="0CDFBEE9">
              <w:rPr>
                <w:rFonts w:eastAsia="Calibri"/>
              </w:rPr>
              <w:t>Query List</w:t>
            </w:r>
          </w:p>
        </w:tc>
        <w:tc>
          <w:tcPr>
            <w:tcW w:w="3755" w:type="dxa"/>
          </w:tcPr>
          <w:p w14:paraId="753D9378" w14:textId="77777777" w:rsidR="00C56E78" w:rsidRDefault="00C56E78" w:rsidP="00727A16">
            <w:pPr>
              <w:contextualSpacing/>
            </w:pPr>
            <w:r w:rsidRPr="0AE8C79E">
              <w:rPr>
                <w:i/>
                <w:iCs/>
              </w:rPr>
              <w:t>See SIS-FS-ADM-305 Manage Admissions Components for rulesets</w:t>
            </w:r>
          </w:p>
        </w:tc>
        <w:tc>
          <w:tcPr>
            <w:tcW w:w="3849" w:type="dxa"/>
          </w:tcPr>
          <w:p w14:paraId="564F5E4D" w14:textId="77777777" w:rsidR="00C56E78" w:rsidRDefault="00C56E78" w:rsidP="00727A16">
            <w:pPr>
              <w:spacing w:line="259" w:lineRule="auto"/>
              <w:rPr>
                <w:rFonts w:eastAsia="Arial"/>
              </w:rPr>
            </w:pPr>
            <w:r w:rsidRPr="0AE8C79E">
              <w:rPr>
                <w:rFonts w:eastAsia="Arial"/>
                <w:color w:val="000000" w:themeColor="text1"/>
                <w:lang w:val="en-US"/>
              </w:rPr>
              <w:t>RS-305-019</w:t>
            </w:r>
          </w:p>
          <w:p w14:paraId="3DE1859E" w14:textId="77777777" w:rsidR="00C56E78" w:rsidRDefault="00C56E78" w:rsidP="00727A16"/>
        </w:tc>
      </w:tr>
      <w:tr w:rsidR="4CA19523" w14:paraId="632F3A3E" w14:textId="77777777" w:rsidTr="23B08687">
        <w:trPr>
          <w:cantSplit w:val="0"/>
          <w:trHeight w:val="300"/>
        </w:trPr>
        <w:tc>
          <w:tcPr>
            <w:tcW w:w="1185" w:type="dxa"/>
            <w:gridSpan w:val="2"/>
          </w:tcPr>
          <w:p w14:paraId="3FBE15F3" w14:textId="637225DA" w:rsidR="0831ADD6" w:rsidRDefault="0831ADD6" w:rsidP="4CA19523">
            <w:pPr>
              <w:jc w:val="right"/>
              <w:rPr>
                <w:b/>
                <w:bCs/>
              </w:rPr>
            </w:pPr>
            <w:r w:rsidRPr="4CA19523">
              <w:rPr>
                <w:b/>
                <w:bCs/>
              </w:rPr>
              <w:t>d)</w:t>
            </w:r>
          </w:p>
        </w:tc>
        <w:tc>
          <w:tcPr>
            <w:tcW w:w="3082" w:type="dxa"/>
          </w:tcPr>
          <w:p w14:paraId="1E95F57C" w14:textId="2FECA137" w:rsidR="0831ADD6" w:rsidRDefault="0831ADD6" w:rsidP="4CA19523">
            <w:pPr>
              <w:spacing w:line="259" w:lineRule="auto"/>
              <w:rPr>
                <w:lang w:eastAsia="en-CA"/>
              </w:rPr>
            </w:pPr>
            <w:r w:rsidRPr="4CA19523">
              <w:rPr>
                <w:lang w:eastAsia="en-CA"/>
              </w:rPr>
              <w:t xml:space="preserve">Admissions Records with components marked “Unmet” will appear on the </w:t>
            </w:r>
            <w:r w:rsidR="4D1D2E01" w:rsidRPr="4CA19523">
              <w:rPr>
                <w:lang w:eastAsia="en-CA"/>
              </w:rPr>
              <w:t>“Components marked unmet” Query List</w:t>
            </w:r>
          </w:p>
        </w:tc>
        <w:tc>
          <w:tcPr>
            <w:tcW w:w="1558" w:type="dxa"/>
          </w:tcPr>
          <w:p w14:paraId="365046D8" w14:textId="655BB7DC" w:rsidR="4CA19523" w:rsidRDefault="4CA19523" w:rsidP="4CA19523"/>
        </w:tc>
        <w:tc>
          <w:tcPr>
            <w:tcW w:w="2133" w:type="dxa"/>
          </w:tcPr>
          <w:p w14:paraId="71A552C5" w14:textId="5470E9A8" w:rsidR="4CA19523" w:rsidRDefault="4CA19523" w:rsidP="4CA19523"/>
        </w:tc>
        <w:tc>
          <w:tcPr>
            <w:tcW w:w="1829" w:type="dxa"/>
          </w:tcPr>
          <w:p w14:paraId="17140207" w14:textId="005631AF" w:rsidR="4CA19523" w:rsidRDefault="4CA19523" w:rsidP="4CA19523"/>
        </w:tc>
        <w:tc>
          <w:tcPr>
            <w:tcW w:w="3755" w:type="dxa"/>
          </w:tcPr>
          <w:p w14:paraId="24116CA5" w14:textId="486A94D5" w:rsidR="4D1D2E01" w:rsidRDefault="4D1D2E01" w:rsidP="4CA19523">
            <w:pPr>
              <w:rPr>
                <w:i/>
                <w:iCs/>
              </w:rPr>
            </w:pPr>
            <w:r w:rsidRPr="4CA19523">
              <w:rPr>
                <w:i/>
                <w:iCs/>
              </w:rPr>
              <w:t>See SIS-FS-ADM-305 QL-305-03</w:t>
            </w:r>
          </w:p>
        </w:tc>
        <w:tc>
          <w:tcPr>
            <w:tcW w:w="3849" w:type="dxa"/>
          </w:tcPr>
          <w:p w14:paraId="04D2D8BE" w14:textId="5BC88E50" w:rsidR="4CA19523" w:rsidRDefault="4CA19523" w:rsidP="4CA19523">
            <w:pPr>
              <w:spacing w:line="259" w:lineRule="auto"/>
              <w:rPr>
                <w:rFonts w:eastAsia="Arial"/>
                <w:color w:val="000000" w:themeColor="text1"/>
                <w:lang w:val="en-US"/>
              </w:rPr>
            </w:pPr>
          </w:p>
        </w:tc>
      </w:tr>
      <w:tr w:rsidR="00C56E78" w:rsidRPr="00EA6862" w14:paraId="4C04EECC" w14:textId="77777777" w:rsidTr="23B08687">
        <w:trPr>
          <w:cantSplit w:val="0"/>
          <w:trHeight w:val="83"/>
        </w:trPr>
        <w:tc>
          <w:tcPr>
            <w:tcW w:w="1185" w:type="dxa"/>
            <w:gridSpan w:val="2"/>
          </w:tcPr>
          <w:p w14:paraId="3171274F" w14:textId="55D32DBC" w:rsidR="00C56E78" w:rsidRPr="00693A5A" w:rsidRDefault="00C56E78" w:rsidP="00AE4E28">
            <w:pPr>
              <w:pStyle w:val="ListParagraph"/>
              <w:numPr>
                <w:ilvl w:val="0"/>
                <w:numId w:val="38"/>
              </w:numPr>
              <w:jc w:val="center"/>
              <w:rPr>
                <w:b/>
                <w:bCs/>
              </w:rPr>
            </w:pPr>
          </w:p>
        </w:tc>
        <w:tc>
          <w:tcPr>
            <w:tcW w:w="3082" w:type="dxa"/>
          </w:tcPr>
          <w:p w14:paraId="5CFDE14E" w14:textId="0EFC8979" w:rsidR="00C56E78" w:rsidRPr="00EA6862" w:rsidRDefault="00C56E78" w:rsidP="1D243EFC">
            <w:pPr>
              <w:contextualSpacing/>
              <w:rPr>
                <w:lang w:eastAsia="en-CA"/>
              </w:rPr>
            </w:pPr>
            <w:r w:rsidRPr="1D243EFC">
              <w:rPr>
                <w:lang w:eastAsia="en-CA"/>
              </w:rPr>
              <w:t>New documents are submitted through</w:t>
            </w:r>
            <w:r w:rsidR="007E6BF1" w:rsidRPr="1D243EFC">
              <w:rPr>
                <w:lang w:eastAsia="en-CA"/>
              </w:rPr>
              <w:t xml:space="preserve"> </w:t>
            </w:r>
            <w:r w:rsidRPr="1D243EFC">
              <w:rPr>
                <w:lang w:eastAsia="en-CA"/>
              </w:rPr>
              <w:t>the TSM Portal, launching system auto-assessment rulesets</w:t>
            </w:r>
          </w:p>
        </w:tc>
        <w:tc>
          <w:tcPr>
            <w:tcW w:w="1558" w:type="dxa"/>
          </w:tcPr>
          <w:p w14:paraId="12B964DA" w14:textId="77777777" w:rsidR="00C56E78" w:rsidRPr="00EA6862" w:rsidRDefault="00C56E78" w:rsidP="00727A16">
            <w:pPr>
              <w:contextualSpacing/>
            </w:pPr>
            <w:r>
              <w:t>Applicant/ System</w:t>
            </w:r>
          </w:p>
        </w:tc>
        <w:tc>
          <w:tcPr>
            <w:tcW w:w="2133" w:type="dxa"/>
          </w:tcPr>
          <w:p w14:paraId="635874E8" w14:textId="77777777" w:rsidR="00C56E78" w:rsidRDefault="00C56E78" w:rsidP="00727A16">
            <w:pPr>
              <w:contextualSpacing/>
            </w:pPr>
            <w:r>
              <w:t>Portal</w:t>
            </w:r>
          </w:p>
          <w:p w14:paraId="6A2A8B6D" w14:textId="77777777" w:rsidR="00C56E78" w:rsidRPr="00EA6862" w:rsidRDefault="00C56E78" w:rsidP="00727A16">
            <w:pPr>
              <w:contextualSpacing/>
              <w:rPr>
                <w:rFonts w:eastAsia="Calibri"/>
              </w:rPr>
            </w:pPr>
            <w:r w:rsidRPr="0530B7AD">
              <w:rPr>
                <w:rFonts w:eastAsia="Calibri"/>
              </w:rPr>
              <w:t>Thesis</w:t>
            </w:r>
          </w:p>
        </w:tc>
        <w:tc>
          <w:tcPr>
            <w:tcW w:w="1829" w:type="dxa"/>
          </w:tcPr>
          <w:p w14:paraId="7D33CE81" w14:textId="77777777" w:rsidR="00C56E78" w:rsidRPr="00EA6862" w:rsidRDefault="00C56E78" w:rsidP="00727A16">
            <w:pPr>
              <w:contextualSpacing/>
            </w:pPr>
            <w:r>
              <w:t>Admissions Record</w:t>
            </w:r>
          </w:p>
          <w:p w14:paraId="47861902" w14:textId="77777777" w:rsidR="00C56E78" w:rsidRPr="00EA6862" w:rsidRDefault="00C56E78" w:rsidP="00727A16">
            <w:pPr>
              <w:contextualSpacing/>
              <w:rPr>
                <w:rFonts w:eastAsia="Calibri"/>
              </w:rPr>
            </w:pPr>
            <w:r w:rsidRPr="0530B7AD">
              <w:rPr>
                <w:rFonts w:eastAsia="Calibri"/>
              </w:rPr>
              <w:t>Query List</w:t>
            </w:r>
          </w:p>
        </w:tc>
        <w:tc>
          <w:tcPr>
            <w:tcW w:w="3755" w:type="dxa"/>
          </w:tcPr>
          <w:p w14:paraId="7E7A3C29" w14:textId="77777777" w:rsidR="00C56E78" w:rsidRPr="00EA6862" w:rsidRDefault="00C56E78" w:rsidP="00727A16">
            <w:pPr>
              <w:contextualSpacing/>
            </w:pPr>
            <w:r>
              <w:t>Auto-assessment rulesets will run based on the document received (series of rulesets)</w:t>
            </w:r>
          </w:p>
          <w:p w14:paraId="3262FA50" w14:textId="77777777" w:rsidR="00C56E78" w:rsidRPr="00EA6862" w:rsidRDefault="00C56E78" w:rsidP="00727A16">
            <w:pPr>
              <w:contextualSpacing/>
            </w:pPr>
            <w:r w:rsidRPr="4E27322B">
              <w:rPr>
                <w:i/>
                <w:iCs/>
              </w:rPr>
              <w:t>See SIS-FS-ADM-305 Manage Admissions Components for rulesets</w:t>
            </w:r>
          </w:p>
        </w:tc>
        <w:tc>
          <w:tcPr>
            <w:tcW w:w="3849" w:type="dxa"/>
          </w:tcPr>
          <w:p w14:paraId="1A29AE00" w14:textId="77777777" w:rsidR="00C56E78" w:rsidRPr="00EA6862" w:rsidRDefault="00C56E78" w:rsidP="00727A16">
            <w:pPr>
              <w:contextualSpacing/>
            </w:pPr>
            <w:r w:rsidRPr="1D243EFC">
              <w:t>Note that documents may be submitted at the time of application receipt.</w:t>
            </w:r>
          </w:p>
        </w:tc>
      </w:tr>
      <w:tr w:rsidR="00C56E78" w14:paraId="76D87AFF" w14:textId="77777777" w:rsidTr="23B08687">
        <w:trPr>
          <w:cantSplit w:val="0"/>
          <w:trHeight w:val="83"/>
        </w:trPr>
        <w:tc>
          <w:tcPr>
            <w:tcW w:w="1185" w:type="dxa"/>
            <w:gridSpan w:val="2"/>
          </w:tcPr>
          <w:p w14:paraId="7449D5CF" w14:textId="31802F64" w:rsidR="00C56E78" w:rsidRPr="00693A5A" w:rsidRDefault="00C56E78" w:rsidP="00AE4E28">
            <w:pPr>
              <w:pStyle w:val="ListParagraph"/>
              <w:numPr>
                <w:ilvl w:val="1"/>
                <w:numId w:val="38"/>
              </w:numPr>
              <w:jc w:val="right"/>
              <w:rPr>
                <w:b/>
                <w:bCs/>
              </w:rPr>
            </w:pPr>
          </w:p>
        </w:tc>
        <w:tc>
          <w:tcPr>
            <w:tcW w:w="3082" w:type="dxa"/>
          </w:tcPr>
          <w:p w14:paraId="4F9C4DE6" w14:textId="79611C2D" w:rsidR="00C56E78" w:rsidRDefault="00C56E78" w:rsidP="00727A16">
            <w:pPr>
              <w:rPr>
                <w:lang w:eastAsia="en-CA"/>
              </w:rPr>
            </w:pPr>
            <w:r w:rsidRPr="4CA19523">
              <w:rPr>
                <w:lang w:eastAsia="en-CA"/>
              </w:rPr>
              <w:t>If any Admissions Components are marked “Pending Approval” the system will change the stage to “Application Materials Submitted”</w:t>
            </w:r>
          </w:p>
        </w:tc>
        <w:tc>
          <w:tcPr>
            <w:tcW w:w="1558" w:type="dxa"/>
          </w:tcPr>
          <w:p w14:paraId="3A655961" w14:textId="77777777" w:rsidR="00C56E78" w:rsidRDefault="00C56E78" w:rsidP="00727A16">
            <w:r>
              <w:t>System</w:t>
            </w:r>
          </w:p>
        </w:tc>
        <w:tc>
          <w:tcPr>
            <w:tcW w:w="2133" w:type="dxa"/>
          </w:tcPr>
          <w:p w14:paraId="5D22BC7F" w14:textId="77777777" w:rsidR="00C56E78" w:rsidRDefault="00C56E78" w:rsidP="00727A16">
            <w:r>
              <w:t>Thesis</w:t>
            </w:r>
          </w:p>
        </w:tc>
        <w:tc>
          <w:tcPr>
            <w:tcW w:w="1829" w:type="dxa"/>
          </w:tcPr>
          <w:p w14:paraId="18A6414F" w14:textId="77777777" w:rsidR="00C56E78" w:rsidRDefault="00C56E78" w:rsidP="00727A16">
            <w:r>
              <w:t>Admissions Record</w:t>
            </w:r>
          </w:p>
        </w:tc>
        <w:tc>
          <w:tcPr>
            <w:tcW w:w="3755" w:type="dxa"/>
          </w:tcPr>
          <w:p w14:paraId="3D244020" w14:textId="77777777" w:rsidR="00C56E78" w:rsidRDefault="00C56E78" w:rsidP="00727A16">
            <w:r>
              <w:t>Auto-assessment: change Process Step Status and update Admissions Stage to Application Materials Submitted</w:t>
            </w:r>
          </w:p>
          <w:p w14:paraId="32BCEFF5" w14:textId="77777777" w:rsidR="00C56E78" w:rsidRDefault="00C56E78" w:rsidP="00727A16">
            <w:pPr>
              <w:contextualSpacing/>
            </w:pPr>
            <w:r w:rsidRPr="4E27322B">
              <w:rPr>
                <w:i/>
                <w:iCs/>
              </w:rPr>
              <w:t>See SIS-FS-ADM-305 Manage Admissions Components for rulesets</w:t>
            </w:r>
          </w:p>
        </w:tc>
        <w:tc>
          <w:tcPr>
            <w:tcW w:w="3849" w:type="dxa"/>
          </w:tcPr>
          <w:p w14:paraId="154E45CD" w14:textId="77777777" w:rsidR="00C56E78" w:rsidRDefault="00C56E78" w:rsidP="00727A16">
            <w:pPr>
              <w:rPr>
                <w:b/>
                <w:bCs/>
              </w:rPr>
            </w:pPr>
          </w:p>
        </w:tc>
      </w:tr>
      <w:tr w:rsidR="00C56E78" w14:paraId="4B61DAF8" w14:textId="77777777" w:rsidTr="23B08687">
        <w:trPr>
          <w:cantSplit w:val="0"/>
          <w:trHeight w:val="83"/>
        </w:trPr>
        <w:tc>
          <w:tcPr>
            <w:tcW w:w="1185" w:type="dxa"/>
            <w:gridSpan w:val="2"/>
          </w:tcPr>
          <w:p w14:paraId="69F38B4F" w14:textId="57F6CD43" w:rsidR="00C56E78" w:rsidRPr="00693A5A" w:rsidRDefault="00C56E78" w:rsidP="00AE4E28">
            <w:pPr>
              <w:pStyle w:val="ListParagraph"/>
              <w:numPr>
                <w:ilvl w:val="1"/>
                <w:numId w:val="38"/>
              </w:numPr>
              <w:jc w:val="right"/>
              <w:rPr>
                <w:b/>
                <w:bCs/>
              </w:rPr>
            </w:pPr>
          </w:p>
        </w:tc>
        <w:tc>
          <w:tcPr>
            <w:tcW w:w="3082" w:type="dxa"/>
          </w:tcPr>
          <w:p w14:paraId="3F344D83" w14:textId="77777777" w:rsidR="00C56E78" w:rsidRDefault="00C56E78" w:rsidP="00727A16">
            <w:pPr>
              <w:rPr>
                <w:lang w:eastAsia="en-CA"/>
              </w:rPr>
            </w:pPr>
            <w:r w:rsidRPr="2D556C11">
              <w:rPr>
                <w:lang w:eastAsia="en-CA"/>
              </w:rPr>
              <w:t>If all Admissions Components are marked “Complete” through system auto-assessments, the Admissions stage will be changed to “Application Complete”</w:t>
            </w:r>
          </w:p>
        </w:tc>
        <w:tc>
          <w:tcPr>
            <w:tcW w:w="1558" w:type="dxa"/>
          </w:tcPr>
          <w:p w14:paraId="548E5F13" w14:textId="77777777" w:rsidR="00C56E78" w:rsidRDefault="00C56E78" w:rsidP="00727A16">
            <w:r>
              <w:t>System</w:t>
            </w:r>
          </w:p>
        </w:tc>
        <w:tc>
          <w:tcPr>
            <w:tcW w:w="2133" w:type="dxa"/>
          </w:tcPr>
          <w:p w14:paraId="74E2367D" w14:textId="77777777" w:rsidR="00C56E78" w:rsidRDefault="00C56E78" w:rsidP="00727A16">
            <w:r>
              <w:t>Thesis</w:t>
            </w:r>
          </w:p>
        </w:tc>
        <w:tc>
          <w:tcPr>
            <w:tcW w:w="1829" w:type="dxa"/>
          </w:tcPr>
          <w:p w14:paraId="25514A67" w14:textId="77777777" w:rsidR="00C56E78" w:rsidRDefault="00C56E78" w:rsidP="00727A16">
            <w:r>
              <w:t>Admissions Record</w:t>
            </w:r>
          </w:p>
        </w:tc>
        <w:tc>
          <w:tcPr>
            <w:tcW w:w="3755" w:type="dxa"/>
          </w:tcPr>
          <w:p w14:paraId="3AA027F6" w14:textId="77777777" w:rsidR="00C56E78" w:rsidRDefault="00C56E78" w:rsidP="00727A16">
            <w:r>
              <w:t>Auto-assessment: change Process Step Status and update Admissions Stage to Application Complete</w:t>
            </w:r>
          </w:p>
          <w:p w14:paraId="2D29DA57" w14:textId="77777777" w:rsidR="00C56E78" w:rsidRDefault="00C56E78" w:rsidP="00727A16">
            <w:pPr>
              <w:contextualSpacing/>
            </w:pPr>
            <w:r w:rsidRPr="2FD0C1A6">
              <w:rPr>
                <w:i/>
                <w:iCs/>
              </w:rPr>
              <w:t>See SIS-FS-ADM-305 Manage Admissions Components for rulesets</w:t>
            </w:r>
          </w:p>
        </w:tc>
        <w:tc>
          <w:tcPr>
            <w:tcW w:w="3849" w:type="dxa"/>
          </w:tcPr>
          <w:p w14:paraId="39AA0A81" w14:textId="77777777" w:rsidR="00C56E78" w:rsidRDefault="00C56E78" w:rsidP="00727A16">
            <w:pPr>
              <w:rPr>
                <w:b/>
                <w:bCs/>
                <w:i/>
                <w:iCs/>
                <w:color w:val="FF0000"/>
              </w:rPr>
            </w:pPr>
            <w:r w:rsidRPr="0707C7ED">
              <w:rPr>
                <w:b/>
                <w:bCs/>
                <w:i/>
                <w:iCs/>
                <w:color w:val="FF0000"/>
              </w:rPr>
              <w:t>Leads into Acceptance workflow</w:t>
            </w:r>
          </w:p>
        </w:tc>
      </w:tr>
      <w:tr w:rsidR="00C56E78" w14:paraId="508A9DE5" w14:textId="77777777" w:rsidTr="23B08687">
        <w:trPr>
          <w:cantSplit w:val="0"/>
          <w:trHeight w:val="83"/>
        </w:trPr>
        <w:tc>
          <w:tcPr>
            <w:tcW w:w="1185" w:type="dxa"/>
            <w:gridSpan w:val="2"/>
          </w:tcPr>
          <w:p w14:paraId="041A2959" w14:textId="0C85D829" w:rsidR="00C56E78" w:rsidRPr="00693A5A" w:rsidRDefault="00C56E78" w:rsidP="00AE4E28">
            <w:pPr>
              <w:pStyle w:val="ListParagraph"/>
              <w:numPr>
                <w:ilvl w:val="1"/>
                <w:numId w:val="38"/>
              </w:numPr>
              <w:jc w:val="center"/>
              <w:rPr>
                <w:b/>
                <w:bCs/>
              </w:rPr>
            </w:pPr>
          </w:p>
        </w:tc>
        <w:tc>
          <w:tcPr>
            <w:tcW w:w="3082" w:type="dxa"/>
          </w:tcPr>
          <w:p w14:paraId="7AB0F938" w14:textId="77777777" w:rsidR="00C56E78" w:rsidRDefault="00C56E78" w:rsidP="1D243EFC">
            <w:pPr>
              <w:rPr>
                <w:lang w:eastAsia="en-CA"/>
              </w:rPr>
            </w:pPr>
            <w:r w:rsidRPr="1D243EFC">
              <w:rPr>
                <w:lang w:eastAsia="en-CA"/>
              </w:rPr>
              <w:t>If the auto-assessment determines the applicant is not acceptable to the program, the component Process Step Status is changed to “Denied”, and the Admissions Stage is changed to “Application Denied”</w:t>
            </w:r>
          </w:p>
        </w:tc>
        <w:tc>
          <w:tcPr>
            <w:tcW w:w="1558" w:type="dxa"/>
          </w:tcPr>
          <w:p w14:paraId="7255DAE4" w14:textId="77777777" w:rsidR="00C56E78" w:rsidRDefault="00C56E78" w:rsidP="00727A16">
            <w:r>
              <w:t>System</w:t>
            </w:r>
          </w:p>
        </w:tc>
        <w:tc>
          <w:tcPr>
            <w:tcW w:w="2133" w:type="dxa"/>
          </w:tcPr>
          <w:p w14:paraId="62BB5F47" w14:textId="77777777" w:rsidR="00C56E78" w:rsidRDefault="00C56E78" w:rsidP="00727A16">
            <w:r>
              <w:t>Thesis</w:t>
            </w:r>
          </w:p>
        </w:tc>
        <w:tc>
          <w:tcPr>
            <w:tcW w:w="1829" w:type="dxa"/>
          </w:tcPr>
          <w:p w14:paraId="494309C6" w14:textId="77777777" w:rsidR="00C56E78" w:rsidRDefault="00C56E78" w:rsidP="00727A16">
            <w:r>
              <w:t>Admissions Record</w:t>
            </w:r>
          </w:p>
        </w:tc>
        <w:tc>
          <w:tcPr>
            <w:tcW w:w="3755" w:type="dxa"/>
          </w:tcPr>
          <w:p w14:paraId="2BDAC8BF" w14:textId="77777777" w:rsidR="00C56E78" w:rsidRDefault="00C56E78" w:rsidP="00727A16">
            <w:r>
              <w:t>Auto-assessment: change Process Step Status and update Admissions Stage to Application Denied</w:t>
            </w:r>
          </w:p>
          <w:p w14:paraId="03541CBC" w14:textId="77777777" w:rsidR="00C56E78" w:rsidRDefault="00C56E78" w:rsidP="00727A16">
            <w:pPr>
              <w:contextualSpacing/>
            </w:pPr>
            <w:r w:rsidRPr="4E27322B">
              <w:rPr>
                <w:i/>
                <w:iCs/>
              </w:rPr>
              <w:t>See SIS-FS-ADM-305 Manage Admissions Components for rulesets</w:t>
            </w:r>
          </w:p>
          <w:p w14:paraId="4CDF0780" w14:textId="77777777" w:rsidR="00C56E78" w:rsidRDefault="00C56E78" w:rsidP="00727A16"/>
        </w:tc>
        <w:tc>
          <w:tcPr>
            <w:tcW w:w="3849" w:type="dxa"/>
          </w:tcPr>
          <w:p w14:paraId="232FA3FA" w14:textId="77777777" w:rsidR="00C56E78" w:rsidRDefault="00C56E78" w:rsidP="00727A16">
            <w:pPr>
              <w:spacing w:line="259" w:lineRule="auto"/>
              <w:rPr>
                <w:b/>
                <w:bCs/>
                <w:i/>
                <w:iCs/>
              </w:rPr>
            </w:pPr>
            <w:r w:rsidRPr="57F5C090">
              <w:rPr>
                <w:b/>
                <w:bCs/>
                <w:i/>
                <w:iCs/>
              </w:rPr>
              <w:t>End of process for denied applications</w:t>
            </w:r>
          </w:p>
          <w:p w14:paraId="75B27C91" w14:textId="77777777" w:rsidR="00C56E78" w:rsidRDefault="00C56E78" w:rsidP="00727A16">
            <w:pPr>
              <w:rPr>
                <w:b/>
                <w:bCs/>
                <w:i/>
                <w:iCs/>
              </w:rPr>
            </w:pPr>
          </w:p>
          <w:p w14:paraId="5B61C335" w14:textId="77777777" w:rsidR="00C56E78" w:rsidRDefault="00C56E78" w:rsidP="00727A16">
            <w:r w:rsidRPr="7952EDBF">
              <w:t>Note that the only auto-assessment that will lead to denial is the minimum age requirement for Academic Upgrading and/or programs requiring the minimum legal drinking age for attendance</w:t>
            </w:r>
          </w:p>
        </w:tc>
      </w:tr>
      <w:tr w:rsidR="00C56E78" w14:paraId="446AF3BF" w14:textId="77777777" w:rsidTr="23B08687">
        <w:trPr>
          <w:cantSplit w:val="0"/>
          <w:trHeight w:val="83"/>
        </w:trPr>
        <w:tc>
          <w:tcPr>
            <w:tcW w:w="1185" w:type="dxa"/>
            <w:gridSpan w:val="2"/>
          </w:tcPr>
          <w:p w14:paraId="70D84BA1" w14:textId="5A2C94D3" w:rsidR="00C56E78" w:rsidRPr="00693A5A" w:rsidRDefault="00C56E78" w:rsidP="00693A5A">
            <w:pPr>
              <w:pStyle w:val="ListParagraph"/>
              <w:numPr>
                <w:ilvl w:val="0"/>
                <w:numId w:val="38"/>
              </w:numPr>
              <w:jc w:val="right"/>
              <w:rPr>
                <w:b/>
                <w:bCs/>
              </w:rPr>
            </w:pPr>
          </w:p>
        </w:tc>
        <w:tc>
          <w:tcPr>
            <w:tcW w:w="3082" w:type="dxa"/>
          </w:tcPr>
          <w:p w14:paraId="34DA5FD7" w14:textId="6C7E8470" w:rsidR="00C56E78" w:rsidRDefault="00C56E78" w:rsidP="00727A16">
            <w:pPr>
              <w:rPr>
                <w:lang w:eastAsia="en-CA"/>
              </w:rPr>
            </w:pPr>
            <w:r w:rsidRPr="4CA19523">
              <w:rPr>
                <w:lang w:eastAsia="en-CA"/>
              </w:rPr>
              <w:t>Access QL “Application Materials Submitted”</w:t>
            </w:r>
            <w:r w:rsidR="67C15776" w:rsidRPr="4CA19523">
              <w:rPr>
                <w:lang w:eastAsia="en-CA"/>
              </w:rPr>
              <w:t xml:space="preserve"> or QL” Components Marked Unmet”</w:t>
            </w:r>
          </w:p>
        </w:tc>
        <w:tc>
          <w:tcPr>
            <w:tcW w:w="1558" w:type="dxa"/>
          </w:tcPr>
          <w:p w14:paraId="389B9ACA" w14:textId="77777777" w:rsidR="00C56E78" w:rsidRDefault="00C56E78" w:rsidP="00727A16">
            <w:r>
              <w:t>Admissions Officer</w:t>
            </w:r>
          </w:p>
        </w:tc>
        <w:tc>
          <w:tcPr>
            <w:tcW w:w="2133" w:type="dxa"/>
          </w:tcPr>
          <w:p w14:paraId="448E0F80" w14:textId="77777777" w:rsidR="00C56E78" w:rsidRDefault="00C56E78" w:rsidP="00727A16">
            <w:r>
              <w:t>Thesis</w:t>
            </w:r>
          </w:p>
        </w:tc>
        <w:tc>
          <w:tcPr>
            <w:tcW w:w="1829" w:type="dxa"/>
          </w:tcPr>
          <w:p w14:paraId="18F56C5B" w14:textId="77777777" w:rsidR="00C56E78" w:rsidRDefault="00C56E78" w:rsidP="00727A16">
            <w:r>
              <w:t>Query List</w:t>
            </w:r>
          </w:p>
        </w:tc>
        <w:tc>
          <w:tcPr>
            <w:tcW w:w="3755" w:type="dxa"/>
          </w:tcPr>
          <w:p w14:paraId="1A4AA425" w14:textId="77777777" w:rsidR="00C56E78" w:rsidRDefault="00C56E78" w:rsidP="00727A16"/>
        </w:tc>
        <w:tc>
          <w:tcPr>
            <w:tcW w:w="3849" w:type="dxa"/>
          </w:tcPr>
          <w:p w14:paraId="3C87E50D" w14:textId="77777777" w:rsidR="00C56E78" w:rsidRDefault="00C56E78" w:rsidP="00727A16">
            <w:pPr>
              <w:rPr>
                <w:b/>
                <w:bCs/>
              </w:rPr>
            </w:pPr>
          </w:p>
        </w:tc>
      </w:tr>
      <w:tr w:rsidR="00C56E78" w14:paraId="5ACC2478" w14:textId="77777777" w:rsidTr="23B08687">
        <w:trPr>
          <w:cantSplit w:val="0"/>
          <w:trHeight w:val="83"/>
        </w:trPr>
        <w:tc>
          <w:tcPr>
            <w:tcW w:w="1185" w:type="dxa"/>
            <w:gridSpan w:val="2"/>
          </w:tcPr>
          <w:p w14:paraId="5615BFED" w14:textId="39359E99" w:rsidR="00C56E78" w:rsidRPr="00693A5A" w:rsidRDefault="00C56E78" w:rsidP="00693A5A">
            <w:pPr>
              <w:pStyle w:val="ListParagraph"/>
              <w:numPr>
                <w:ilvl w:val="0"/>
                <w:numId w:val="38"/>
              </w:numPr>
              <w:jc w:val="right"/>
              <w:rPr>
                <w:b/>
                <w:bCs/>
              </w:rPr>
            </w:pPr>
          </w:p>
        </w:tc>
        <w:tc>
          <w:tcPr>
            <w:tcW w:w="3082" w:type="dxa"/>
          </w:tcPr>
          <w:p w14:paraId="1B70C343" w14:textId="77777777" w:rsidR="00C56E78" w:rsidRDefault="00C56E78" w:rsidP="00727A16">
            <w:pPr>
              <w:rPr>
                <w:lang w:eastAsia="en-CA"/>
              </w:rPr>
            </w:pPr>
            <w:r w:rsidRPr="0CDFBEE9">
              <w:rPr>
                <w:lang w:eastAsia="en-CA"/>
              </w:rPr>
              <w:t>From QL, click into the Admissions Record</w:t>
            </w:r>
          </w:p>
        </w:tc>
        <w:tc>
          <w:tcPr>
            <w:tcW w:w="1558" w:type="dxa"/>
          </w:tcPr>
          <w:p w14:paraId="4FFFA4D9" w14:textId="77777777" w:rsidR="00C56E78" w:rsidRDefault="00C56E78" w:rsidP="00727A16">
            <w:r>
              <w:t>Admissions Officer</w:t>
            </w:r>
          </w:p>
        </w:tc>
        <w:tc>
          <w:tcPr>
            <w:tcW w:w="2133" w:type="dxa"/>
          </w:tcPr>
          <w:p w14:paraId="1D640BED" w14:textId="77777777" w:rsidR="00C56E78" w:rsidRDefault="00C56E78" w:rsidP="00727A16">
            <w:r>
              <w:t>Thesis</w:t>
            </w:r>
          </w:p>
        </w:tc>
        <w:tc>
          <w:tcPr>
            <w:tcW w:w="1829" w:type="dxa"/>
          </w:tcPr>
          <w:p w14:paraId="222A3693" w14:textId="77777777" w:rsidR="00C56E78" w:rsidRDefault="00C56E78" w:rsidP="00727A16">
            <w:r>
              <w:t>Admissions Record</w:t>
            </w:r>
          </w:p>
        </w:tc>
        <w:tc>
          <w:tcPr>
            <w:tcW w:w="3755" w:type="dxa"/>
          </w:tcPr>
          <w:p w14:paraId="487C7713" w14:textId="77777777" w:rsidR="00C56E78" w:rsidRDefault="00C56E78" w:rsidP="00727A16"/>
        </w:tc>
        <w:tc>
          <w:tcPr>
            <w:tcW w:w="3849" w:type="dxa"/>
          </w:tcPr>
          <w:p w14:paraId="69F0ED4A" w14:textId="77777777" w:rsidR="00C56E78" w:rsidRDefault="00C56E78" w:rsidP="00727A16">
            <w:pPr>
              <w:rPr>
                <w:b/>
                <w:bCs/>
              </w:rPr>
            </w:pPr>
          </w:p>
        </w:tc>
      </w:tr>
      <w:tr w:rsidR="00C56E78" w14:paraId="502D0E3D" w14:textId="77777777" w:rsidTr="23B08687">
        <w:trPr>
          <w:cantSplit w:val="0"/>
          <w:trHeight w:val="83"/>
        </w:trPr>
        <w:tc>
          <w:tcPr>
            <w:tcW w:w="1185" w:type="dxa"/>
            <w:gridSpan w:val="2"/>
          </w:tcPr>
          <w:p w14:paraId="64A001B5" w14:textId="27B06D91" w:rsidR="00C56E78" w:rsidRPr="00693A5A" w:rsidRDefault="00C56E78" w:rsidP="00693A5A">
            <w:pPr>
              <w:pStyle w:val="ListParagraph"/>
              <w:numPr>
                <w:ilvl w:val="0"/>
                <w:numId w:val="38"/>
              </w:numPr>
              <w:jc w:val="right"/>
              <w:rPr>
                <w:b/>
                <w:bCs/>
              </w:rPr>
            </w:pPr>
          </w:p>
        </w:tc>
        <w:tc>
          <w:tcPr>
            <w:tcW w:w="3082" w:type="dxa"/>
          </w:tcPr>
          <w:p w14:paraId="696E6F18" w14:textId="77777777" w:rsidR="00C56E78" w:rsidRDefault="00C56E78" w:rsidP="1D243EFC">
            <w:pPr>
              <w:rPr>
                <w:lang w:eastAsia="en-CA"/>
              </w:rPr>
            </w:pPr>
            <w:r w:rsidRPr="1D243EFC">
              <w:rPr>
                <w:lang w:eastAsia="en-CA"/>
              </w:rPr>
              <w:t xml:space="preserve">Review each submitted component and change the </w:t>
            </w:r>
            <w:r w:rsidRPr="1D243EFC">
              <w:rPr>
                <w:lang w:eastAsia="en-CA"/>
              </w:rPr>
              <w:lastRenderedPageBreak/>
              <w:t>Process Step Stage to reflect the outcome</w:t>
            </w:r>
          </w:p>
          <w:p w14:paraId="4CA8CC9A" w14:textId="77777777" w:rsidR="00C56E78" w:rsidRDefault="00C56E78" w:rsidP="00727A16">
            <w:pPr>
              <w:rPr>
                <w:lang w:eastAsia="en-CA"/>
              </w:rPr>
            </w:pPr>
            <w:r w:rsidRPr="0CDFBEE9">
              <w:rPr>
                <w:i/>
                <w:iCs/>
                <w:lang w:eastAsia="en-CA"/>
              </w:rPr>
              <w:t>Repeat this step for all submitted or related components</w:t>
            </w:r>
          </w:p>
        </w:tc>
        <w:tc>
          <w:tcPr>
            <w:tcW w:w="1558" w:type="dxa"/>
          </w:tcPr>
          <w:p w14:paraId="02BE0478" w14:textId="77777777" w:rsidR="00C56E78" w:rsidRDefault="00C56E78" w:rsidP="00727A16">
            <w:r>
              <w:lastRenderedPageBreak/>
              <w:t>Admissions Officer</w:t>
            </w:r>
          </w:p>
        </w:tc>
        <w:tc>
          <w:tcPr>
            <w:tcW w:w="2133" w:type="dxa"/>
          </w:tcPr>
          <w:p w14:paraId="4EBE1EDF" w14:textId="77777777" w:rsidR="00C56E78" w:rsidRDefault="00C56E78" w:rsidP="00727A16">
            <w:r>
              <w:t>Thesis</w:t>
            </w:r>
          </w:p>
        </w:tc>
        <w:tc>
          <w:tcPr>
            <w:tcW w:w="1829" w:type="dxa"/>
          </w:tcPr>
          <w:p w14:paraId="6EB34274" w14:textId="77777777" w:rsidR="00C56E78" w:rsidRDefault="00C56E78" w:rsidP="00727A16">
            <w:r>
              <w:t>Admissions Record / Component</w:t>
            </w:r>
          </w:p>
        </w:tc>
        <w:tc>
          <w:tcPr>
            <w:tcW w:w="3755" w:type="dxa"/>
          </w:tcPr>
          <w:p w14:paraId="6E094D21" w14:textId="77777777" w:rsidR="00C56E78" w:rsidRDefault="00C56E78" w:rsidP="00727A16"/>
        </w:tc>
        <w:tc>
          <w:tcPr>
            <w:tcW w:w="3849" w:type="dxa"/>
          </w:tcPr>
          <w:p w14:paraId="75E0E7E4" w14:textId="77777777" w:rsidR="00C56E78" w:rsidRDefault="00C56E78" w:rsidP="00727A16">
            <w:r w:rsidRPr="1D243EFC">
              <w:t xml:space="preserve">Submitted components should have the Process Step Stage of “Unmet” (meaning the auto assessment ran </w:t>
            </w:r>
            <w:r w:rsidRPr="1D243EFC">
              <w:lastRenderedPageBreak/>
              <w:t>and the requirement was not met by system review), or “Pending Approval” (meaning AO review is required for a component with no auto-assessment)</w:t>
            </w:r>
          </w:p>
        </w:tc>
      </w:tr>
      <w:tr w:rsidR="00C56E78" w:rsidRPr="001E7D05" w14:paraId="303EBCA4" w14:textId="77777777" w:rsidTr="23B08687">
        <w:trPr>
          <w:cantSplit w:val="0"/>
          <w:trHeight w:val="83"/>
        </w:trPr>
        <w:tc>
          <w:tcPr>
            <w:tcW w:w="1185" w:type="dxa"/>
            <w:gridSpan w:val="2"/>
          </w:tcPr>
          <w:p w14:paraId="6B88101A" w14:textId="3C71F7C8" w:rsidR="00C56E78" w:rsidRPr="00693A5A" w:rsidRDefault="00C56E78" w:rsidP="00AE4E28">
            <w:pPr>
              <w:pStyle w:val="ListParagraph"/>
              <w:numPr>
                <w:ilvl w:val="1"/>
                <w:numId w:val="38"/>
              </w:numPr>
              <w:jc w:val="right"/>
              <w:rPr>
                <w:b/>
                <w:bCs/>
              </w:rPr>
            </w:pPr>
          </w:p>
        </w:tc>
        <w:tc>
          <w:tcPr>
            <w:tcW w:w="3082" w:type="dxa"/>
          </w:tcPr>
          <w:p w14:paraId="5DDE9C65" w14:textId="77777777" w:rsidR="00C56E78" w:rsidRDefault="00C56E78" w:rsidP="1D243EFC">
            <w:pPr>
              <w:rPr>
                <w:lang w:eastAsia="en-CA"/>
              </w:rPr>
            </w:pPr>
            <w:r w:rsidRPr="1D243EFC">
              <w:rPr>
                <w:lang w:eastAsia="en-CA"/>
              </w:rPr>
              <w:t xml:space="preserve">Denied: if the component does not meet the requirements and </w:t>
            </w:r>
            <w:r w:rsidRPr="1D243EFC">
              <w:rPr>
                <w:i/>
                <w:iCs/>
                <w:lang w:eastAsia="en-CA"/>
              </w:rPr>
              <w:t>cannot be fulfilled by testing</w:t>
            </w:r>
            <w:r w:rsidRPr="1D243EFC">
              <w:rPr>
                <w:lang w:eastAsia="en-CA"/>
              </w:rPr>
              <w:t xml:space="preserve">, the Process Step Stage </w:t>
            </w:r>
            <w:r w:rsidRPr="1D243EFC">
              <w:rPr>
                <w:b/>
                <w:bCs/>
                <w:i/>
                <w:iCs/>
                <w:lang w:eastAsia="en-CA"/>
              </w:rPr>
              <w:t>and</w:t>
            </w:r>
            <w:r w:rsidRPr="1D243EFC">
              <w:rPr>
                <w:lang w:eastAsia="en-CA"/>
              </w:rPr>
              <w:t xml:space="preserve"> the Admissions Stage should be changed to “Denied” and “Application Denied”</w:t>
            </w:r>
          </w:p>
          <w:p w14:paraId="4022BEB6" w14:textId="77777777" w:rsidR="00C56E78" w:rsidRDefault="00C56E78" w:rsidP="00727A16">
            <w:pPr>
              <w:rPr>
                <w:lang w:eastAsia="en-CA"/>
              </w:rPr>
            </w:pPr>
            <w:r w:rsidRPr="080CE661">
              <w:rPr>
                <w:lang w:eastAsia="en-CA"/>
              </w:rPr>
              <w:t xml:space="preserve">Is the </w:t>
            </w:r>
            <w:commentRangeStart w:id="18"/>
            <w:commentRangeStart w:id="19"/>
            <w:r w:rsidRPr="080CE661">
              <w:rPr>
                <w:lang w:eastAsia="en-CA"/>
              </w:rPr>
              <w:t xml:space="preserve">applicant </w:t>
            </w:r>
            <w:commentRangeEnd w:id="18"/>
            <w:r w:rsidRPr="080CE661">
              <w:rPr>
                <w:rStyle w:val="CommentReference"/>
                <w:sz w:val="22"/>
                <w:szCs w:val="22"/>
                <w:lang w:eastAsia="en-CA"/>
              </w:rPr>
              <w:commentReference w:id="18"/>
            </w:r>
            <w:commentRangeEnd w:id="19"/>
            <w:r w:rsidRPr="080CE661">
              <w:rPr>
                <w:rStyle w:val="CommentReference"/>
                <w:sz w:val="22"/>
                <w:szCs w:val="22"/>
                <w:lang w:eastAsia="en-CA"/>
              </w:rPr>
              <w:commentReference w:id="19"/>
            </w:r>
            <w:r w:rsidRPr="080CE661">
              <w:rPr>
                <w:lang w:eastAsia="en-CA"/>
              </w:rPr>
              <w:t>eligible for an alternate offer:</w:t>
            </w:r>
          </w:p>
          <w:p w14:paraId="0FFB14CD" w14:textId="77777777" w:rsidR="00C56E78" w:rsidRDefault="00C56E78" w:rsidP="00727A16">
            <w:pPr>
              <w:rPr>
                <w:lang w:eastAsia="en-CA"/>
              </w:rPr>
            </w:pPr>
            <w:r w:rsidRPr="0707C7ED">
              <w:rPr>
                <w:lang w:eastAsia="en-CA"/>
              </w:rPr>
              <w:t>No: end of process for denied applicants</w:t>
            </w:r>
          </w:p>
          <w:p w14:paraId="2E59B74B" w14:textId="77777777" w:rsidR="00C56E78" w:rsidRDefault="00C56E78" w:rsidP="00727A16">
            <w:pPr>
              <w:rPr>
                <w:lang w:eastAsia="en-CA"/>
              </w:rPr>
            </w:pPr>
            <w:r w:rsidRPr="0707C7ED">
              <w:rPr>
                <w:lang w:eastAsia="en-CA"/>
              </w:rPr>
              <w:t>Yes: initiate Alt Offer workflow</w:t>
            </w:r>
          </w:p>
        </w:tc>
        <w:tc>
          <w:tcPr>
            <w:tcW w:w="1558" w:type="dxa"/>
          </w:tcPr>
          <w:p w14:paraId="42D98247" w14:textId="77777777" w:rsidR="00C56E78" w:rsidRDefault="00C56E78" w:rsidP="00727A16">
            <w:r>
              <w:t>Admissions Officer</w:t>
            </w:r>
          </w:p>
        </w:tc>
        <w:tc>
          <w:tcPr>
            <w:tcW w:w="2133" w:type="dxa"/>
          </w:tcPr>
          <w:p w14:paraId="2D67A2F4" w14:textId="77777777" w:rsidR="00C56E78" w:rsidRDefault="00C56E78" w:rsidP="00727A16">
            <w:r>
              <w:t>Thesis</w:t>
            </w:r>
          </w:p>
        </w:tc>
        <w:tc>
          <w:tcPr>
            <w:tcW w:w="1829" w:type="dxa"/>
          </w:tcPr>
          <w:p w14:paraId="7BE33737" w14:textId="77777777" w:rsidR="00C56E78" w:rsidRDefault="00C56E78" w:rsidP="00727A16">
            <w:r>
              <w:t>Admissions Record / Component and Admissions Record / Header</w:t>
            </w:r>
          </w:p>
        </w:tc>
        <w:tc>
          <w:tcPr>
            <w:tcW w:w="3755" w:type="dxa"/>
          </w:tcPr>
          <w:p w14:paraId="56CA2B3F" w14:textId="77777777" w:rsidR="00C56E78" w:rsidRDefault="00C56E78" w:rsidP="00727A16"/>
        </w:tc>
        <w:tc>
          <w:tcPr>
            <w:tcW w:w="3849" w:type="dxa"/>
          </w:tcPr>
          <w:p w14:paraId="24E9E9E1" w14:textId="77777777" w:rsidR="00C56E78" w:rsidRDefault="00C56E78" w:rsidP="00727A16">
            <w:pPr>
              <w:rPr>
                <w:b/>
                <w:bCs/>
              </w:rPr>
            </w:pPr>
            <w:r w:rsidRPr="57F5C090">
              <w:rPr>
                <w:b/>
                <w:bCs/>
              </w:rPr>
              <w:t xml:space="preserve">End of process for denied students </w:t>
            </w:r>
            <w:r w:rsidRPr="57F5C090">
              <w:rPr>
                <w:b/>
                <w:bCs/>
                <w:i/>
                <w:iCs/>
              </w:rPr>
              <w:t>if not eligible for Alternate Offers</w:t>
            </w:r>
            <w:r w:rsidRPr="57F5C090">
              <w:rPr>
                <w:b/>
                <w:bCs/>
              </w:rPr>
              <w:t>. Return to step 4 and repeat for other applicants.</w:t>
            </w:r>
          </w:p>
          <w:p w14:paraId="3CBE15FC" w14:textId="77777777" w:rsidR="00C56E78" w:rsidRDefault="00C56E78" w:rsidP="00727A16">
            <w:pPr>
              <w:rPr>
                <w:b/>
                <w:bCs/>
              </w:rPr>
            </w:pPr>
          </w:p>
          <w:p w14:paraId="635E35B1" w14:textId="77777777" w:rsidR="00C56E78" w:rsidRPr="001E7D05" w:rsidRDefault="00C56E78" w:rsidP="00727A16">
            <w:pPr>
              <w:spacing w:line="259" w:lineRule="auto"/>
              <w:rPr>
                <w:b/>
                <w:bCs/>
                <w:i/>
                <w:iCs/>
                <w:color w:val="FF0000"/>
              </w:rPr>
            </w:pPr>
            <w:r w:rsidRPr="4A4C7DB6">
              <w:rPr>
                <w:b/>
                <w:bCs/>
                <w:i/>
                <w:iCs/>
                <w:color w:val="FF0000"/>
              </w:rPr>
              <w:t>May lead into Alternate Offer workflow</w:t>
            </w:r>
          </w:p>
        </w:tc>
      </w:tr>
      <w:tr w:rsidR="00C56E78" w14:paraId="7608D32E" w14:textId="77777777" w:rsidTr="23B08687">
        <w:trPr>
          <w:cantSplit w:val="0"/>
          <w:trHeight w:val="83"/>
        </w:trPr>
        <w:tc>
          <w:tcPr>
            <w:tcW w:w="1185" w:type="dxa"/>
            <w:gridSpan w:val="2"/>
          </w:tcPr>
          <w:p w14:paraId="71D7A449" w14:textId="35238F08" w:rsidR="00C56E78" w:rsidRPr="00693A5A" w:rsidRDefault="00C56E78" w:rsidP="00AE4E28">
            <w:pPr>
              <w:pStyle w:val="ListParagraph"/>
              <w:numPr>
                <w:ilvl w:val="1"/>
                <w:numId w:val="38"/>
              </w:numPr>
              <w:jc w:val="right"/>
              <w:rPr>
                <w:b/>
                <w:bCs/>
              </w:rPr>
            </w:pPr>
          </w:p>
        </w:tc>
        <w:tc>
          <w:tcPr>
            <w:tcW w:w="3082" w:type="dxa"/>
          </w:tcPr>
          <w:p w14:paraId="78C67402" w14:textId="77777777" w:rsidR="00C56E78" w:rsidRDefault="00C56E78" w:rsidP="1D243EFC">
            <w:pPr>
              <w:rPr>
                <w:lang w:eastAsia="en-CA"/>
              </w:rPr>
            </w:pPr>
            <w:r w:rsidRPr="1D243EFC">
              <w:rPr>
                <w:lang w:eastAsia="en-CA"/>
              </w:rPr>
              <w:t>Complete: if the component meets the program requirements, change the Process Step Stage to “Complete”</w:t>
            </w:r>
          </w:p>
        </w:tc>
        <w:tc>
          <w:tcPr>
            <w:tcW w:w="1558" w:type="dxa"/>
          </w:tcPr>
          <w:p w14:paraId="705D7BB7" w14:textId="77777777" w:rsidR="00C56E78" w:rsidRDefault="00C56E78" w:rsidP="00727A16">
            <w:r>
              <w:t>Admissions Officer</w:t>
            </w:r>
          </w:p>
        </w:tc>
        <w:tc>
          <w:tcPr>
            <w:tcW w:w="2133" w:type="dxa"/>
          </w:tcPr>
          <w:p w14:paraId="4D601996" w14:textId="77777777" w:rsidR="00C56E78" w:rsidRDefault="00C56E78" w:rsidP="00727A16">
            <w:r>
              <w:t>Thesis</w:t>
            </w:r>
          </w:p>
        </w:tc>
        <w:tc>
          <w:tcPr>
            <w:tcW w:w="1829" w:type="dxa"/>
          </w:tcPr>
          <w:p w14:paraId="7AC25DF0" w14:textId="77777777" w:rsidR="00C56E78" w:rsidRDefault="00C56E78" w:rsidP="00727A16">
            <w:r>
              <w:t>Admissions Record / Component</w:t>
            </w:r>
          </w:p>
        </w:tc>
        <w:tc>
          <w:tcPr>
            <w:tcW w:w="3755" w:type="dxa"/>
          </w:tcPr>
          <w:p w14:paraId="0D9AC736" w14:textId="77777777" w:rsidR="00C56E78" w:rsidRDefault="00C56E78" w:rsidP="00727A16"/>
        </w:tc>
        <w:tc>
          <w:tcPr>
            <w:tcW w:w="3849" w:type="dxa"/>
          </w:tcPr>
          <w:p w14:paraId="05D92263" w14:textId="77777777" w:rsidR="00C56E78" w:rsidRDefault="00C56E78" w:rsidP="00727A16"/>
        </w:tc>
      </w:tr>
      <w:tr w:rsidR="00C56E78" w14:paraId="00DAD49D" w14:textId="77777777" w:rsidTr="23B08687">
        <w:trPr>
          <w:cantSplit w:val="0"/>
          <w:trHeight w:val="83"/>
        </w:trPr>
        <w:tc>
          <w:tcPr>
            <w:tcW w:w="1185" w:type="dxa"/>
            <w:gridSpan w:val="2"/>
          </w:tcPr>
          <w:p w14:paraId="4B9A73C9" w14:textId="0F24E768" w:rsidR="00C56E78" w:rsidRPr="00693A5A" w:rsidRDefault="00C56E78" w:rsidP="00AE4E28">
            <w:pPr>
              <w:pStyle w:val="ListParagraph"/>
              <w:numPr>
                <w:ilvl w:val="1"/>
                <w:numId w:val="38"/>
              </w:numPr>
              <w:jc w:val="right"/>
              <w:rPr>
                <w:b/>
                <w:bCs/>
              </w:rPr>
            </w:pPr>
          </w:p>
        </w:tc>
        <w:tc>
          <w:tcPr>
            <w:tcW w:w="3082" w:type="dxa"/>
          </w:tcPr>
          <w:p w14:paraId="7F58CB65" w14:textId="77777777" w:rsidR="00C56E78" w:rsidRDefault="00C56E78" w:rsidP="1D243EFC">
            <w:pPr>
              <w:spacing w:line="259" w:lineRule="auto"/>
              <w:rPr>
                <w:lang w:eastAsia="en-CA"/>
              </w:rPr>
            </w:pPr>
            <w:r w:rsidRPr="1D243EFC">
              <w:rPr>
                <w:lang w:eastAsia="en-CA"/>
              </w:rPr>
              <w:t xml:space="preserve">Rejected: if the document does not meet the component requirements, the </w:t>
            </w:r>
            <w:r w:rsidRPr="1D243EFC">
              <w:rPr>
                <w:b/>
                <w:bCs/>
                <w:lang w:eastAsia="en-CA"/>
              </w:rPr>
              <w:t xml:space="preserve">Document Status </w:t>
            </w:r>
            <w:r w:rsidRPr="1D243EFC">
              <w:rPr>
                <w:lang w:eastAsia="en-CA"/>
              </w:rPr>
              <w:t xml:space="preserve">is changed to “Rejected”, a comment is added for the student review, the Process </w:t>
            </w:r>
            <w:r w:rsidRPr="1D243EFC">
              <w:rPr>
                <w:lang w:eastAsia="en-CA"/>
              </w:rPr>
              <w:lastRenderedPageBreak/>
              <w:t>Step Status is changed back to “Incomplete” and the Admissions Stage is changed back to “Application Incomplete”</w:t>
            </w:r>
          </w:p>
        </w:tc>
        <w:tc>
          <w:tcPr>
            <w:tcW w:w="1558" w:type="dxa"/>
          </w:tcPr>
          <w:p w14:paraId="0C7FD8AE" w14:textId="77777777" w:rsidR="00C56E78" w:rsidRDefault="00C56E78" w:rsidP="00727A16">
            <w:r>
              <w:lastRenderedPageBreak/>
              <w:t>Admissions Officer</w:t>
            </w:r>
          </w:p>
        </w:tc>
        <w:tc>
          <w:tcPr>
            <w:tcW w:w="2133" w:type="dxa"/>
          </w:tcPr>
          <w:p w14:paraId="1FA84FC6" w14:textId="77777777" w:rsidR="00C56E78" w:rsidRDefault="00C56E78" w:rsidP="00727A16">
            <w:r>
              <w:t>Thesis</w:t>
            </w:r>
          </w:p>
        </w:tc>
        <w:tc>
          <w:tcPr>
            <w:tcW w:w="1829" w:type="dxa"/>
          </w:tcPr>
          <w:p w14:paraId="17091A20" w14:textId="77777777" w:rsidR="00C56E78" w:rsidRDefault="00C56E78" w:rsidP="00727A16">
            <w:r>
              <w:t>Admissions Record / Component</w:t>
            </w:r>
          </w:p>
        </w:tc>
        <w:tc>
          <w:tcPr>
            <w:tcW w:w="3755" w:type="dxa"/>
          </w:tcPr>
          <w:p w14:paraId="533C0422" w14:textId="77777777" w:rsidR="00C56E78" w:rsidRDefault="00C56E78" w:rsidP="00727A16">
            <w:r>
              <w:t>Email to student with explanation for rejection of the document</w:t>
            </w:r>
          </w:p>
        </w:tc>
        <w:tc>
          <w:tcPr>
            <w:tcW w:w="3849" w:type="dxa"/>
          </w:tcPr>
          <w:p w14:paraId="40776345" w14:textId="77777777" w:rsidR="00C56E78" w:rsidRDefault="00C56E78" w:rsidP="00727A16">
            <w:r>
              <w:t>This will cycle back through steps 3-6 as new documents are provided</w:t>
            </w:r>
          </w:p>
          <w:p w14:paraId="3F281C84" w14:textId="77777777" w:rsidR="00C56E78" w:rsidRDefault="00C56E78" w:rsidP="00727A16"/>
        </w:tc>
      </w:tr>
      <w:tr w:rsidR="00C56E78" w14:paraId="325EC818" w14:textId="77777777" w:rsidTr="23B08687">
        <w:trPr>
          <w:cantSplit w:val="0"/>
          <w:trHeight w:val="83"/>
        </w:trPr>
        <w:tc>
          <w:tcPr>
            <w:tcW w:w="1185" w:type="dxa"/>
            <w:gridSpan w:val="2"/>
          </w:tcPr>
          <w:p w14:paraId="661B4AA6" w14:textId="5702068A" w:rsidR="00C56E78" w:rsidRPr="00693A5A" w:rsidRDefault="00C56E78" w:rsidP="00AE4E28">
            <w:pPr>
              <w:pStyle w:val="ListParagraph"/>
              <w:numPr>
                <w:ilvl w:val="1"/>
                <w:numId w:val="38"/>
              </w:numPr>
              <w:jc w:val="right"/>
              <w:rPr>
                <w:b/>
                <w:bCs/>
              </w:rPr>
            </w:pPr>
          </w:p>
        </w:tc>
        <w:tc>
          <w:tcPr>
            <w:tcW w:w="3082" w:type="dxa"/>
          </w:tcPr>
          <w:p w14:paraId="400BA450" w14:textId="77777777" w:rsidR="00C56E78" w:rsidRDefault="00C56E78" w:rsidP="1D243EFC">
            <w:pPr>
              <w:spacing w:line="259" w:lineRule="auto"/>
              <w:rPr>
                <w:lang w:eastAsia="en-CA"/>
              </w:rPr>
            </w:pPr>
            <w:r w:rsidRPr="1D243EFC">
              <w:rPr>
                <w:lang w:eastAsia="en-CA"/>
              </w:rPr>
              <w:t>Fulfilled by Other: if the component is not met, but can be fulfilled by other:</w:t>
            </w:r>
          </w:p>
          <w:p w14:paraId="19AB667C" w14:textId="77777777" w:rsidR="00C56E78" w:rsidRDefault="00C56E78" w:rsidP="00727A16">
            <w:pPr>
              <w:pStyle w:val="ListParagraph"/>
              <w:numPr>
                <w:ilvl w:val="0"/>
                <w:numId w:val="11"/>
              </w:numPr>
              <w:spacing w:line="259" w:lineRule="auto"/>
              <w:rPr>
                <w:lang w:eastAsia="en-CA"/>
              </w:rPr>
            </w:pPr>
            <w:r w:rsidRPr="4E27322B">
              <w:rPr>
                <w:lang w:eastAsia="en-CA"/>
              </w:rPr>
              <w:t xml:space="preserve">Change process step status to “Fulfilled by Other” </w:t>
            </w:r>
            <w:r w:rsidRPr="4E27322B">
              <w:rPr>
                <w:b/>
                <w:bCs/>
                <w:lang w:eastAsia="en-CA"/>
              </w:rPr>
              <w:t xml:space="preserve">AND </w:t>
            </w:r>
            <w:r w:rsidRPr="4E27322B">
              <w:rPr>
                <w:lang w:eastAsia="en-CA"/>
              </w:rPr>
              <w:t>change to “Not Required”</w:t>
            </w:r>
          </w:p>
          <w:p w14:paraId="5F875938" w14:textId="77777777" w:rsidR="00C56E78" w:rsidRDefault="00C56E78" w:rsidP="1D243EFC">
            <w:pPr>
              <w:pStyle w:val="ListParagraph"/>
              <w:numPr>
                <w:ilvl w:val="0"/>
                <w:numId w:val="11"/>
              </w:numPr>
              <w:spacing w:line="259" w:lineRule="auto"/>
              <w:rPr>
                <w:lang w:eastAsia="en-CA"/>
              </w:rPr>
            </w:pPr>
            <w:r w:rsidRPr="1D243EFC">
              <w:rPr>
                <w:lang w:eastAsia="en-CA"/>
              </w:rPr>
              <w:t>Add the related ad hoc component (testing, eligibility package, post-sec)</w:t>
            </w:r>
          </w:p>
          <w:p w14:paraId="66769FB2" w14:textId="77777777" w:rsidR="00C56E78" w:rsidRDefault="00C56E78" w:rsidP="00727A16">
            <w:pPr>
              <w:pStyle w:val="ListParagraph"/>
              <w:numPr>
                <w:ilvl w:val="1"/>
                <w:numId w:val="11"/>
              </w:numPr>
              <w:spacing w:line="259" w:lineRule="auto"/>
              <w:rPr>
                <w:lang w:eastAsia="en-CA"/>
              </w:rPr>
            </w:pPr>
            <w:r w:rsidRPr="4E27322B">
              <w:rPr>
                <w:lang w:eastAsia="en-CA"/>
              </w:rPr>
              <w:t xml:space="preserve">For testing components, update the Process Step Stage to “TCOBS: Test Required” </w:t>
            </w:r>
            <w:r w:rsidRPr="4E27322B">
              <w:rPr>
                <w:b/>
                <w:bCs/>
                <w:lang w:eastAsia="en-CA"/>
              </w:rPr>
              <w:t xml:space="preserve">AND </w:t>
            </w:r>
            <w:r w:rsidRPr="4E27322B">
              <w:rPr>
                <w:lang w:eastAsia="en-CA"/>
              </w:rPr>
              <w:t>add the associated Additional Portal Information</w:t>
            </w:r>
          </w:p>
          <w:p w14:paraId="6FD94E25" w14:textId="77777777" w:rsidR="00C56E78" w:rsidRDefault="00C56E78" w:rsidP="00727A16">
            <w:pPr>
              <w:pStyle w:val="ListParagraph"/>
              <w:numPr>
                <w:ilvl w:val="0"/>
                <w:numId w:val="11"/>
              </w:numPr>
              <w:spacing w:line="259" w:lineRule="auto"/>
              <w:rPr>
                <w:lang w:eastAsia="en-CA"/>
              </w:rPr>
            </w:pPr>
            <w:r w:rsidRPr="4E27322B">
              <w:rPr>
                <w:lang w:eastAsia="en-CA"/>
              </w:rPr>
              <w:t xml:space="preserve">Change the Admissions Stage to </w:t>
            </w:r>
            <w:r w:rsidRPr="4E27322B">
              <w:rPr>
                <w:lang w:eastAsia="en-CA"/>
              </w:rPr>
              <w:lastRenderedPageBreak/>
              <w:t>“Application Incomplete”</w:t>
            </w:r>
          </w:p>
        </w:tc>
        <w:tc>
          <w:tcPr>
            <w:tcW w:w="1558" w:type="dxa"/>
          </w:tcPr>
          <w:p w14:paraId="7E97E383" w14:textId="77777777" w:rsidR="00C56E78" w:rsidRDefault="00C56E78" w:rsidP="00727A16">
            <w:r>
              <w:lastRenderedPageBreak/>
              <w:t>Admissions Officer</w:t>
            </w:r>
          </w:p>
        </w:tc>
        <w:tc>
          <w:tcPr>
            <w:tcW w:w="2133" w:type="dxa"/>
          </w:tcPr>
          <w:p w14:paraId="24002562" w14:textId="77777777" w:rsidR="00C56E78" w:rsidRDefault="00C56E78" w:rsidP="00727A16">
            <w:r>
              <w:t>Thesis</w:t>
            </w:r>
          </w:p>
        </w:tc>
        <w:tc>
          <w:tcPr>
            <w:tcW w:w="1829" w:type="dxa"/>
          </w:tcPr>
          <w:p w14:paraId="34A6DFC4" w14:textId="77777777" w:rsidR="00C56E78" w:rsidRDefault="00C56E78" w:rsidP="00727A16">
            <w:r>
              <w:t>Admissions Record / Component</w:t>
            </w:r>
          </w:p>
        </w:tc>
        <w:tc>
          <w:tcPr>
            <w:tcW w:w="3755" w:type="dxa"/>
          </w:tcPr>
          <w:p w14:paraId="00E340C4" w14:textId="77777777" w:rsidR="00C56E78" w:rsidRDefault="00C56E78" w:rsidP="00727A16">
            <w:r>
              <w:t>Marketo email to student with testing information</w:t>
            </w:r>
          </w:p>
        </w:tc>
        <w:tc>
          <w:tcPr>
            <w:tcW w:w="3849" w:type="dxa"/>
          </w:tcPr>
          <w:p w14:paraId="29385B86" w14:textId="77777777" w:rsidR="00C56E78" w:rsidRDefault="00C56E78" w:rsidP="00727A16">
            <w:r>
              <w:t>This will cycle back through steps 3-6 as testing documents are provided</w:t>
            </w:r>
          </w:p>
          <w:p w14:paraId="721BDF9F" w14:textId="77777777" w:rsidR="00C56E78" w:rsidRDefault="00C56E78" w:rsidP="00727A16"/>
        </w:tc>
      </w:tr>
      <w:tr w:rsidR="00C56E78" w14:paraId="53F25356" w14:textId="77777777" w:rsidTr="23B08687">
        <w:trPr>
          <w:cantSplit w:val="0"/>
          <w:trHeight w:val="83"/>
        </w:trPr>
        <w:tc>
          <w:tcPr>
            <w:tcW w:w="1185" w:type="dxa"/>
            <w:gridSpan w:val="2"/>
          </w:tcPr>
          <w:p w14:paraId="792EFD2F" w14:textId="01ACBC8E" w:rsidR="00C56E78" w:rsidRPr="00693A5A" w:rsidRDefault="00C56E78" w:rsidP="00AE4E28">
            <w:pPr>
              <w:pStyle w:val="ListParagraph"/>
              <w:numPr>
                <w:ilvl w:val="1"/>
                <w:numId w:val="38"/>
              </w:numPr>
              <w:jc w:val="right"/>
              <w:rPr>
                <w:b/>
                <w:bCs/>
              </w:rPr>
            </w:pPr>
          </w:p>
        </w:tc>
        <w:tc>
          <w:tcPr>
            <w:tcW w:w="3082" w:type="dxa"/>
          </w:tcPr>
          <w:p w14:paraId="1AB3E452" w14:textId="40A242FB" w:rsidR="00C56E78" w:rsidRDefault="46A2C69B" w:rsidP="1D243EFC">
            <w:pPr>
              <w:spacing w:line="259" w:lineRule="auto"/>
              <w:rPr>
                <w:lang w:eastAsia="en-CA"/>
              </w:rPr>
            </w:pPr>
            <w:r w:rsidRPr="1D243EFC">
              <w:rPr>
                <w:lang w:eastAsia="en-CA"/>
              </w:rPr>
              <w:t>Conditional</w:t>
            </w:r>
            <w:r w:rsidR="00C56E78" w:rsidRPr="1D243EFC">
              <w:rPr>
                <w:lang w:eastAsia="en-CA"/>
              </w:rPr>
              <w:t>: if the component is in process and a conditional offer may be granted while this item is outstanding, change the process step status to “</w:t>
            </w:r>
            <w:r w:rsidR="49668C43" w:rsidRPr="1D243EFC">
              <w:rPr>
                <w:lang w:eastAsia="en-CA"/>
              </w:rPr>
              <w:t>Conditional</w:t>
            </w:r>
            <w:r w:rsidR="00C56E78" w:rsidRPr="1D243EFC">
              <w:rPr>
                <w:lang w:eastAsia="en-CA"/>
              </w:rPr>
              <w:t>”</w:t>
            </w:r>
          </w:p>
        </w:tc>
        <w:tc>
          <w:tcPr>
            <w:tcW w:w="1558" w:type="dxa"/>
          </w:tcPr>
          <w:p w14:paraId="024AD52A" w14:textId="77777777" w:rsidR="00C56E78" w:rsidRDefault="00C56E78" w:rsidP="00727A16">
            <w:r>
              <w:t>Admissions Officer</w:t>
            </w:r>
          </w:p>
        </w:tc>
        <w:tc>
          <w:tcPr>
            <w:tcW w:w="2133" w:type="dxa"/>
          </w:tcPr>
          <w:p w14:paraId="0BE068A7" w14:textId="77777777" w:rsidR="00C56E78" w:rsidRDefault="00C56E78" w:rsidP="00727A16">
            <w:r>
              <w:t>Thesis</w:t>
            </w:r>
          </w:p>
        </w:tc>
        <w:tc>
          <w:tcPr>
            <w:tcW w:w="1829" w:type="dxa"/>
          </w:tcPr>
          <w:p w14:paraId="3B1B9195" w14:textId="77777777" w:rsidR="00C56E78" w:rsidRDefault="00C56E78" w:rsidP="00727A16">
            <w:r>
              <w:t>Admissions Record / Component</w:t>
            </w:r>
          </w:p>
        </w:tc>
        <w:tc>
          <w:tcPr>
            <w:tcW w:w="3755" w:type="dxa"/>
          </w:tcPr>
          <w:p w14:paraId="2BACD378" w14:textId="77777777" w:rsidR="00C56E78" w:rsidRDefault="00C56E78" w:rsidP="00727A16"/>
        </w:tc>
        <w:tc>
          <w:tcPr>
            <w:tcW w:w="3849" w:type="dxa"/>
          </w:tcPr>
          <w:p w14:paraId="20395EB0" w14:textId="77777777" w:rsidR="00C56E78" w:rsidRDefault="00C56E78" w:rsidP="00727A16"/>
        </w:tc>
      </w:tr>
      <w:tr w:rsidR="00C56E78" w14:paraId="58390458" w14:textId="77777777" w:rsidTr="23B08687">
        <w:trPr>
          <w:cantSplit w:val="0"/>
          <w:trHeight w:val="83"/>
        </w:trPr>
        <w:tc>
          <w:tcPr>
            <w:tcW w:w="1185" w:type="dxa"/>
            <w:gridSpan w:val="2"/>
          </w:tcPr>
          <w:p w14:paraId="1273FC70" w14:textId="678D8540" w:rsidR="00C56E78" w:rsidRPr="00693A5A" w:rsidRDefault="00C56E78" w:rsidP="00AE4E28">
            <w:pPr>
              <w:pStyle w:val="ListParagraph"/>
              <w:numPr>
                <w:ilvl w:val="1"/>
                <w:numId w:val="38"/>
              </w:numPr>
              <w:jc w:val="center"/>
              <w:rPr>
                <w:b/>
                <w:bCs/>
              </w:rPr>
            </w:pPr>
          </w:p>
        </w:tc>
        <w:tc>
          <w:tcPr>
            <w:tcW w:w="3082" w:type="dxa"/>
          </w:tcPr>
          <w:p w14:paraId="06A80146" w14:textId="77777777" w:rsidR="00C56E78" w:rsidRDefault="00C56E78" w:rsidP="1D243EFC">
            <w:pPr>
              <w:spacing w:line="259" w:lineRule="auto"/>
              <w:rPr>
                <w:lang w:eastAsia="en-CA"/>
              </w:rPr>
            </w:pPr>
            <w:r w:rsidRPr="1D243EFC">
              <w:rPr>
                <w:lang w:eastAsia="en-CA"/>
              </w:rPr>
              <w:t>Department Review: if the component requires departmental review or assessment, change the process step status to “Department Review”</w:t>
            </w:r>
          </w:p>
        </w:tc>
        <w:tc>
          <w:tcPr>
            <w:tcW w:w="1558" w:type="dxa"/>
          </w:tcPr>
          <w:p w14:paraId="764590D3" w14:textId="77777777" w:rsidR="00C56E78" w:rsidRDefault="00C56E78" w:rsidP="00727A16">
            <w:r>
              <w:t>Admissions Officer</w:t>
            </w:r>
          </w:p>
        </w:tc>
        <w:tc>
          <w:tcPr>
            <w:tcW w:w="2133" w:type="dxa"/>
          </w:tcPr>
          <w:p w14:paraId="65D1E9E8" w14:textId="77777777" w:rsidR="00C56E78" w:rsidRDefault="00C56E78" w:rsidP="00727A16">
            <w:r>
              <w:t>Thesis</w:t>
            </w:r>
          </w:p>
        </w:tc>
        <w:tc>
          <w:tcPr>
            <w:tcW w:w="1829" w:type="dxa"/>
          </w:tcPr>
          <w:p w14:paraId="410761D7" w14:textId="77777777" w:rsidR="00C56E78" w:rsidRDefault="00C56E78" w:rsidP="00727A16">
            <w:r>
              <w:t>Admissions Record / Component</w:t>
            </w:r>
          </w:p>
          <w:p w14:paraId="534158E9" w14:textId="77777777" w:rsidR="00C56E78" w:rsidRDefault="00C56E78" w:rsidP="00727A16"/>
        </w:tc>
        <w:tc>
          <w:tcPr>
            <w:tcW w:w="3755" w:type="dxa"/>
          </w:tcPr>
          <w:p w14:paraId="0CFCBA64" w14:textId="77777777" w:rsidR="00C56E78" w:rsidRDefault="00C56E78" w:rsidP="00727A16"/>
        </w:tc>
        <w:tc>
          <w:tcPr>
            <w:tcW w:w="3849" w:type="dxa"/>
          </w:tcPr>
          <w:p w14:paraId="56873657" w14:textId="77777777" w:rsidR="00C56E78" w:rsidRDefault="00C56E78" w:rsidP="00727A16">
            <w:r w:rsidRPr="1D243EFC">
              <w:rPr>
                <w:b/>
                <w:bCs/>
                <w:i/>
                <w:iCs/>
              </w:rPr>
              <w:t>Note that if an applicant submits an item requiring departmental review, but they have not yet completed the admissions requirements (final or conditional), the component should stay in the “Pending Approval” status until the AO has confirmed eligibility</w:t>
            </w:r>
          </w:p>
          <w:p w14:paraId="1C3C814C" w14:textId="77777777" w:rsidR="00C56E78" w:rsidRDefault="00C56E78" w:rsidP="00727A16">
            <w:pPr>
              <w:rPr>
                <w:b/>
                <w:bCs/>
                <w:i/>
                <w:iCs/>
              </w:rPr>
            </w:pPr>
            <w:r w:rsidRPr="3F32CA67">
              <w:rPr>
                <w:b/>
                <w:bCs/>
                <w:i/>
                <w:iCs/>
                <w:color w:val="FF0000"/>
              </w:rPr>
              <w:t>Leads into Departmental Assessment workflow</w:t>
            </w:r>
          </w:p>
        </w:tc>
      </w:tr>
      <w:tr w:rsidR="00C56E78" w14:paraId="2433A064" w14:textId="77777777" w:rsidTr="23B08687">
        <w:trPr>
          <w:cantSplit w:val="0"/>
          <w:trHeight w:val="83"/>
        </w:trPr>
        <w:tc>
          <w:tcPr>
            <w:tcW w:w="1185" w:type="dxa"/>
            <w:gridSpan w:val="2"/>
          </w:tcPr>
          <w:p w14:paraId="1E68859A" w14:textId="57821957" w:rsidR="00C56E78" w:rsidRPr="00693A5A" w:rsidRDefault="00C56E78" w:rsidP="00693A5A">
            <w:pPr>
              <w:pStyle w:val="ListParagraph"/>
              <w:numPr>
                <w:ilvl w:val="0"/>
                <w:numId w:val="38"/>
              </w:numPr>
              <w:jc w:val="right"/>
              <w:rPr>
                <w:b/>
                <w:bCs/>
              </w:rPr>
            </w:pPr>
          </w:p>
        </w:tc>
        <w:tc>
          <w:tcPr>
            <w:tcW w:w="3082" w:type="dxa"/>
          </w:tcPr>
          <w:p w14:paraId="2ADA326C" w14:textId="77777777" w:rsidR="00C56E78" w:rsidRDefault="00C56E78" w:rsidP="00727A16">
            <w:pPr>
              <w:rPr>
                <w:lang w:eastAsia="en-CA"/>
              </w:rPr>
            </w:pPr>
            <w:r w:rsidRPr="0CDFBEE9">
              <w:rPr>
                <w:lang w:eastAsia="en-CA"/>
              </w:rPr>
              <w:t>Review entire application: are all components complete?</w:t>
            </w:r>
          </w:p>
        </w:tc>
        <w:tc>
          <w:tcPr>
            <w:tcW w:w="1558" w:type="dxa"/>
          </w:tcPr>
          <w:p w14:paraId="0FCD2C09" w14:textId="77777777" w:rsidR="00C56E78" w:rsidRDefault="00C56E78" w:rsidP="00727A16">
            <w:r>
              <w:t>Admissions Officer</w:t>
            </w:r>
          </w:p>
        </w:tc>
        <w:tc>
          <w:tcPr>
            <w:tcW w:w="2133" w:type="dxa"/>
          </w:tcPr>
          <w:p w14:paraId="4D1EFDBB" w14:textId="77777777" w:rsidR="00C56E78" w:rsidRDefault="00C56E78" w:rsidP="00727A16">
            <w:r>
              <w:t>Thesis</w:t>
            </w:r>
          </w:p>
        </w:tc>
        <w:tc>
          <w:tcPr>
            <w:tcW w:w="1829" w:type="dxa"/>
          </w:tcPr>
          <w:p w14:paraId="38F8CC12" w14:textId="77777777" w:rsidR="00C56E78" w:rsidRDefault="00C56E78" w:rsidP="00727A16">
            <w:r>
              <w:t>Admissions Record / Components</w:t>
            </w:r>
          </w:p>
        </w:tc>
        <w:tc>
          <w:tcPr>
            <w:tcW w:w="3755" w:type="dxa"/>
          </w:tcPr>
          <w:p w14:paraId="3BB99FE9" w14:textId="77777777" w:rsidR="00C56E78" w:rsidRDefault="00C56E78" w:rsidP="00727A16"/>
        </w:tc>
        <w:tc>
          <w:tcPr>
            <w:tcW w:w="3849" w:type="dxa"/>
          </w:tcPr>
          <w:p w14:paraId="5B389186" w14:textId="77777777" w:rsidR="00C56E78" w:rsidRDefault="00C56E78" w:rsidP="00727A16"/>
        </w:tc>
      </w:tr>
      <w:tr w:rsidR="00C56E78" w14:paraId="7547D8C9" w14:textId="77777777" w:rsidTr="23B08687">
        <w:trPr>
          <w:cantSplit w:val="0"/>
          <w:trHeight w:val="83"/>
        </w:trPr>
        <w:tc>
          <w:tcPr>
            <w:tcW w:w="1185" w:type="dxa"/>
            <w:gridSpan w:val="2"/>
          </w:tcPr>
          <w:p w14:paraId="6B9CE694" w14:textId="56BDE0C0" w:rsidR="00C56E78" w:rsidRPr="00693A5A" w:rsidRDefault="00C56E78" w:rsidP="00AE4E28">
            <w:pPr>
              <w:pStyle w:val="ListParagraph"/>
              <w:numPr>
                <w:ilvl w:val="1"/>
                <w:numId w:val="38"/>
              </w:numPr>
              <w:jc w:val="right"/>
              <w:rPr>
                <w:b/>
                <w:bCs/>
              </w:rPr>
            </w:pPr>
          </w:p>
        </w:tc>
        <w:tc>
          <w:tcPr>
            <w:tcW w:w="3082" w:type="dxa"/>
          </w:tcPr>
          <w:p w14:paraId="4C053815" w14:textId="49234900" w:rsidR="00C56E78" w:rsidRDefault="00F41F5B" w:rsidP="1D243EFC">
            <w:pPr>
              <w:rPr>
                <w:lang w:eastAsia="en-CA"/>
              </w:rPr>
            </w:pPr>
            <w:r w:rsidRPr="1D243EFC">
              <w:rPr>
                <w:lang w:eastAsia="en-CA"/>
              </w:rPr>
              <w:t>Yes:</w:t>
            </w:r>
            <w:r w:rsidR="3CE239BC" w:rsidRPr="1D243EFC">
              <w:rPr>
                <w:lang w:eastAsia="en-CA"/>
              </w:rPr>
              <w:t xml:space="preserve"> </w:t>
            </w:r>
            <w:r w:rsidR="00C56E78" w:rsidRPr="1D243EFC">
              <w:rPr>
                <w:lang w:eastAsia="en-CA"/>
              </w:rPr>
              <w:t>change the Admissions Stage to “Application Complete”</w:t>
            </w:r>
            <w:r w:rsidR="402CF535" w:rsidRPr="1D243EFC">
              <w:rPr>
                <w:lang w:eastAsia="en-CA"/>
              </w:rPr>
              <w:t xml:space="preserve"> or “Application complete, Conditional”</w:t>
            </w:r>
            <w:r w:rsidR="00C56E78" w:rsidRPr="1D243EFC">
              <w:rPr>
                <w:lang w:eastAsia="en-CA"/>
              </w:rPr>
              <w:t xml:space="preserve"> (after offer active date would be “Accepted”</w:t>
            </w:r>
            <w:r w:rsidR="58F397CC" w:rsidRPr="1D243EFC">
              <w:rPr>
                <w:lang w:eastAsia="en-CA"/>
              </w:rPr>
              <w:t xml:space="preserve"> or Accepted Conditional</w:t>
            </w:r>
            <w:r w:rsidR="00C56E78" w:rsidRPr="1D243EFC">
              <w:rPr>
                <w:lang w:eastAsia="en-CA"/>
              </w:rPr>
              <w:t>)</w:t>
            </w:r>
          </w:p>
          <w:p w14:paraId="7F454BB3" w14:textId="52DF5A90" w:rsidR="00C56E78" w:rsidRDefault="00C56E78" w:rsidP="00727A16">
            <w:pPr>
              <w:rPr>
                <w:lang w:eastAsia="en-CA"/>
              </w:rPr>
            </w:pPr>
          </w:p>
        </w:tc>
        <w:tc>
          <w:tcPr>
            <w:tcW w:w="1558" w:type="dxa"/>
          </w:tcPr>
          <w:p w14:paraId="20761C92" w14:textId="77777777" w:rsidR="00C56E78" w:rsidRDefault="00C56E78" w:rsidP="00727A16">
            <w:r>
              <w:t>Admissions Officer</w:t>
            </w:r>
          </w:p>
        </w:tc>
        <w:tc>
          <w:tcPr>
            <w:tcW w:w="2133" w:type="dxa"/>
          </w:tcPr>
          <w:p w14:paraId="6E32E155" w14:textId="77777777" w:rsidR="00C56E78" w:rsidRDefault="00C56E78" w:rsidP="00727A16">
            <w:r>
              <w:t>Thesis</w:t>
            </w:r>
          </w:p>
        </w:tc>
        <w:tc>
          <w:tcPr>
            <w:tcW w:w="1829" w:type="dxa"/>
          </w:tcPr>
          <w:p w14:paraId="30FB60FB" w14:textId="77777777" w:rsidR="00C56E78" w:rsidRDefault="00C56E78" w:rsidP="00727A16">
            <w:r>
              <w:t>Admissions Record / Header</w:t>
            </w:r>
          </w:p>
        </w:tc>
        <w:tc>
          <w:tcPr>
            <w:tcW w:w="3755" w:type="dxa"/>
          </w:tcPr>
          <w:p w14:paraId="36C454A0" w14:textId="77777777" w:rsidR="00C56E78" w:rsidRDefault="00C56E78" w:rsidP="00727A16">
            <w:r>
              <w:t>Automation – check if the Offer Active date has passed, if yes, update stage to “Accepted”</w:t>
            </w:r>
          </w:p>
        </w:tc>
        <w:tc>
          <w:tcPr>
            <w:tcW w:w="3849" w:type="dxa"/>
          </w:tcPr>
          <w:p w14:paraId="0756C417" w14:textId="5EE72D68" w:rsidR="00F41F5B" w:rsidRPr="00A11EE0" w:rsidRDefault="00F41F5B" w:rsidP="00727A16">
            <w:pPr>
              <w:rPr>
                <w:b/>
                <w:bCs/>
                <w:color w:val="FF0000"/>
              </w:rPr>
            </w:pPr>
            <w:r w:rsidRPr="00A11EE0">
              <w:rPr>
                <w:b/>
                <w:bCs/>
              </w:rPr>
              <w:t>Note</w:t>
            </w:r>
            <w:r w:rsidR="00851526" w:rsidRPr="00A11EE0">
              <w:rPr>
                <w:b/>
                <w:bCs/>
                <w:color w:val="FF0000"/>
              </w:rPr>
              <w:t xml:space="preserve">: </w:t>
            </w:r>
            <w:r w:rsidR="00851526" w:rsidRPr="00A11EE0">
              <w:rPr>
                <w:b/>
                <w:bCs/>
              </w:rPr>
              <w:t xml:space="preserve">Prior to offer active date applications may be changed to </w:t>
            </w:r>
            <w:r w:rsidR="00A11EE0" w:rsidRPr="00A11EE0">
              <w:rPr>
                <w:b/>
                <w:bCs/>
              </w:rPr>
              <w:t>A</w:t>
            </w:r>
            <w:r w:rsidR="00851526" w:rsidRPr="00A11EE0">
              <w:rPr>
                <w:b/>
                <w:bCs/>
              </w:rPr>
              <w:t>ccepted manually</w:t>
            </w:r>
            <w:r w:rsidR="00851526" w:rsidRPr="00A11EE0">
              <w:rPr>
                <w:b/>
                <w:bCs/>
                <w:color w:val="FF0000"/>
              </w:rPr>
              <w:t xml:space="preserve"> </w:t>
            </w:r>
          </w:p>
          <w:p w14:paraId="24EF56FE" w14:textId="3A73CB9B" w:rsidR="00C56E78" w:rsidRDefault="00C56E78" w:rsidP="00727A16">
            <w:pPr>
              <w:rPr>
                <w:b/>
                <w:bCs/>
                <w:i/>
                <w:iCs/>
                <w:color w:val="FF0000"/>
              </w:rPr>
            </w:pPr>
            <w:r w:rsidRPr="4E27322B">
              <w:rPr>
                <w:b/>
                <w:bCs/>
                <w:i/>
                <w:iCs/>
                <w:color w:val="FF0000"/>
              </w:rPr>
              <w:t>Leads into Application Pending Evaluation workflow</w:t>
            </w:r>
          </w:p>
          <w:p w14:paraId="0CE91216" w14:textId="77777777" w:rsidR="00C56E78" w:rsidRDefault="00C56E78" w:rsidP="00727A16">
            <w:pPr>
              <w:rPr>
                <w:b/>
                <w:bCs/>
                <w:i/>
                <w:iCs/>
                <w:color w:val="FF0000"/>
              </w:rPr>
            </w:pPr>
            <w:r w:rsidRPr="4E27322B">
              <w:rPr>
                <w:b/>
                <w:bCs/>
                <w:i/>
                <w:iCs/>
                <w:color w:val="FF0000"/>
              </w:rPr>
              <w:t>Or</w:t>
            </w:r>
          </w:p>
          <w:p w14:paraId="6467983A" w14:textId="77777777" w:rsidR="00C56E78" w:rsidRDefault="00C56E78" w:rsidP="00727A16">
            <w:pPr>
              <w:rPr>
                <w:b/>
                <w:bCs/>
                <w:i/>
                <w:iCs/>
                <w:color w:val="FF0000"/>
              </w:rPr>
            </w:pPr>
            <w:r w:rsidRPr="4E27322B">
              <w:rPr>
                <w:b/>
                <w:bCs/>
                <w:i/>
                <w:iCs/>
                <w:color w:val="FF0000"/>
              </w:rPr>
              <w:t>Leads into Acceptance workflow</w:t>
            </w:r>
          </w:p>
        </w:tc>
      </w:tr>
      <w:tr w:rsidR="00C56E78" w14:paraId="1981A4C4" w14:textId="77777777" w:rsidTr="23B08687">
        <w:trPr>
          <w:cantSplit w:val="0"/>
          <w:trHeight w:val="83"/>
        </w:trPr>
        <w:tc>
          <w:tcPr>
            <w:tcW w:w="1185" w:type="dxa"/>
            <w:gridSpan w:val="2"/>
          </w:tcPr>
          <w:p w14:paraId="6054908D" w14:textId="621C8230" w:rsidR="00C56E78" w:rsidRPr="00693A5A" w:rsidRDefault="00C56E78" w:rsidP="00AE4E28">
            <w:pPr>
              <w:pStyle w:val="ListParagraph"/>
              <w:numPr>
                <w:ilvl w:val="1"/>
                <w:numId w:val="38"/>
              </w:numPr>
              <w:jc w:val="right"/>
              <w:rPr>
                <w:b/>
                <w:bCs/>
              </w:rPr>
            </w:pPr>
          </w:p>
        </w:tc>
        <w:tc>
          <w:tcPr>
            <w:tcW w:w="3082" w:type="dxa"/>
          </w:tcPr>
          <w:p w14:paraId="54F8A973" w14:textId="660F2446" w:rsidR="00C56E78" w:rsidRDefault="00C56E78" w:rsidP="00D0707A">
            <w:pPr>
              <w:rPr>
                <w:lang w:eastAsia="en-CA"/>
              </w:rPr>
            </w:pPr>
            <w:r w:rsidRPr="10EB82FC">
              <w:rPr>
                <w:lang w:eastAsia="en-CA"/>
              </w:rPr>
              <w:t xml:space="preserve">No components are incomplete, but one or more is marked “In Process” </w:t>
            </w:r>
            <w:r w:rsidRPr="08EE7DD5">
              <w:rPr>
                <w:lang w:eastAsia="en-CA"/>
              </w:rPr>
              <w:t xml:space="preserve">Admissions Stage </w:t>
            </w:r>
            <w:r w:rsidR="00203880">
              <w:rPr>
                <w:lang w:eastAsia="en-CA"/>
              </w:rPr>
              <w:t xml:space="preserve">will remain </w:t>
            </w:r>
            <w:r w:rsidRPr="08EE7DD5">
              <w:rPr>
                <w:lang w:eastAsia="en-CA"/>
              </w:rPr>
              <w:t xml:space="preserve">“Application </w:t>
            </w:r>
            <w:r w:rsidR="00244959">
              <w:rPr>
                <w:lang w:eastAsia="en-CA"/>
              </w:rPr>
              <w:t>Incomplete</w:t>
            </w:r>
            <w:r w:rsidRPr="08EE7DD5">
              <w:rPr>
                <w:lang w:eastAsia="en-CA"/>
              </w:rPr>
              <w:t xml:space="preserve">” </w:t>
            </w:r>
          </w:p>
        </w:tc>
        <w:tc>
          <w:tcPr>
            <w:tcW w:w="1558" w:type="dxa"/>
          </w:tcPr>
          <w:p w14:paraId="628973CC" w14:textId="77777777" w:rsidR="00C56E78" w:rsidRDefault="00C56E78" w:rsidP="00727A16">
            <w:r>
              <w:t>Admissions Officer</w:t>
            </w:r>
          </w:p>
        </w:tc>
        <w:tc>
          <w:tcPr>
            <w:tcW w:w="2133" w:type="dxa"/>
          </w:tcPr>
          <w:p w14:paraId="4E2C3CD7" w14:textId="77777777" w:rsidR="00C56E78" w:rsidRDefault="00C56E78" w:rsidP="00727A16">
            <w:r>
              <w:t>Thesis</w:t>
            </w:r>
          </w:p>
        </w:tc>
        <w:tc>
          <w:tcPr>
            <w:tcW w:w="1829" w:type="dxa"/>
          </w:tcPr>
          <w:p w14:paraId="1226D4E2" w14:textId="77777777" w:rsidR="00C56E78" w:rsidRDefault="00C56E78" w:rsidP="00727A16">
            <w:r>
              <w:t>Admissions Record / Header</w:t>
            </w:r>
          </w:p>
        </w:tc>
        <w:tc>
          <w:tcPr>
            <w:tcW w:w="3755" w:type="dxa"/>
          </w:tcPr>
          <w:p w14:paraId="76C18E3B" w14:textId="77777777" w:rsidR="00C56E78" w:rsidRDefault="00C56E78" w:rsidP="00727A16">
            <w:r>
              <w:t>Automation – check if the Offer Active date has passed, if yes, update stage to “Accepted, Conditional”</w:t>
            </w:r>
          </w:p>
          <w:p w14:paraId="7A7A6D1C" w14:textId="77777777" w:rsidR="00C56E78" w:rsidRDefault="00C56E78" w:rsidP="00727A16"/>
        </w:tc>
        <w:tc>
          <w:tcPr>
            <w:tcW w:w="3849" w:type="dxa"/>
          </w:tcPr>
          <w:p w14:paraId="45B8B8CB" w14:textId="77777777" w:rsidR="00C56E78" w:rsidRDefault="00C56E78" w:rsidP="00727A16">
            <w:pPr>
              <w:rPr>
                <w:b/>
                <w:bCs/>
                <w:i/>
                <w:iCs/>
                <w:color w:val="FF0000"/>
              </w:rPr>
            </w:pPr>
            <w:r w:rsidRPr="4E27322B">
              <w:rPr>
                <w:b/>
                <w:bCs/>
                <w:i/>
                <w:iCs/>
                <w:color w:val="FF0000"/>
              </w:rPr>
              <w:t>Leads into Application Pending Evaluation workflow</w:t>
            </w:r>
          </w:p>
          <w:p w14:paraId="5A9613B1" w14:textId="77777777" w:rsidR="00C56E78" w:rsidRDefault="00C56E78" w:rsidP="00727A16">
            <w:pPr>
              <w:rPr>
                <w:b/>
                <w:bCs/>
                <w:i/>
                <w:iCs/>
                <w:color w:val="FF0000"/>
              </w:rPr>
            </w:pPr>
            <w:r w:rsidRPr="4E27322B">
              <w:rPr>
                <w:b/>
                <w:bCs/>
                <w:i/>
                <w:iCs/>
                <w:color w:val="FF0000"/>
              </w:rPr>
              <w:t>Or</w:t>
            </w:r>
          </w:p>
          <w:p w14:paraId="4A7E663C" w14:textId="77777777" w:rsidR="00C56E78" w:rsidRDefault="00C56E78" w:rsidP="00727A16">
            <w:pPr>
              <w:rPr>
                <w:b/>
                <w:bCs/>
                <w:i/>
                <w:iCs/>
                <w:color w:val="FF0000"/>
              </w:rPr>
            </w:pPr>
            <w:r w:rsidRPr="4E27322B">
              <w:rPr>
                <w:b/>
                <w:bCs/>
                <w:i/>
                <w:iCs/>
                <w:color w:val="FF0000"/>
              </w:rPr>
              <w:t>Leads into Acceptance workflow</w:t>
            </w:r>
          </w:p>
          <w:p w14:paraId="6E24EC14" w14:textId="77777777" w:rsidR="00C56E78" w:rsidRDefault="00C56E78" w:rsidP="00727A16"/>
        </w:tc>
      </w:tr>
      <w:tr w:rsidR="00C56E78" w14:paraId="1E4970F4" w14:textId="77777777" w:rsidTr="23B08687">
        <w:trPr>
          <w:cantSplit w:val="0"/>
          <w:trHeight w:val="83"/>
        </w:trPr>
        <w:tc>
          <w:tcPr>
            <w:tcW w:w="1185" w:type="dxa"/>
            <w:gridSpan w:val="2"/>
          </w:tcPr>
          <w:p w14:paraId="1D9AC374" w14:textId="48927768" w:rsidR="00C56E78" w:rsidRPr="00693A5A" w:rsidRDefault="00C56E78" w:rsidP="00AE4E28">
            <w:pPr>
              <w:pStyle w:val="ListParagraph"/>
              <w:numPr>
                <w:ilvl w:val="1"/>
                <w:numId w:val="38"/>
              </w:numPr>
              <w:jc w:val="right"/>
              <w:rPr>
                <w:b/>
                <w:bCs/>
              </w:rPr>
            </w:pPr>
          </w:p>
        </w:tc>
        <w:tc>
          <w:tcPr>
            <w:tcW w:w="3082" w:type="dxa"/>
          </w:tcPr>
          <w:p w14:paraId="55490138" w14:textId="77777777" w:rsidR="00C56E78" w:rsidRDefault="00C56E78" w:rsidP="1D243EFC">
            <w:pPr>
              <w:rPr>
                <w:lang w:eastAsia="en-CA"/>
              </w:rPr>
            </w:pPr>
            <w:r w:rsidRPr="1D243EFC">
              <w:rPr>
                <w:lang w:eastAsia="en-CA"/>
              </w:rPr>
              <w:t>No: if there are outstanding “incomplete” components: is it an HPAT or AC-PAA testing component?</w:t>
            </w:r>
          </w:p>
          <w:p w14:paraId="6CC0B781" w14:textId="41A653FC" w:rsidR="00C56E78" w:rsidRDefault="00C56E78" w:rsidP="00727A16">
            <w:pPr>
              <w:rPr>
                <w:lang w:eastAsia="en-CA"/>
              </w:rPr>
            </w:pPr>
            <w:r w:rsidRPr="01DCAF7C">
              <w:rPr>
                <w:lang w:eastAsia="en-CA"/>
              </w:rPr>
              <w:t xml:space="preserve">Yes: change the Process Step Status to “TCOBS: Testing Requirement” </w:t>
            </w:r>
            <w:r w:rsidRPr="01DCAF7C">
              <w:rPr>
                <w:b/>
                <w:bCs/>
                <w:lang w:eastAsia="en-CA"/>
              </w:rPr>
              <w:t xml:space="preserve">AND </w:t>
            </w:r>
            <w:r w:rsidR="50292CE4" w:rsidRPr="01DCAF7C">
              <w:rPr>
                <w:lang w:eastAsia="en-CA"/>
              </w:rPr>
              <w:t xml:space="preserve"> </w:t>
            </w:r>
          </w:p>
          <w:p w14:paraId="384CBADD" w14:textId="18AF1F33" w:rsidR="00C56E78" w:rsidRDefault="00C56E78" w:rsidP="00727A16">
            <w:pPr>
              <w:rPr>
                <w:lang w:eastAsia="en-CA"/>
              </w:rPr>
            </w:pPr>
            <w:r w:rsidRPr="08EE7DD5">
              <w:rPr>
                <w:lang w:eastAsia="en-CA"/>
              </w:rPr>
              <w:t>change the Admissions stage to “Application Incomplete”</w:t>
            </w:r>
            <w:r w:rsidR="00B2073C">
              <w:rPr>
                <w:lang w:eastAsia="en-CA"/>
              </w:rPr>
              <w:t xml:space="preserve"> if not already in this stage</w:t>
            </w:r>
          </w:p>
          <w:p w14:paraId="72A97272" w14:textId="77777777" w:rsidR="00C56E78" w:rsidRDefault="00C56E78" w:rsidP="00727A16">
            <w:pPr>
              <w:rPr>
                <w:lang w:eastAsia="en-CA"/>
              </w:rPr>
            </w:pPr>
          </w:p>
          <w:p w14:paraId="69986829" w14:textId="77777777" w:rsidR="00C56E78" w:rsidRDefault="00C56E78" w:rsidP="00727A16">
            <w:pPr>
              <w:rPr>
                <w:lang w:eastAsia="en-CA"/>
              </w:rPr>
            </w:pPr>
            <w:r w:rsidRPr="08EE7DD5">
              <w:rPr>
                <w:lang w:eastAsia="en-CA"/>
              </w:rPr>
              <w:t>No: is it an Admissions Portfolio or Admissions Eligibility Package?</w:t>
            </w:r>
          </w:p>
          <w:p w14:paraId="16E0EAB4" w14:textId="5DA366EF" w:rsidR="00C56E78" w:rsidRDefault="00C56E78" w:rsidP="1D243EFC">
            <w:pPr>
              <w:rPr>
                <w:lang w:eastAsia="en-CA"/>
              </w:rPr>
            </w:pPr>
            <w:r w:rsidRPr="1D243EFC">
              <w:rPr>
                <w:lang w:eastAsia="en-CA"/>
              </w:rPr>
              <w:t xml:space="preserve">Yes: change the Process Step Status to “In Process” </w:t>
            </w:r>
            <w:r w:rsidRPr="1D243EFC">
              <w:rPr>
                <w:b/>
                <w:bCs/>
                <w:lang w:eastAsia="en-CA"/>
              </w:rPr>
              <w:t xml:space="preserve"> AND</w:t>
            </w:r>
          </w:p>
          <w:p w14:paraId="78A043F7" w14:textId="24B818CC" w:rsidR="00B2073C" w:rsidRDefault="00C56E78" w:rsidP="00B2073C">
            <w:pPr>
              <w:rPr>
                <w:lang w:eastAsia="en-CA"/>
              </w:rPr>
            </w:pPr>
            <w:r w:rsidRPr="08EE7DD5">
              <w:rPr>
                <w:lang w:eastAsia="en-CA"/>
              </w:rPr>
              <w:t>change the Admissions stage to “Application Incomplete”</w:t>
            </w:r>
            <w:r w:rsidR="00B2073C" w:rsidRPr="08EE7DD5">
              <w:rPr>
                <w:lang w:eastAsia="en-CA"/>
              </w:rPr>
              <w:t xml:space="preserve"> </w:t>
            </w:r>
            <w:r w:rsidR="00B2073C">
              <w:rPr>
                <w:lang w:eastAsia="en-CA"/>
              </w:rPr>
              <w:t>if not already in this stage</w:t>
            </w:r>
          </w:p>
          <w:p w14:paraId="4D98ADE4" w14:textId="375C4F18" w:rsidR="00C56E78" w:rsidRDefault="00C56E78" w:rsidP="00727A16">
            <w:pPr>
              <w:rPr>
                <w:lang w:eastAsia="en-CA"/>
              </w:rPr>
            </w:pPr>
          </w:p>
          <w:p w14:paraId="7553EE00" w14:textId="77777777" w:rsidR="00C56E78" w:rsidRDefault="00C56E78" w:rsidP="00727A16">
            <w:pPr>
              <w:rPr>
                <w:lang w:eastAsia="en-CA"/>
              </w:rPr>
            </w:pPr>
          </w:p>
          <w:p w14:paraId="2FDE5E9A" w14:textId="764EE3F4" w:rsidR="00C56E78" w:rsidRDefault="00C56E78" w:rsidP="00727A16">
            <w:pPr>
              <w:rPr>
                <w:lang w:eastAsia="en-CA"/>
              </w:rPr>
            </w:pPr>
            <w:r w:rsidRPr="08EE7DD5">
              <w:rPr>
                <w:lang w:eastAsia="en-CA"/>
              </w:rPr>
              <w:t xml:space="preserve">No: </w:t>
            </w:r>
            <w:r w:rsidR="00D31510">
              <w:rPr>
                <w:lang w:eastAsia="en-CA"/>
              </w:rPr>
              <w:t xml:space="preserve">Application should remain in </w:t>
            </w:r>
            <w:r w:rsidRPr="08EE7DD5">
              <w:rPr>
                <w:lang w:eastAsia="en-CA"/>
              </w:rPr>
              <w:t>Admissions stage to “Application Incomplete”</w:t>
            </w:r>
          </w:p>
        </w:tc>
        <w:tc>
          <w:tcPr>
            <w:tcW w:w="1558" w:type="dxa"/>
          </w:tcPr>
          <w:p w14:paraId="00E0034E" w14:textId="77777777" w:rsidR="00C56E78" w:rsidRDefault="00C56E78" w:rsidP="00727A16">
            <w:r>
              <w:t>Admissions Officer</w:t>
            </w:r>
          </w:p>
        </w:tc>
        <w:tc>
          <w:tcPr>
            <w:tcW w:w="2133" w:type="dxa"/>
          </w:tcPr>
          <w:p w14:paraId="2CEB7425" w14:textId="77777777" w:rsidR="00C56E78" w:rsidRDefault="00C56E78" w:rsidP="00727A16">
            <w:r>
              <w:t>Thesis</w:t>
            </w:r>
          </w:p>
        </w:tc>
        <w:tc>
          <w:tcPr>
            <w:tcW w:w="1829" w:type="dxa"/>
          </w:tcPr>
          <w:p w14:paraId="5FD37ABE" w14:textId="77777777" w:rsidR="00C56E78" w:rsidRDefault="00C56E78" w:rsidP="00727A16">
            <w:r>
              <w:t>Admissions Record / Header</w:t>
            </w:r>
          </w:p>
        </w:tc>
        <w:tc>
          <w:tcPr>
            <w:tcW w:w="3755" w:type="dxa"/>
          </w:tcPr>
          <w:p w14:paraId="4F18C56B" w14:textId="77777777" w:rsidR="00C56E78" w:rsidRDefault="00C56E78" w:rsidP="00727A16"/>
        </w:tc>
        <w:tc>
          <w:tcPr>
            <w:tcW w:w="3849" w:type="dxa"/>
          </w:tcPr>
          <w:p w14:paraId="045A7BBB" w14:textId="77777777" w:rsidR="00C56E78" w:rsidRDefault="00C56E78" w:rsidP="00727A16">
            <w:r>
              <w:t>This will cycle back through steps 3-7 as new documents are provided</w:t>
            </w:r>
          </w:p>
        </w:tc>
      </w:tr>
      <w:tr w:rsidR="00C56E78" w14:paraId="28560B96" w14:textId="77777777" w:rsidTr="23B08687">
        <w:trPr>
          <w:cantSplit w:val="0"/>
          <w:trHeight w:val="83"/>
        </w:trPr>
        <w:tc>
          <w:tcPr>
            <w:tcW w:w="1185" w:type="dxa"/>
            <w:gridSpan w:val="2"/>
          </w:tcPr>
          <w:p w14:paraId="027F0714" w14:textId="1293EA06" w:rsidR="00C56E78" w:rsidRPr="00693A5A" w:rsidRDefault="00C56E78" w:rsidP="00693A5A">
            <w:pPr>
              <w:pStyle w:val="ListParagraph"/>
              <w:numPr>
                <w:ilvl w:val="0"/>
                <w:numId w:val="38"/>
              </w:numPr>
              <w:jc w:val="right"/>
              <w:rPr>
                <w:b/>
                <w:bCs/>
              </w:rPr>
            </w:pPr>
          </w:p>
        </w:tc>
        <w:tc>
          <w:tcPr>
            <w:tcW w:w="3082" w:type="dxa"/>
          </w:tcPr>
          <w:p w14:paraId="5E3F33D9" w14:textId="77777777" w:rsidR="00C56E78" w:rsidRDefault="00C56E78" w:rsidP="00727A16">
            <w:pPr>
              <w:rPr>
                <w:lang w:eastAsia="en-CA"/>
              </w:rPr>
            </w:pPr>
            <w:r w:rsidRPr="0CDFBEE9">
              <w:rPr>
                <w:lang w:eastAsia="en-CA"/>
              </w:rPr>
              <w:t>Save Record</w:t>
            </w:r>
          </w:p>
        </w:tc>
        <w:tc>
          <w:tcPr>
            <w:tcW w:w="1558" w:type="dxa"/>
          </w:tcPr>
          <w:p w14:paraId="39B504C5" w14:textId="77777777" w:rsidR="00C56E78" w:rsidRDefault="00C56E78" w:rsidP="00727A16">
            <w:r>
              <w:t>Admissions Officer</w:t>
            </w:r>
          </w:p>
        </w:tc>
        <w:tc>
          <w:tcPr>
            <w:tcW w:w="2133" w:type="dxa"/>
          </w:tcPr>
          <w:p w14:paraId="7084CA7C" w14:textId="77777777" w:rsidR="00C56E78" w:rsidRDefault="00C56E78" w:rsidP="00727A16">
            <w:r>
              <w:t>Thesis</w:t>
            </w:r>
          </w:p>
        </w:tc>
        <w:tc>
          <w:tcPr>
            <w:tcW w:w="1829" w:type="dxa"/>
          </w:tcPr>
          <w:p w14:paraId="3158FDD8" w14:textId="77777777" w:rsidR="00C56E78" w:rsidRDefault="00C56E78" w:rsidP="00727A16">
            <w:r>
              <w:t>Admissions Record</w:t>
            </w:r>
          </w:p>
        </w:tc>
        <w:tc>
          <w:tcPr>
            <w:tcW w:w="3755" w:type="dxa"/>
          </w:tcPr>
          <w:p w14:paraId="3E0F189E" w14:textId="77777777" w:rsidR="00C56E78" w:rsidRDefault="00C56E78" w:rsidP="00727A16"/>
        </w:tc>
        <w:tc>
          <w:tcPr>
            <w:tcW w:w="3849" w:type="dxa"/>
          </w:tcPr>
          <w:p w14:paraId="6430345F" w14:textId="77777777" w:rsidR="00C56E78" w:rsidRDefault="00C56E78" w:rsidP="00727A16"/>
        </w:tc>
      </w:tr>
      <w:tr w:rsidR="00C56E78" w14:paraId="2D8C14D3" w14:textId="77777777" w:rsidTr="23B08687">
        <w:trPr>
          <w:cantSplit w:val="0"/>
          <w:trHeight w:val="83"/>
        </w:trPr>
        <w:tc>
          <w:tcPr>
            <w:tcW w:w="1185" w:type="dxa"/>
            <w:gridSpan w:val="2"/>
          </w:tcPr>
          <w:p w14:paraId="080742A0" w14:textId="111F4C95" w:rsidR="00C56E78" w:rsidRPr="00693A5A" w:rsidRDefault="00C56E78" w:rsidP="00D83820">
            <w:pPr>
              <w:pStyle w:val="ListParagraph"/>
              <w:numPr>
                <w:ilvl w:val="0"/>
                <w:numId w:val="38"/>
              </w:numPr>
              <w:jc w:val="right"/>
              <w:rPr>
                <w:b/>
                <w:bCs/>
              </w:rPr>
            </w:pPr>
          </w:p>
        </w:tc>
        <w:tc>
          <w:tcPr>
            <w:tcW w:w="3082" w:type="dxa"/>
          </w:tcPr>
          <w:p w14:paraId="1993B265" w14:textId="77777777" w:rsidR="00C56E78" w:rsidRDefault="00C56E78" w:rsidP="00727A16">
            <w:pPr>
              <w:rPr>
                <w:lang w:eastAsia="en-CA"/>
              </w:rPr>
            </w:pPr>
            <w:r w:rsidRPr="0CDFBEE9">
              <w:rPr>
                <w:lang w:eastAsia="en-CA"/>
              </w:rPr>
              <w:t>Repeat steps 4-8 for all records on the “Application Materials Submitted” QL</w:t>
            </w:r>
          </w:p>
        </w:tc>
        <w:tc>
          <w:tcPr>
            <w:tcW w:w="1558" w:type="dxa"/>
          </w:tcPr>
          <w:p w14:paraId="522F7DFE" w14:textId="77777777" w:rsidR="00C56E78" w:rsidRDefault="00C56E78" w:rsidP="00727A16">
            <w:r>
              <w:t>Admissions Officer</w:t>
            </w:r>
          </w:p>
        </w:tc>
        <w:tc>
          <w:tcPr>
            <w:tcW w:w="2133" w:type="dxa"/>
          </w:tcPr>
          <w:p w14:paraId="0301670C" w14:textId="77777777" w:rsidR="00C56E78" w:rsidRDefault="00C56E78" w:rsidP="00727A16">
            <w:r>
              <w:t>Thesis</w:t>
            </w:r>
          </w:p>
        </w:tc>
        <w:tc>
          <w:tcPr>
            <w:tcW w:w="1829" w:type="dxa"/>
          </w:tcPr>
          <w:p w14:paraId="67DAEECE" w14:textId="77777777" w:rsidR="00C56E78" w:rsidRDefault="00C56E78" w:rsidP="00727A16">
            <w:r>
              <w:t>Query List</w:t>
            </w:r>
          </w:p>
        </w:tc>
        <w:tc>
          <w:tcPr>
            <w:tcW w:w="3755" w:type="dxa"/>
          </w:tcPr>
          <w:p w14:paraId="55083E90" w14:textId="77777777" w:rsidR="00C56E78" w:rsidRDefault="00C56E78" w:rsidP="00727A16"/>
        </w:tc>
        <w:tc>
          <w:tcPr>
            <w:tcW w:w="3849" w:type="dxa"/>
          </w:tcPr>
          <w:p w14:paraId="3854F01B" w14:textId="77777777" w:rsidR="00C56E78" w:rsidRDefault="00C56E78" w:rsidP="00727A16"/>
        </w:tc>
      </w:tr>
      <w:tr w:rsidR="00A0252E" w14:paraId="4FF8A13E" w14:textId="77777777" w:rsidTr="23B08687">
        <w:trPr>
          <w:cantSplit w:val="0"/>
          <w:trHeight w:val="83"/>
        </w:trPr>
        <w:tc>
          <w:tcPr>
            <w:tcW w:w="17391" w:type="dxa"/>
            <w:gridSpan w:val="8"/>
            <w:shd w:val="clear" w:color="auto" w:fill="C5E0B3" w:themeFill="accent6" w:themeFillTint="66"/>
          </w:tcPr>
          <w:p w14:paraId="22E1EAC7" w14:textId="5F466689" w:rsidR="00A0252E" w:rsidRDefault="00A0252E" w:rsidP="00727A16">
            <w:r>
              <w:t>Processing Applicants second choice</w:t>
            </w:r>
          </w:p>
        </w:tc>
      </w:tr>
      <w:tr w:rsidR="005C7297" w14:paraId="579DF906" w14:textId="77777777" w:rsidTr="23B08687">
        <w:trPr>
          <w:cantSplit w:val="0"/>
          <w:trHeight w:val="83"/>
        </w:trPr>
        <w:tc>
          <w:tcPr>
            <w:tcW w:w="1185" w:type="dxa"/>
            <w:gridSpan w:val="2"/>
          </w:tcPr>
          <w:p w14:paraId="55C49294" w14:textId="77777777" w:rsidR="005C7297" w:rsidRPr="00693A5A" w:rsidRDefault="005C7297" w:rsidP="005C7297">
            <w:pPr>
              <w:pStyle w:val="ListParagraph"/>
              <w:ind w:left="360"/>
              <w:rPr>
                <w:b/>
                <w:bCs/>
              </w:rPr>
            </w:pPr>
          </w:p>
        </w:tc>
        <w:tc>
          <w:tcPr>
            <w:tcW w:w="3082" w:type="dxa"/>
          </w:tcPr>
          <w:p w14:paraId="71382981" w14:textId="010930E7" w:rsidR="005C7297" w:rsidRPr="0CDFBEE9" w:rsidRDefault="005C7297" w:rsidP="1D243EFC">
            <w:pPr>
              <w:rPr>
                <w:lang w:eastAsia="en-CA"/>
              </w:rPr>
            </w:pPr>
            <w:r w:rsidRPr="1D243EFC">
              <w:rPr>
                <w:lang w:eastAsia="en-CA"/>
              </w:rPr>
              <w:t xml:space="preserve">Applicant submits application for second choice </w:t>
            </w:r>
          </w:p>
        </w:tc>
        <w:tc>
          <w:tcPr>
            <w:tcW w:w="1558" w:type="dxa"/>
          </w:tcPr>
          <w:p w14:paraId="129D2FBB" w14:textId="19FA171D" w:rsidR="005C7297" w:rsidRDefault="005C7297" w:rsidP="005C7297">
            <w:r>
              <w:t>Applicant</w:t>
            </w:r>
          </w:p>
        </w:tc>
        <w:tc>
          <w:tcPr>
            <w:tcW w:w="2133" w:type="dxa"/>
          </w:tcPr>
          <w:p w14:paraId="333CC1C5" w14:textId="2A5568D0" w:rsidR="005C7297" w:rsidRDefault="005C7297" w:rsidP="005C7297">
            <w:r>
              <w:t>Salesforce</w:t>
            </w:r>
          </w:p>
        </w:tc>
        <w:tc>
          <w:tcPr>
            <w:tcW w:w="1829" w:type="dxa"/>
          </w:tcPr>
          <w:p w14:paraId="3CE27C2E" w14:textId="29A2ACA9" w:rsidR="005C7297" w:rsidRDefault="005C7297" w:rsidP="005C7297">
            <w:r>
              <w:t>NA</w:t>
            </w:r>
          </w:p>
        </w:tc>
        <w:tc>
          <w:tcPr>
            <w:tcW w:w="3755" w:type="dxa"/>
          </w:tcPr>
          <w:p w14:paraId="57C2D3D7" w14:textId="77777777" w:rsidR="005C7297" w:rsidRDefault="005C7297" w:rsidP="005C7297"/>
        </w:tc>
        <w:tc>
          <w:tcPr>
            <w:tcW w:w="3849" w:type="dxa"/>
          </w:tcPr>
          <w:p w14:paraId="3D7A85DF" w14:textId="77777777" w:rsidR="005C7297" w:rsidRDefault="005C7297" w:rsidP="005C7297">
            <w:pPr>
              <w:rPr>
                <w:rFonts w:eastAsia="Calibri"/>
                <w:b/>
                <w:bCs/>
                <w:i/>
                <w:iCs/>
              </w:rPr>
            </w:pPr>
            <w:r>
              <w:t xml:space="preserve">Application will be in Stage </w:t>
            </w:r>
            <w:r w:rsidRPr="00A26249">
              <w:rPr>
                <w:rFonts w:eastAsia="Calibri"/>
                <w:b/>
                <w:bCs/>
                <w:i/>
                <w:iCs/>
              </w:rPr>
              <w:t>“A</w:t>
            </w:r>
            <w:r>
              <w:rPr>
                <w:rFonts w:eastAsia="Calibri"/>
                <w:b/>
                <w:bCs/>
                <w:i/>
                <w:iCs/>
              </w:rPr>
              <w:t>lternate Offer Review Required</w:t>
            </w:r>
            <w:r w:rsidRPr="00A26249">
              <w:rPr>
                <w:rFonts w:eastAsia="Calibri"/>
                <w:b/>
                <w:bCs/>
                <w:i/>
                <w:iCs/>
              </w:rPr>
              <w:t>”</w:t>
            </w:r>
          </w:p>
          <w:p w14:paraId="4D9FDC0E" w14:textId="77777777" w:rsidR="002B1B9B" w:rsidRDefault="002B1B9B" w:rsidP="005C7297">
            <w:pPr>
              <w:rPr>
                <w:rFonts w:eastAsia="Calibri"/>
                <w:b/>
                <w:bCs/>
                <w:i/>
                <w:iCs/>
              </w:rPr>
            </w:pPr>
          </w:p>
          <w:p w14:paraId="6845C4DB" w14:textId="6F180006" w:rsidR="002B1B9B" w:rsidRPr="002B1B9B" w:rsidRDefault="002B1B9B" w:rsidP="005C7297"/>
        </w:tc>
      </w:tr>
      <w:tr w:rsidR="005B1370" w14:paraId="39B867B9" w14:textId="77777777" w:rsidTr="23B08687">
        <w:trPr>
          <w:cantSplit w:val="0"/>
          <w:trHeight w:val="83"/>
        </w:trPr>
        <w:tc>
          <w:tcPr>
            <w:tcW w:w="1185" w:type="dxa"/>
            <w:gridSpan w:val="2"/>
          </w:tcPr>
          <w:p w14:paraId="7790966C" w14:textId="77777777" w:rsidR="005B1370" w:rsidRPr="00693A5A" w:rsidRDefault="005B1370" w:rsidP="005B1370">
            <w:pPr>
              <w:pStyle w:val="ListParagraph"/>
              <w:ind w:left="360"/>
              <w:rPr>
                <w:b/>
                <w:bCs/>
              </w:rPr>
            </w:pPr>
          </w:p>
        </w:tc>
        <w:tc>
          <w:tcPr>
            <w:tcW w:w="3082" w:type="dxa"/>
          </w:tcPr>
          <w:p w14:paraId="00E79E3B" w14:textId="44BE62D5" w:rsidR="005B1370" w:rsidRPr="0CDFBEE9" w:rsidRDefault="005B1370" w:rsidP="005B1370">
            <w:pPr>
              <w:rPr>
                <w:lang w:eastAsia="en-CA"/>
              </w:rPr>
            </w:pPr>
            <w:r>
              <w:rPr>
                <w:lang w:eastAsia="en-CA"/>
              </w:rPr>
              <w:t xml:space="preserve">Change Admissions stage to “International Application Submitted” </w:t>
            </w:r>
          </w:p>
        </w:tc>
        <w:tc>
          <w:tcPr>
            <w:tcW w:w="1558" w:type="dxa"/>
          </w:tcPr>
          <w:p w14:paraId="50ADED9D" w14:textId="184E26FF" w:rsidR="005B1370" w:rsidRDefault="005B1370" w:rsidP="005B1370">
            <w:r>
              <w:t>Admissions Officer</w:t>
            </w:r>
          </w:p>
        </w:tc>
        <w:tc>
          <w:tcPr>
            <w:tcW w:w="2133" w:type="dxa"/>
          </w:tcPr>
          <w:p w14:paraId="3B817202" w14:textId="093AB532" w:rsidR="005B1370" w:rsidRDefault="005B1370" w:rsidP="005B1370">
            <w:r>
              <w:t>Thesis</w:t>
            </w:r>
          </w:p>
        </w:tc>
        <w:tc>
          <w:tcPr>
            <w:tcW w:w="1829" w:type="dxa"/>
          </w:tcPr>
          <w:p w14:paraId="6FFF9116" w14:textId="77777777" w:rsidR="005B1370" w:rsidRDefault="005B1370" w:rsidP="005B1370"/>
        </w:tc>
        <w:tc>
          <w:tcPr>
            <w:tcW w:w="3755" w:type="dxa"/>
          </w:tcPr>
          <w:p w14:paraId="3A6DFB71" w14:textId="77777777" w:rsidR="005B1370" w:rsidRDefault="005B1370" w:rsidP="005B1370"/>
        </w:tc>
        <w:tc>
          <w:tcPr>
            <w:tcW w:w="3849" w:type="dxa"/>
          </w:tcPr>
          <w:p w14:paraId="28540108" w14:textId="2CAAAB08" w:rsidR="005B1370" w:rsidRDefault="005B1370" w:rsidP="005B1370">
            <w:r>
              <w:t xml:space="preserve">This will create SAR for </w:t>
            </w:r>
            <w:r w:rsidR="000E7F8A">
              <w:t>this program</w:t>
            </w:r>
          </w:p>
        </w:tc>
      </w:tr>
      <w:tr w:rsidR="00A80441" w14:paraId="187D8ADD" w14:textId="77777777" w:rsidTr="23B08687">
        <w:trPr>
          <w:cantSplit w:val="0"/>
          <w:trHeight w:val="83"/>
        </w:trPr>
        <w:tc>
          <w:tcPr>
            <w:tcW w:w="1185" w:type="dxa"/>
            <w:gridSpan w:val="2"/>
          </w:tcPr>
          <w:p w14:paraId="2166F585" w14:textId="77777777" w:rsidR="00A80441" w:rsidRPr="00693A5A" w:rsidRDefault="00A80441" w:rsidP="00A80441">
            <w:pPr>
              <w:pStyle w:val="ListParagraph"/>
              <w:ind w:left="360"/>
              <w:rPr>
                <w:b/>
                <w:bCs/>
              </w:rPr>
            </w:pPr>
          </w:p>
        </w:tc>
        <w:tc>
          <w:tcPr>
            <w:tcW w:w="3082" w:type="dxa"/>
          </w:tcPr>
          <w:p w14:paraId="05E5B886" w14:textId="761E1F4C" w:rsidR="00A80441" w:rsidRPr="0CDFBEE9" w:rsidRDefault="00A80441" w:rsidP="00A80441">
            <w:pPr>
              <w:rPr>
                <w:lang w:eastAsia="en-CA"/>
              </w:rPr>
            </w:pPr>
            <w:r>
              <w:rPr>
                <w:lang w:eastAsia="en-CA"/>
              </w:rPr>
              <w:t xml:space="preserve">Follow </w:t>
            </w:r>
            <w:r w:rsidRPr="009F541C">
              <w:rPr>
                <w:b/>
                <w:bCs/>
              </w:rPr>
              <w:t>Processing Applications International</w:t>
            </w:r>
            <w:r>
              <w:rPr>
                <w:lang w:eastAsia="en-CA"/>
              </w:rPr>
              <w:t xml:space="preserve"> Steps 2-9 to process application</w:t>
            </w:r>
          </w:p>
        </w:tc>
        <w:tc>
          <w:tcPr>
            <w:tcW w:w="1558" w:type="dxa"/>
          </w:tcPr>
          <w:p w14:paraId="58E4B1EA" w14:textId="77777777" w:rsidR="00A80441" w:rsidRDefault="00A80441" w:rsidP="00A80441"/>
        </w:tc>
        <w:tc>
          <w:tcPr>
            <w:tcW w:w="2133" w:type="dxa"/>
          </w:tcPr>
          <w:p w14:paraId="588A318D" w14:textId="267F3C9D" w:rsidR="00A80441" w:rsidRDefault="00A80441" w:rsidP="00A80441">
            <w:r>
              <w:t>Thesis</w:t>
            </w:r>
          </w:p>
        </w:tc>
        <w:tc>
          <w:tcPr>
            <w:tcW w:w="1829" w:type="dxa"/>
          </w:tcPr>
          <w:p w14:paraId="489BDC5E" w14:textId="77777777" w:rsidR="00A80441" w:rsidRDefault="00A80441" w:rsidP="00A80441"/>
        </w:tc>
        <w:tc>
          <w:tcPr>
            <w:tcW w:w="3755" w:type="dxa"/>
          </w:tcPr>
          <w:p w14:paraId="1E61DC70" w14:textId="77777777" w:rsidR="00A80441" w:rsidRDefault="00A80441" w:rsidP="00A80441"/>
        </w:tc>
        <w:tc>
          <w:tcPr>
            <w:tcW w:w="3849" w:type="dxa"/>
          </w:tcPr>
          <w:p w14:paraId="2B5289CF" w14:textId="77777777" w:rsidR="00A80441" w:rsidRDefault="00A80441" w:rsidP="00A80441"/>
        </w:tc>
      </w:tr>
      <w:tr w:rsidR="00A80441" w14:paraId="04B15371" w14:textId="77777777" w:rsidTr="23B08687">
        <w:trPr>
          <w:cantSplit w:val="0"/>
          <w:trHeight w:val="83"/>
        </w:trPr>
        <w:tc>
          <w:tcPr>
            <w:tcW w:w="1185" w:type="dxa"/>
            <w:gridSpan w:val="2"/>
          </w:tcPr>
          <w:p w14:paraId="76185A9A" w14:textId="77777777" w:rsidR="00A80441" w:rsidRPr="00693A5A" w:rsidRDefault="00A80441" w:rsidP="00A80441">
            <w:pPr>
              <w:pStyle w:val="ListParagraph"/>
              <w:ind w:left="360"/>
              <w:rPr>
                <w:b/>
                <w:bCs/>
              </w:rPr>
            </w:pPr>
          </w:p>
        </w:tc>
        <w:tc>
          <w:tcPr>
            <w:tcW w:w="3082" w:type="dxa"/>
          </w:tcPr>
          <w:p w14:paraId="1F58AE2C" w14:textId="6C535A1B" w:rsidR="00A80441" w:rsidRDefault="00A80441" w:rsidP="1D243EFC">
            <w:pPr>
              <w:rPr>
                <w:lang w:eastAsia="en-CA"/>
              </w:rPr>
            </w:pPr>
            <w:r w:rsidRPr="1D243EFC">
              <w:rPr>
                <w:lang w:eastAsia="en-CA"/>
              </w:rPr>
              <w:t xml:space="preserve">Ensure </w:t>
            </w:r>
            <w:r w:rsidR="00093E89" w:rsidRPr="1D243EFC">
              <w:rPr>
                <w:lang w:eastAsia="en-CA"/>
              </w:rPr>
              <w:t xml:space="preserve">applicants application </w:t>
            </w:r>
            <w:r w:rsidR="00095823" w:rsidRPr="1D243EFC">
              <w:rPr>
                <w:lang w:eastAsia="en-CA"/>
              </w:rPr>
              <w:t>for 1</w:t>
            </w:r>
            <w:r w:rsidR="00095823" w:rsidRPr="1D243EFC">
              <w:rPr>
                <w:vertAlign w:val="superscript"/>
                <w:lang w:eastAsia="en-CA"/>
              </w:rPr>
              <w:t>st</w:t>
            </w:r>
            <w:r w:rsidR="00095823" w:rsidRPr="1D243EFC">
              <w:rPr>
                <w:lang w:eastAsia="en-CA"/>
              </w:rPr>
              <w:t xml:space="preserve"> choice </w:t>
            </w:r>
            <w:r w:rsidR="00093E89" w:rsidRPr="1D243EFC">
              <w:rPr>
                <w:lang w:eastAsia="en-CA"/>
              </w:rPr>
              <w:t xml:space="preserve">has been set to the appropriate stage </w:t>
            </w:r>
          </w:p>
        </w:tc>
        <w:tc>
          <w:tcPr>
            <w:tcW w:w="1558" w:type="dxa"/>
          </w:tcPr>
          <w:p w14:paraId="281E9AF0" w14:textId="001E2C7E" w:rsidR="00A80441" w:rsidRDefault="0017011F" w:rsidP="00A80441">
            <w:r>
              <w:t>Admissions Officer</w:t>
            </w:r>
          </w:p>
        </w:tc>
        <w:tc>
          <w:tcPr>
            <w:tcW w:w="2133" w:type="dxa"/>
          </w:tcPr>
          <w:p w14:paraId="392AB192" w14:textId="14654EB2" w:rsidR="00A80441" w:rsidRDefault="008C44E6" w:rsidP="00A80441">
            <w:r>
              <w:t>External system</w:t>
            </w:r>
          </w:p>
        </w:tc>
        <w:tc>
          <w:tcPr>
            <w:tcW w:w="1829" w:type="dxa"/>
          </w:tcPr>
          <w:p w14:paraId="35EAF359" w14:textId="77777777" w:rsidR="00A80441" w:rsidRDefault="00A80441" w:rsidP="00A80441"/>
        </w:tc>
        <w:tc>
          <w:tcPr>
            <w:tcW w:w="3755" w:type="dxa"/>
          </w:tcPr>
          <w:p w14:paraId="118677D9" w14:textId="77777777" w:rsidR="00A80441" w:rsidRDefault="00A80441" w:rsidP="00A80441"/>
        </w:tc>
        <w:tc>
          <w:tcPr>
            <w:tcW w:w="3849" w:type="dxa"/>
          </w:tcPr>
          <w:p w14:paraId="6EB0837D" w14:textId="543E3652" w:rsidR="00A80441" w:rsidRDefault="0017011F" w:rsidP="00A80441">
            <w:r w:rsidRPr="1D243EFC">
              <w:t xml:space="preserve">Communication should take place with the student to ensure </w:t>
            </w:r>
            <w:r w:rsidR="13CAF1A1" w:rsidRPr="1D243EFC">
              <w:t>the appropriate</w:t>
            </w:r>
            <w:r w:rsidRPr="1D243EFC">
              <w:t xml:space="preserve"> stage is selected for </w:t>
            </w:r>
            <w:r w:rsidR="008C44E6" w:rsidRPr="1D243EFC">
              <w:t>this record</w:t>
            </w:r>
          </w:p>
        </w:tc>
      </w:tr>
      <w:tr w:rsidR="00F27BFE" w14:paraId="0DB62382" w14:textId="77777777" w:rsidTr="23B08687">
        <w:trPr>
          <w:cantSplit w:val="0"/>
          <w:trHeight w:val="83"/>
        </w:trPr>
        <w:tc>
          <w:tcPr>
            <w:tcW w:w="17391" w:type="dxa"/>
            <w:gridSpan w:val="8"/>
            <w:shd w:val="clear" w:color="auto" w:fill="C5E0B3" w:themeFill="accent6" w:themeFillTint="66"/>
          </w:tcPr>
          <w:p w14:paraId="769A04C6" w14:textId="2A953949" w:rsidR="00F27BFE" w:rsidRDefault="00F27BFE" w:rsidP="00A80441">
            <w:r>
              <w:rPr>
                <w:b/>
                <w:bCs/>
              </w:rPr>
              <w:t>Applicants Requiring EAP or ICHS</w:t>
            </w:r>
          </w:p>
        </w:tc>
      </w:tr>
      <w:tr w:rsidR="00871A43" w14:paraId="6C5F9276" w14:textId="77777777" w:rsidTr="23B08687">
        <w:trPr>
          <w:cantSplit w:val="0"/>
          <w:trHeight w:val="83"/>
        </w:trPr>
        <w:tc>
          <w:tcPr>
            <w:tcW w:w="1185" w:type="dxa"/>
            <w:gridSpan w:val="2"/>
          </w:tcPr>
          <w:p w14:paraId="1F60E1E0" w14:textId="78A7BEEA" w:rsidR="00871A43" w:rsidRPr="00693A5A" w:rsidRDefault="00871A43" w:rsidP="00871A43">
            <w:pPr>
              <w:pStyle w:val="ListParagraph"/>
              <w:ind w:left="360"/>
              <w:rPr>
                <w:b/>
                <w:bCs/>
              </w:rPr>
            </w:pPr>
            <w:r>
              <w:rPr>
                <w:b/>
                <w:bCs/>
              </w:rPr>
              <w:t>1</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62C61EEC" w14:textId="55428619" w:rsidR="00871A43" w:rsidRDefault="00871A43" w:rsidP="00871A43">
            <w:pPr>
              <w:rPr>
                <w:lang w:eastAsia="en-CA"/>
              </w:rPr>
            </w:pPr>
            <w:r>
              <w:rPr>
                <w:rStyle w:val="normaltextrun"/>
              </w:rPr>
              <w:t xml:space="preserve">In the Admissions Record screen, select </w:t>
            </w:r>
            <w:r>
              <w:rPr>
                <w:rStyle w:val="normaltextrun"/>
                <w:b/>
                <w:bCs/>
              </w:rPr>
              <w:t>Add</w:t>
            </w:r>
            <w:r>
              <w:rPr>
                <w:rStyle w:val="normaltextrun"/>
              </w:rPr>
              <w:t>. </w:t>
            </w:r>
            <w:r>
              <w:rPr>
                <w:rStyle w:val="eop"/>
              </w:rPr>
              <w:t> </w:t>
            </w:r>
          </w:p>
        </w:tc>
        <w:tc>
          <w:tcPr>
            <w:tcW w:w="1558" w:type="dxa"/>
          </w:tcPr>
          <w:p w14:paraId="659D27B0" w14:textId="458BE940" w:rsidR="00871A43" w:rsidRDefault="00871A43" w:rsidP="00871A43">
            <w:r>
              <w:t>Admissions Officer</w:t>
            </w:r>
          </w:p>
        </w:tc>
        <w:tc>
          <w:tcPr>
            <w:tcW w:w="2133" w:type="dxa"/>
          </w:tcPr>
          <w:p w14:paraId="5908709D" w14:textId="23800C5A" w:rsidR="00871A43" w:rsidRDefault="00871A43" w:rsidP="00871A43">
            <w:r>
              <w:t>Thesis</w:t>
            </w:r>
          </w:p>
        </w:tc>
        <w:tc>
          <w:tcPr>
            <w:tcW w:w="1829" w:type="dxa"/>
          </w:tcPr>
          <w:p w14:paraId="33D52388" w14:textId="2A173100" w:rsidR="00871A43" w:rsidRDefault="00871A43" w:rsidP="00871A43">
            <w:r>
              <w:rPr>
                <w:rStyle w:val="normaltextrun"/>
              </w:rPr>
              <w:t>Admissions Record</w:t>
            </w:r>
          </w:p>
        </w:tc>
        <w:tc>
          <w:tcPr>
            <w:tcW w:w="3755" w:type="dxa"/>
          </w:tcPr>
          <w:p w14:paraId="12C0F2D9" w14:textId="77777777" w:rsidR="00871A43" w:rsidRDefault="00871A43" w:rsidP="00871A43"/>
        </w:tc>
        <w:tc>
          <w:tcPr>
            <w:tcW w:w="3849" w:type="dxa"/>
          </w:tcPr>
          <w:p w14:paraId="0F312B87" w14:textId="77777777" w:rsidR="00871A43" w:rsidRDefault="00871A43" w:rsidP="00871A43"/>
        </w:tc>
      </w:tr>
      <w:tr w:rsidR="00871A43" w14:paraId="68F0FD02" w14:textId="77777777" w:rsidTr="23B08687">
        <w:trPr>
          <w:cantSplit w:val="0"/>
          <w:trHeight w:val="83"/>
        </w:trPr>
        <w:tc>
          <w:tcPr>
            <w:tcW w:w="1185" w:type="dxa"/>
            <w:gridSpan w:val="2"/>
          </w:tcPr>
          <w:p w14:paraId="4BCF2866" w14:textId="56541B2E" w:rsidR="00871A43" w:rsidRPr="00693A5A" w:rsidRDefault="00871A43" w:rsidP="00871A43">
            <w:pPr>
              <w:pStyle w:val="ListParagraph"/>
              <w:ind w:left="360"/>
              <w:rPr>
                <w:b/>
                <w:bCs/>
              </w:rPr>
            </w:pPr>
            <w:r>
              <w:rPr>
                <w:b/>
                <w:bCs/>
              </w:rPr>
              <w:t>2</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654D9D68" w14:textId="741F4785" w:rsidR="00871A43" w:rsidRDefault="00871A43" w:rsidP="00871A43">
            <w:pPr>
              <w:rPr>
                <w:lang w:eastAsia="en-CA"/>
              </w:rPr>
            </w:pPr>
            <w:r>
              <w:rPr>
                <w:rStyle w:val="normaltextrun"/>
              </w:rPr>
              <w:t>Select the associated Person Record and enter information into all required fields. </w:t>
            </w:r>
            <w:r>
              <w:rPr>
                <w:rStyle w:val="eop"/>
              </w:rPr>
              <w:t> </w:t>
            </w:r>
          </w:p>
        </w:tc>
        <w:tc>
          <w:tcPr>
            <w:tcW w:w="1558" w:type="dxa"/>
          </w:tcPr>
          <w:p w14:paraId="6D9C7C24" w14:textId="382B8440" w:rsidR="00871A43" w:rsidRDefault="00871A43" w:rsidP="00871A43">
            <w:r>
              <w:t>Admissions Officer</w:t>
            </w:r>
          </w:p>
        </w:tc>
        <w:tc>
          <w:tcPr>
            <w:tcW w:w="2133" w:type="dxa"/>
          </w:tcPr>
          <w:p w14:paraId="2753575B" w14:textId="787D525B" w:rsidR="00871A43" w:rsidRDefault="00871A43" w:rsidP="00871A43">
            <w:r>
              <w:t>Thesis</w:t>
            </w:r>
          </w:p>
        </w:tc>
        <w:tc>
          <w:tcPr>
            <w:tcW w:w="1829" w:type="dxa"/>
          </w:tcPr>
          <w:p w14:paraId="434B15A6" w14:textId="56BF8BCA" w:rsidR="00871A43" w:rsidRDefault="00871A43" w:rsidP="00871A43">
            <w:r>
              <w:rPr>
                <w:rStyle w:val="normaltextrun"/>
              </w:rPr>
              <w:t>Admissions Record</w:t>
            </w:r>
          </w:p>
        </w:tc>
        <w:tc>
          <w:tcPr>
            <w:tcW w:w="3755" w:type="dxa"/>
          </w:tcPr>
          <w:p w14:paraId="328A681C" w14:textId="77777777" w:rsidR="00871A43" w:rsidRDefault="00871A43" w:rsidP="00871A43"/>
        </w:tc>
        <w:tc>
          <w:tcPr>
            <w:tcW w:w="3849" w:type="dxa"/>
          </w:tcPr>
          <w:p w14:paraId="02C8B5BE" w14:textId="77777777" w:rsidR="00871A43" w:rsidRDefault="00871A43" w:rsidP="00871A43"/>
        </w:tc>
      </w:tr>
      <w:tr w:rsidR="00871A43" w14:paraId="05B6AFE1" w14:textId="77777777" w:rsidTr="23B08687">
        <w:trPr>
          <w:cantSplit w:val="0"/>
          <w:trHeight w:val="83"/>
        </w:trPr>
        <w:tc>
          <w:tcPr>
            <w:tcW w:w="1185" w:type="dxa"/>
            <w:gridSpan w:val="2"/>
          </w:tcPr>
          <w:p w14:paraId="0D15E858" w14:textId="73A39D6F" w:rsidR="00871A43" w:rsidRPr="00693A5A" w:rsidRDefault="00871A43" w:rsidP="00871A43">
            <w:pPr>
              <w:pStyle w:val="ListParagraph"/>
              <w:ind w:left="360"/>
              <w:rPr>
                <w:b/>
                <w:bCs/>
              </w:rPr>
            </w:pPr>
            <w:r>
              <w:rPr>
                <w:b/>
                <w:bCs/>
              </w:rPr>
              <w:lastRenderedPageBreak/>
              <w:t>3</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1C7F3005" w14:textId="6F079C5E" w:rsidR="00871A43" w:rsidRDefault="00871A43" w:rsidP="00871A43">
            <w:pPr>
              <w:rPr>
                <w:lang w:eastAsia="en-CA"/>
              </w:rPr>
            </w:pPr>
            <w:r>
              <w:rPr>
                <w:rStyle w:val="normaltextrun"/>
              </w:rPr>
              <w:t>Select “Save &amp; Close” which will open the Admissions Record </w:t>
            </w:r>
            <w:r>
              <w:rPr>
                <w:rStyle w:val="eop"/>
              </w:rPr>
              <w:t> </w:t>
            </w:r>
          </w:p>
        </w:tc>
        <w:tc>
          <w:tcPr>
            <w:tcW w:w="1558" w:type="dxa"/>
          </w:tcPr>
          <w:p w14:paraId="5661DE32" w14:textId="7C304114" w:rsidR="00871A43" w:rsidRDefault="00871A43" w:rsidP="00871A43">
            <w:r>
              <w:t>Admissions Officer</w:t>
            </w:r>
          </w:p>
        </w:tc>
        <w:tc>
          <w:tcPr>
            <w:tcW w:w="2133" w:type="dxa"/>
          </w:tcPr>
          <w:p w14:paraId="03960EB7" w14:textId="623D89E2" w:rsidR="00871A43" w:rsidRDefault="00871A43" w:rsidP="00871A43">
            <w:r>
              <w:t>Thesis</w:t>
            </w:r>
          </w:p>
        </w:tc>
        <w:tc>
          <w:tcPr>
            <w:tcW w:w="1829" w:type="dxa"/>
          </w:tcPr>
          <w:p w14:paraId="2EBF4132" w14:textId="0D62A678" w:rsidR="00871A43" w:rsidRDefault="00871A43" w:rsidP="00871A43">
            <w:r>
              <w:rPr>
                <w:rStyle w:val="normaltextrun"/>
              </w:rPr>
              <w:t>Admissions Record</w:t>
            </w:r>
          </w:p>
        </w:tc>
        <w:tc>
          <w:tcPr>
            <w:tcW w:w="3755" w:type="dxa"/>
          </w:tcPr>
          <w:p w14:paraId="7A34F646" w14:textId="77777777" w:rsidR="00871A43" w:rsidRDefault="00871A43" w:rsidP="00871A43"/>
        </w:tc>
        <w:tc>
          <w:tcPr>
            <w:tcW w:w="3849" w:type="dxa"/>
          </w:tcPr>
          <w:p w14:paraId="5CD8D6D6" w14:textId="77777777" w:rsidR="00871A43" w:rsidRDefault="00871A43" w:rsidP="00871A43"/>
        </w:tc>
      </w:tr>
      <w:tr w:rsidR="00871A43" w14:paraId="760B004C" w14:textId="77777777" w:rsidTr="23B08687">
        <w:trPr>
          <w:cantSplit w:val="0"/>
          <w:trHeight w:val="83"/>
        </w:trPr>
        <w:tc>
          <w:tcPr>
            <w:tcW w:w="1185" w:type="dxa"/>
            <w:gridSpan w:val="2"/>
          </w:tcPr>
          <w:p w14:paraId="2695DA5B" w14:textId="66DB907A" w:rsidR="00871A43" w:rsidRPr="00693A5A" w:rsidRDefault="00871A43" w:rsidP="00871A43">
            <w:pPr>
              <w:pStyle w:val="ListParagraph"/>
              <w:ind w:left="360"/>
              <w:rPr>
                <w:b/>
                <w:bCs/>
              </w:rPr>
            </w:pPr>
            <w:r>
              <w:rPr>
                <w:b/>
                <w:bCs/>
              </w:rPr>
              <w:t>4</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5DE689BB" w14:textId="1206C773" w:rsidR="00871A43" w:rsidRDefault="00871A43" w:rsidP="00871A43">
            <w:pPr>
              <w:rPr>
                <w:lang w:eastAsia="en-CA"/>
              </w:rPr>
            </w:pPr>
            <w:r>
              <w:rPr>
                <w:rStyle w:val="normaltextrun"/>
              </w:rPr>
              <w:t>Select Edit on the Admissions Program</w:t>
            </w:r>
            <w:r>
              <w:rPr>
                <w:rStyle w:val="normaltextrun"/>
                <w:lang w:val="en-GB"/>
              </w:rPr>
              <w:t> </w:t>
            </w:r>
            <w:r>
              <w:rPr>
                <w:rStyle w:val="eop"/>
              </w:rPr>
              <w:t> </w:t>
            </w:r>
          </w:p>
        </w:tc>
        <w:tc>
          <w:tcPr>
            <w:tcW w:w="1558" w:type="dxa"/>
          </w:tcPr>
          <w:p w14:paraId="703EBF5F" w14:textId="50358CF8" w:rsidR="00871A43" w:rsidRDefault="00871A43" w:rsidP="00871A43">
            <w:r>
              <w:t>Admissions Officer</w:t>
            </w:r>
          </w:p>
        </w:tc>
        <w:tc>
          <w:tcPr>
            <w:tcW w:w="2133" w:type="dxa"/>
          </w:tcPr>
          <w:p w14:paraId="324083B1" w14:textId="316DF537" w:rsidR="00871A43" w:rsidRDefault="00871A43" w:rsidP="00871A43">
            <w:r>
              <w:t>Thesis</w:t>
            </w:r>
          </w:p>
        </w:tc>
        <w:tc>
          <w:tcPr>
            <w:tcW w:w="1829" w:type="dxa"/>
          </w:tcPr>
          <w:p w14:paraId="7008F198" w14:textId="1C98F428" w:rsidR="00871A43" w:rsidRDefault="00871A43" w:rsidP="00871A43">
            <w:r>
              <w:rPr>
                <w:rStyle w:val="normaltextrun"/>
              </w:rPr>
              <w:t>Admissions Record</w:t>
            </w:r>
          </w:p>
        </w:tc>
        <w:tc>
          <w:tcPr>
            <w:tcW w:w="3755" w:type="dxa"/>
          </w:tcPr>
          <w:p w14:paraId="22293B52" w14:textId="77777777" w:rsidR="00871A43" w:rsidRDefault="00871A43" w:rsidP="00871A43"/>
        </w:tc>
        <w:tc>
          <w:tcPr>
            <w:tcW w:w="3849" w:type="dxa"/>
          </w:tcPr>
          <w:p w14:paraId="22D5903C" w14:textId="77777777" w:rsidR="00871A43" w:rsidRDefault="00871A43" w:rsidP="00871A43"/>
        </w:tc>
      </w:tr>
      <w:tr w:rsidR="00871A43" w14:paraId="2AABBAB4" w14:textId="77777777" w:rsidTr="23B08687">
        <w:trPr>
          <w:cantSplit w:val="0"/>
          <w:trHeight w:val="83"/>
        </w:trPr>
        <w:tc>
          <w:tcPr>
            <w:tcW w:w="1185" w:type="dxa"/>
            <w:gridSpan w:val="2"/>
          </w:tcPr>
          <w:p w14:paraId="4BBE1B99" w14:textId="10427A8E" w:rsidR="00871A43" w:rsidRPr="00693A5A" w:rsidRDefault="00871A43" w:rsidP="00871A43">
            <w:pPr>
              <w:pStyle w:val="ListParagraph"/>
              <w:ind w:left="360"/>
              <w:rPr>
                <w:b/>
                <w:bCs/>
              </w:rPr>
            </w:pPr>
            <w:r>
              <w:rPr>
                <w:b/>
                <w:bCs/>
              </w:rPr>
              <w:t>5</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573587E2" w14:textId="4142CB91" w:rsidR="00871A43" w:rsidRDefault="00871A43" w:rsidP="00871A43">
            <w:pPr>
              <w:rPr>
                <w:lang w:eastAsia="en-CA"/>
              </w:rPr>
            </w:pPr>
            <w:r>
              <w:rPr>
                <w:rStyle w:val="normaltextrun"/>
              </w:rPr>
              <w:t>Enter the “Basis of Acceptance” AND assign choice number</w:t>
            </w:r>
            <w:r>
              <w:rPr>
                <w:rStyle w:val="eop"/>
              </w:rPr>
              <w:t> </w:t>
            </w:r>
          </w:p>
        </w:tc>
        <w:tc>
          <w:tcPr>
            <w:tcW w:w="1558" w:type="dxa"/>
          </w:tcPr>
          <w:p w14:paraId="3BAAD7FF" w14:textId="1BB04274" w:rsidR="00871A43" w:rsidRDefault="00871A43" w:rsidP="00871A43">
            <w:r>
              <w:t>Admissions Officer</w:t>
            </w:r>
          </w:p>
        </w:tc>
        <w:tc>
          <w:tcPr>
            <w:tcW w:w="2133" w:type="dxa"/>
          </w:tcPr>
          <w:p w14:paraId="242D24E2" w14:textId="53F2232C" w:rsidR="00871A43" w:rsidRDefault="00871A43" w:rsidP="00871A43">
            <w:r>
              <w:t>Thesis</w:t>
            </w:r>
          </w:p>
        </w:tc>
        <w:tc>
          <w:tcPr>
            <w:tcW w:w="1829" w:type="dxa"/>
          </w:tcPr>
          <w:p w14:paraId="72ECC45F" w14:textId="32DB5C9A" w:rsidR="00871A43" w:rsidRDefault="00871A43" w:rsidP="00871A43">
            <w:r>
              <w:rPr>
                <w:rStyle w:val="normaltextrun"/>
              </w:rPr>
              <w:t>Admissions Record</w:t>
            </w:r>
          </w:p>
        </w:tc>
        <w:tc>
          <w:tcPr>
            <w:tcW w:w="3755" w:type="dxa"/>
          </w:tcPr>
          <w:p w14:paraId="00365B4A" w14:textId="77777777" w:rsidR="00871A43" w:rsidRDefault="00871A43" w:rsidP="00871A43"/>
        </w:tc>
        <w:tc>
          <w:tcPr>
            <w:tcW w:w="3849" w:type="dxa"/>
          </w:tcPr>
          <w:p w14:paraId="4058D337" w14:textId="77777777" w:rsidR="00871A43" w:rsidRDefault="00871A43" w:rsidP="00871A43"/>
        </w:tc>
      </w:tr>
      <w:tr w:rsidR="00871A43" w14:paraId="5B5105D9" w14:textId="77777777" w:rsidTr="23B08687">
        <w:trPr>
          <w:cantSplit w:val="0"/>
          <w:trHeight w:val="83"/>
        </w:trPr>
        <w:tc>
          <w:tcPr>
            <w:tcW w:w="1185" w:type="dxa"/>
            <w:gridSpan w:val="2"/>
          </w:tcPr>
          <w:p w14:paraId="0BCA706D" w14:textId="61645215" w:rsidR="00871A43" w:rsidRPr="00693A5A" w:rsidRDefault="00871A43" w:rsidP="00871A43">
            <w:pPr>
              <w:pStyle w:val="ListParagraph"/>
              <w:ind w:left="360"/>
              <w:rPr>
                <w:b/>
                <w:bCs/>
              </w:rPr>
            </w:pPr>
            <w:r>
              <w:rPr>
                <w:b/>
                <w:bCs/>
              </w:rPr>
              <w:t>6</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7047B686" w14:textId="6DAC4281" w:rsidR="00871A43" w:rsidRDefault="00871A43" w:rsidP="00871A43">
            <w:pPr>
              <w:rPr>
                <w:lang w:eastAsia="en-CA"/>
              </w:rPr>
            </w:pPr>
            <w:r w:rsidRPr="01DCAF7C">
              <w:rPr>
                <w:rStyle w:val="normaltextrun"/>
              </w:rPr>
              <w:t>Ensure that application number is manually copied from the original Admissions Record to the new record </w:t>
            </w:r>
            <w:r w:rsidRPr="01DCAF7C">
              <w:rPr>
                <w:rStyle w:val="eop"/>
              </w:rPr>
              <w:t> </w:t>
            </w:r>
          </w:p>
        </w:tc>
        <w:tc>
          <w:tcPr>
            <w:tcW w:w="1558" w:type="dxa"/>
          </w:tcPr>
          <w:p w14:paraId="0A3223FA" w14:textId="0C64D6FE" w:rsidR="00871A43" w:rsidRDefault="00871A43" w:rsidP="00871A43">
            <w:r>
              <w:t>Admissions Officer</w:t>
            </w:r>
          </w:p>
        </w:tc>
        <w:tc>
          <w:tcPr>
            <w:tcW w:w="2133" w:type="dxa"/>
          </w:tcPr>
          <w:p w14:paraId="409AD382" w14:textId="1398844D" w:rsidR="00871A43" w:rsidRDefault="00871A43" w:rsidP="00871A43">
            <w:r>
              <w:t>Thesis</w:t>
            </w:r>
          </w:p>
        </w:tc>
        <w:tc>
          <w:tcPr>
            <w:tcW w:w="1829" w:type="dxa"/>
          </w:tcPr>
          <w:p w14:paraId="0EB10A15" w14:textId="247C5105" w:rsidR="00871A43" w:rsidRDefault="00871A43" w:rsidP="00871A43">
            <w:r>
              <w:rPr>
                <w:rStyle w:val="normaltextrun"/>
              </w:rPr>
              <w:t>Admissions Record</w:t>
            </w:r>
          </w:p>
        </w:tc>
        <w:tc>
          <w:tcPr>
            <w:tcW w:w="3755" w:type="dxa"/>
          </w:tcPr>
          <w:p w14:paraId="38DC71AA" w14:textId="77777777" w:rsidR="00871A43" w:rsidRDefault="00871A43" w:rsidP="00871A43"/>
        </w:tc>
        <w:tc>
          <w:tcPr>
            <w:tcW w:w="3849" w:type="dxa"/>
          </w:tcPr>
          <w:p w14:paraId="7C015CC6" w14:textId="77777777" w:rsidR="00871A43" w:rsidRDefault="00871A43" w:rsidP="00871A43"/>
        </w:tc>
      </w:tr>
      <w:tr w:rsidR="00871A43" w14:paraId="71C8A5C6" w14:textId="77777777" w:rsidTr="23B08687">
        <w:trPr>
          <w:cantSplit w:val="0"/>
          <w:trHeight w:val="83"/>
        </w:trPr>
        <w:tc>
          <w:tcPr>
            <w:tcW w:w="1185" w:type="dxa"/>
            <w:gridSpan w:val="2"/>
          </w:tcPr>
          <w:p w14:paraId="635F1F6E" w14:textId="60ADC7D1" w:rsidR="00871A43" w:rsidRPr="00693A5A" w:rsidRDefault="00871A43" w:rsidP="00871A43">
            <w:pPr>
              <w:pStyle w:val="ListParagraph"/>
              <w:ind w:left="360"/>
              <w:rPr>
                <w:b/>
                <w:bCs/>
              </w:rPr>
            </w:pPr>
            <w:r>
              <w:rPr>
                <w:b/>
                <w:bCs/>
              </w:rPr>
              <w:t>7</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5345A8FC" w14:textId="3A803A80" w:rsidR="00871A43" w:rsidRDefault="00871A43" w:rsidP="1D243EFC">
            <w:pPr>
              <w:rPr>
                <w:lang w:eastAsia="en-CA"/>
              </w:rPr>
            </w:pPr>
            <w:r w:rsidRPr="1D243EFC">
              <w:rPr>
                <w:rStyle w:val="normaltextrun"/>
              </w:rPr>
              <w:t>Review the related Admissions Components and make the appropriate Process Step Status changes </w:t>
            </w:r>
            <w:r w:rsidRPr="1D243EFC">
              <w:rPr>
                <w:rStyle w:val="eop"/>
              </w:rPr>
              <w:t> </w:t>
            </w:r>
          </w:p>
        </w:tc>
        <w:tc>
          <w:tcPr>
            <w:tcW w:w="1558" w:type="dxa"/>
          </w:tcPr>
          <w:p w14:paraId="3270A636" w14:textId="40A5393F" w:rsidR="00871A43" w:rsidRDefault="00871A43" w:rsidP="00871A43">
            <w:r>
              <w:t>Admissions Officer</w:t>
            </w:r>
          </w:p>
        </w:tc>
        <w:tc>
          <w:tcPr>
            <w:tcW w:w="2133" w:type="dxa"/>
          </w:tcPr>
          <w:p w14:paraId="26A53737" w14:textId="1D92098B" w:rsidR="00871A43" w:rsidRDefault="00871A43" w:rsidP="00871A43">
            <w:r>
              <w:t>Thesis</w:t>
            </w:r>
          </w:p>
        </w:tc>
        <w:tc>
          <w:tcPr>
            <w:tcW w:w="1829" w:type="dxa"/>
          </w:tcPr>
          <w:p w14:paraId="2B440B67" w14:textId="503CF4D2" w:rsidR="00871A43" w:rsidRDefault="00871A43" w:rsidP="00871A43">
            <w:r>
              <w:rPr>
                <w:rStyle w:val="normaltextrun"/>
              </w:rPr>
              <w:t>Admissions Record</w:t>
            </w:r>
          </w:p>
        </w:tc>
        <w:tc>
          <w:tcPr>
            <w:tcW w:w="3755" w:type="dxa"/>
          </w:tcPr>
          <w:p w14:paraId="6C7640C3" w14:textId="77777777" w:rsidR="00871A43" w:rsidRDefault="00871A43" w:rsidP="00871A43"/>
        </w:tc>
        <w:tc>
          <w:tcPr>
            <w:tcW w:w="3849" w:type="dxa"/>
          </w:tcPr>
          <w:p w14:paraId="0F9F6A96" w14:textId="77777777" w:rsidR="00871A43" w:rsidRDefault="00871A43" w:rsidP="00871A43"/>
        </w:tc>
      </w:tr>
      <w:tr w:rsidR="00871A43" w14:paraId="0D6BBC18" w14:textId="77777777" w:rsidTr="23B08687">
        <w:trPr>
          <w:cantSplit w:val="0"/>
          <w:trHeight w:val="83"/>
        </w:trPr>
        <w:tc>
          <w:tcPr>
            <w:tcW w:w="1185" w:type="dxa"/>
            <w:gridSpan w:val="2"/>
          </w:tcPr>
          <w:p w14:paraId="0BC21B33" w14:textId="5D9620CF" w:rsidR="00871A43" w:rsidRPr="00693A5A" w:rsidRDefault="00871A43" w:rsidP="00871A43">
            <w:pPr>
              <w:pStyle w:val="ListParagraph"/>
              <w:ind w:left="360"/>
              <w:rPr>
                <w:b/>
                <w:bCs/>
              </w:rPr>
            </w:pPr>
            <w:r>
              <w:rPr>
                <w:b/>
                <w:bCs/>
              </w:rPr>
              <w:t>8</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309A39F7" w14:textId="2C5427C9" w:rsidR="00871A43" w:rsidRDefault="00871A43" w:rsidP="00871A43">
            <w:pPr>
              <w:rPr>
                <w:lang w:eastAsia="en-CA"/>
              </w:rPr>
            </w:pPr>
            <w:r>
              <w:rPr>
                <w:rStyle w:val="normaltextrun"/>
              </w:rPr>
              <w:t xml:space="preserve">Add the Additional Portal Information: if required  </w:t>
            </w:r>
            <w:r>
              <w:rPr>
                <w:rStyle w:val="normaltextrun"/>
                <w:lang w:val="en-GB"/>
              </w:rPr>
              <w:t> </w:t>
            </w:r>
            <w:r>
              <w:rPr>
                <w:rStyle w:val="eop"/>
              </w:rPr>
              <w:t> </w:t>
            </w:r>
          </w:p>
        </w:tc>
        <w:tc>
          <w:tcPr>
            <w:tcW w:w="1558" w:type="dxa"/>
          </w:tcPr>
          <w:p w14:paraId="27AE7950" w14:textId="3E1C75A5" w:rsidR="00871A43" w:rsidRDefault="00871A43" w:rsidP="00871A43">
            <w:r>
              <w:t>Admissions Officer</w:t>
            </w:r>
          </w:p>
        </w:tc>
        <w:tc>
          <w:tcPr>
            <w:tcW w:w="2133" w:type="dxa"/>
          </w:tcPr>
          <w:p w14:paraId="6B70AC51" w14:textId="64DA0A97" w:rsidR="00871A43" w:rsidRDefault="00871A43" w:rsidP="00871A43">
            <w:r>
              <w:t>Thesis</w:t>
            </w:r>
          </w:p>
        </w:tc>
        <w:tc>
          <w:tcPr>
            <w:tcW w:w="1829" w:type="dxa"/>
          </w:tcPr>
          <w:p w14:paraId="5C8F9519" w14:textId="71063C9E" w:rsidR="00871A43" w:rsidRDefault="00871A43" w:rsidP="00871A43">
            <w:r>
              <w:rPr>
                <w:rStyle w:val="normaltextrun"/>
              </w:rPr>
              <w:t>Admissions Record</w:t>
            </w:r>
          </w:p>
        </w:tc>
        <w:tc>
          <w:tcPr>
            <w:tcW w:w="3755" w:type="dxa"/>
          </w:tcPr>
          <w:p w14:paraId="0B57D772" w14:textId="77777777" w:rsidR="00871A43" w:rsidRDefault="00871A43" w:rsidP="00871A43"/>
        </w:tc>
        <w:tc>
          <w:tcPr>
            <w:tcW w:w="3849" w:type="dxa"/>
          </w:tcPr>
          <w:p w14:paraId="43F0F174" w14:textId="77777777" w:rsidR="00871A43" w:rsidRDefault="00871A43" w:rsidP="00871A43"/>
        </w:tc>
      </w:tr>
      <w:tr w:rsidR="00871A43" w14:paraId="6AC9237B" w14:textId="77777777" w:rsidTr="23B08687">
        <w:trPr>
          <w:cantSplit w:val="0"/>
          <w:trHeight w:val="83"/>
        </w:trPr>
        <w:tc>
          <w:tcPr>
            <w:tcW w:w="1185" w:type="dxa"/>
            <w:gridSpan w:val="2"/>
          </w:tcPr>
          <w:p w14:paraId="3D17CC65" w14:textId="637589D3" w:rsidR="00871A43" w:rsidRPr="00693A5A" w:rsidRDefault="00871A43" w:rsidP="00871A43">
            <w:pPr>
              <w:pStyle w:val="ListParagraph"/>
              <w:ind w:left="360"/>
              <w:rPr>
                <w:b/>
                <w:bCs/>
              </w:rPr>
            </w:pPr>
            <w:r>
              <w:rPr>
                <w:b/>
                <w:bCs/>
              </w:rPr>
              <w:t>9</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55090BDE" w14:textId="33872608" w:rsidR="00871A43" w:rsidRDefault="00871A43" w:rsidP="00871A43">
            <w:pPr>
              <w:rPr>
                <w:lang w:eastAsia="en-CA"/>
              </w:rPr>
            </w:pPr>
            <w:r>
              <w:rPr>
                <w:rStyle w:val="normaltextrun"/>
              </w:rPr>
              <w:t>update the Admissions Stage to “Confirmed” or “Confirmed, Conditional” </w:t>
            </w:r>
            <w:r>
              <w:rPr>
                <w:rStyle w:val="eop"/>
              </w:rPr>
              <w:t> </w:t>
            </w:r>
          </w:p>
        </w:tc>
        <w:tc>
          <w:tcPr>
            <w:tcW w:w="1558" w:type="dxa"/>
          </w:tcPr>
          <w:p w14:paraId="571937F0" w14:textId="7EE65AB6" w:rsidR="00871A43" w:rsidRDefault="00871A43" w:rsidP="00871A43">
            <w:r>
              <w:t>Admissions Officer</w:t>
            </w:r>
          </w:p>
        </w:tc>
        <w:tc>
          <w:tcPr>
            <w:tcW w:w="2133" w:type="dxa"/>
          </w:tcPr>
          <w:p w14:paraId="7D83C86D" w14:textId="66330608" w:rsidR="00871A43" w:rsidRDefault="00871A43" w:rsidP="00871A43">
            <w:r>
              <w:t>Thesis</w:t>
            </w:r>
          </w:p>
        </w:tc>
        <w:tc>
          <w:tcPr>
            <w:tcW w:w="1829" w:type="dxa"/>
          </w:tcPr>
          <w:p w14:paraId="43AD006C" w14:textId="1750678C" w:rsidR="00871A43" w:rsidRDefault="00871A43" w:rsidP="00871A43">
            <w:r>
              <w:rPr>
                <w:rStyle w:val="normaltextrun"/>
              </w:rPr>
              <w:t>Admissions Record</w:t>
            </w:r>
          </w:p>
        </w:tc>
        <w:tc>
          <w:tcPr>
            <w:tcW w:w="3755" w:type="dxa"/>
          </w:tcPr>
          <w:p w14:paraId="5EF60EC4" w14:textId="77777777" w:rsidR="00871A43" w:rsidRDefault="00871A43" w:rsidP="00871A43"/>
        </w:tc>
        <w:tc>
          <w:tcPr>
            <w:tcW w:w="3849" w:type="dxa"/>
          </w:tcPr>
          <w:p w14:paraId="20A165BF" w14:textId="77777777" w:rsidR="00871A43" w:rsidRDefault="00871A43" w:rsidP="00871A43"/>
        </w:tc>
      </w:tr>
      <w:tr w:rsidR="00871A43" w14:paraId="7358D3C4" w14:textId="77777777" w:rsidTr="23B08687">
        <w:trPr>
          <w:cantSplit w:val="0"/>
          <w:trHeight w:val="83"/>
        </w:trPr>
        <w:tc>
          <w:tcPr>
            <w:tcW w:w="1185" w:type="dxa"/>
            <w:gridSpan w:val="2"/>
          </w:tcPr>
          <w:p w14:paraId="78FCC95F" w14:textId="2DF13DFB" w:rsidR="00871A43" w:rsidRPr="00693A5A" w:rsidRDefault="00871A43" w:rsidP="00871A43">
            <w:pPr>
              <w:pStyle w:val="ListParagraph"/>
              <w:ind w:left="360"/>
              <w:rPr>
                <w:b/>
                <w:bCs/>
              </w:rPr>
            </w:pPr>
            <w:r>
              <w:rPr>
                <w:b/>
                <w:bCs/>
              </w:rPr>
              <w:t>10</w:t>
            </w:r>
          </w:p>
        </w:tc>
        <w:tc>
          <w:tcPr>
            <w:tcW w:w="3082" w:type="dxa"/>
            <w:tcBorders>
              <w:top w:val="single" w:sz="6" w:space="0" w:color="A8D08D" w:themeColor="accent6" w:themeTint="99"/>
              <w:left w:val="single" w:sz="6" w:space="0" w:color="A8D08D" w:themeColor="accent6" w:themeTint="99"/>
              <w:bottom w:val="single" w:sz="6" w:space="0" w:color="A8D08D" w:themeColor="accent6" w:themeTint="99"/>
              <w:right w:val="single" w:sz="6" w:space="0" w:color="A8D08D" w:themeColor="accent6" w:themeTint="99"/>
            </w:tcBorders>
          </w:tcPr>
          <w:p w14:paraId="14C63774" w14:textId="6CB693B6" w:rsidR="00871A43" w:rsidRDefault="00871A43" w:rsidP="00871A43">
            <w:pPr>
              <w:rPr>
                <w:lang w:eastAsia="en-CA"/>
              </w:rPr>
            </w:pPr>
            <w:r>
              <w:rPr>
                <w:rStyle w:val="normaltextrun"/>
              </w:rPr>
              <w:t>Save record </w:t>
            </w:r>
            <w:r>
              <w:rPr>
                <w:rStyle w:val="eop"/>
              </w:rPr>
              <w:t> </w:t>
            </w:r>
          </w:p>
        </w:tc>
        <w:tc>
          <w:tcPr>
            <w:tcW w:w="1558" w:type="dxa"/>
          </w:tcPr>
          <w:p w14:paraId="134A0D06" w14:textId="77CBCA54" w:rsidR="00871A43" w:rsidRDefault="00871A43" w:rsidP="00871A43">
            <w:r>
              <w:t>Admissions Officer</w:t>
            </w:r>
          </w:p>
        </w:tc>
        <w:tc>
          <w:tcPr>
            <w:tcW w:w="2133" w:type="dxa"/>
          </w:tcPr>
          <w:p w14:paraId="1AE25548" w14:textId="601DF75E" w:rsidR="00871A43" w:rsidRDefault="00871A43" w:rsidP="00871A43">
            <w:r>
              <w:t>Thesis</w:t>
            </w:r>
          </w:p>
        </w:tc>
        <w:tc>
          <w:tcPr>
            <w:tcW w:w="1829" w:type="dxa"/>
          </w:tcPr>
          <w:p w14:paraId="77EE642C" w14:textId="02A119F0" w:rsidR="00871A43" w:rsidRDefault="00871A43" w:rsidP="00871A43">
            <w:r>
              <w:rPr>
                <w:rStyle w:val="normaltextrun"/>
              </w:rPr>
              <w:t>Admissions Record</w:t>
            </w:r>
          </w:p>
        </w:tc>
        <w:tc>
          <w:tcPr>
            <w:tcW w:w="3755" w:type="dxa"/>
          </w:tcPr>
          <w:p w14:paraId="0F85F4F5" w14:textId="77777777" w:rsidR="00871A43" w:rsidRDefault="00871A43" w:rsidP="00871A43"/>
        </w:tc>
        <w:tc>
          <w:tcPr>
            <w:tcW w:w="3849" w:type="dxa"/>
          </w:tcPr>
          <w:p w14:paraId="21130FFB" w14:textId="77777777" w:rsidR="00871A43" w:rsidRDefault="00871A43" w:rsidP="00871A43"/>
        </w:tc>
      </w:tr>
      <w:tr w:rsidR="00871A43" w14:paraId="2A65B3A9" w14:textId="77777777" w:rsidTr="23B08687">
        <w:trPr>
          <w:cantSplit w:val="0"/>
          <w:trHeight w:val="83"/>
        </w:trPr>
        <w:tc>
          <w:tcPr>
            <w:tcW w:w="1185" w:type="dxa"/>
            <w:gridSpan w:val="2"/>
          </w:tcPr>
          <w:p w14:paraId="6E9E0039" w14:textId="77777777" w:rsidR="00871A43" w:rsidRPr="00693A5A" w:rsidRDefault="00871A43" w:rsidP="00871A43">
            <w:pPr>
              <w:pStyle w:val="ListParagraph"/>
              <w:ind w:left="360"/>
              <w:rPr>
                <w:b/>
                <w:bCs/>
              </w:rPr>
            </w:pPr>
          </w:p>
        </w:tc>
        <w:tc>
          <w:tcPr>
            <w:tcW w:w="3082" w:type="dxa"/>
          </w:tcPr>
          <w:p w14:paraId="3E7B9014" w14:textId="77777777" w:rsidR="00871A43" w:rsidRDefault="00871A43" w:rsidP="00871A43">
            <w:pPr>
              <w:rPr>
                <w:lang w:eastAsia="en-CA"/>
              </w:rPr>
            </w:pPr>
          </w:p>
        </w:tc>
        <w:tc>
          <w:tcPr>
            <w:tcW w:w="1558" w:type="dxa"/>
          </w:tcPr>
          <w:p w14:paraId="25533565" w14:textId="77777777" w:rsidR="00871A43" w:rsidRDefault="00871A43" w:rsidP="00871A43"/>
        </w:tc>
        <w:tc>
          <w:tcPr>
            <w:tcW w:w="2133" w:type="dxa"/>
          </w:tcPr>
          <w:p w14:paraId="04342D46" w14:textId="77777777" w:rsidR="00871A43" w:rsidRDefault="00871A43" w:rsidP="00871A43"/>
        </w:tc>
        <w:tc>
          <w:tcPr>
            <w:tcW w:w="1829" w:type="dxa"/>
          </w:tcPr>
          <w:p w14:paraId="60B99824" w14:textId="77777777" w:rsidR="00871A43" w:rsidRDefault="00871A43" w:rsidP="00871A43"/>
        </w:tc>
        <w:tc>
          <w:tcPr>
            <w:tcW w:w="3755" w:type="dxa"/>
          </w:tcPr>
          <w:p w14:paraId="4B0E8261" w14:textId="77777777" w:rsidR="00871A43" w:rsidRDefault="00871A43" w:rsidP="00871A43"/>
        </w:tc>
        <w:tc>
          <w:tcPr>
            <w:tcW w:w="3849" w:type="dxa"/>
          </w:tcPr>
          <w:p w14:paraId="06ACB343" w14:textId="77777777" w:rsidR="00871A43" w:rsidRDefault="00871A43" w:rsidP="00871A43"/>
        </w:tc>
      </w:tr>
      <w:tr w:rsidR="00871A43" w14:paraId="33CDC4D4" w14:textId="77777777" w:rsidTr="23B08687">
        <w:trPr>
          <w:cantSplit w:val="0"/>
          <w:trHeight w:val="83"/>
        </w:trPr>
        <w:tc>
          <w:tcPr>
            <w:tcW w:w="1185" w:type="dxa"/>
            <w:gridSpan w:val="2"/>
          </w:tcPr>
          <w:p w14:paraId="66AB5429" w14:textId="77777777" w:rsidR="00871A43" w:rsidRPr="00693A5A" w:rsidRDefault="00871A43" w:rsidP="00871A43">
            <w:pPr>
              <w:pStyle w:val="ListParagraph"/>
              <w:ind w:left="360"/>
              <w:rPr>
                <w:b/>
                <w:bCs/>
              </w:rPr>
            </w:pPr>
          </w:p>
        </w:tc>
        <w:tc>
          <w:tcPr>
            <w:tcW w:w="3082" w:type="dxa"/>
          </w:tcPr>
          <w:p w14:paraId="55C89E02" w14:textId="77777777" w:rsidR="00871A43" w:rsidRDefault="00871A43" w:rsidP="00871A43">
            <w:pPr>
              <w:rPr>
                <w:lang w:eastAsia="en-CA"/>
              </w:rPr>
            </w:pPr>
          </w:p>
        </w:tc>
        <w:tc>
          <w:tcPr>
            <w:tcW w:w="1558" w:type="dxa"/>
          </w:tcPr>
          <w:p w14:paraId="0C6288E6" w14:textId="77777777" w:rsidR="00871A43" w:rsidRDefault="00871A43" w:rsidP="00871A43"/>
        </w:tc>
        <w:tc>
          <w:tcPr>
            <w:tcW w:w="2133" w:type="dxa"/>
          </w:tcPr>
          <w:p w14:paraId="3B2A8EAF" w14:textId="77777777" w:rsidR="00871A43" w:rsidRDefault="00871A43" w:rsidP="00871A43"/>
        </w:tc>
        <w:tc>
          <w:tcPr>
            <w:tcW w:w="1829" w:type="dxa"/>
          </w:tcPr>
          <w:p w14:paraId="6AB0B314" w14:textId="77777777" w:rsidR="00871A43" w:rsidRDefault="00871A43" w:rsidP="00871A43"/>
        </w:tc>
        <w:tc>
          <w:tcPr>
            <w:tcW w:w="3755" w:type="dxa"/>
          </w:tcPr>
          <w:p w14:paraId="17D2E880" w14:textId="77777777" w:rsidR="00871A43" w:rsidRDefault="00871A43" w:rsidP="00871A43"/>
        </w:tc>
        <w:tc>
          <w:tcPr>
            <w:tcW w:w="3849" w:type="dxa"/>
          </w:tcPr>
          <w:p w14:paraId="112E2F00" w14:textId="77777777" w:rsidR="00871A43" w:rsidRDefault="00871A43" w:rsidP="00871A43"/>
        </w:tc>
      </w:tr>
      <w:tr w:rsidR="00871A43" w14:paraId="5ADE96E5" w14:textId="77777777" w:rsidTr="23B08687">
        <w:trPr>
          <w:cantSplit w:val="0"/>
          <w:trHeight w:val="83"/>
        </w:trPr>
        <w:tc>
          <w:tcPr>
            <w:tcW w:w="1185" w:type="dxa"/>
            <w:gridSpan w:val="2"/>
          </w:tcPr>
          <w:p w14:paraId="4AD81A2C" w14:textId="77777777" w:rsidR="00871A43" w:rsidRPr="00693A5A" w:rsidRDefault="00871A43" w:rsidP="00871A43">
            <w:pPr>
              <w:pStyle w:val="ListParagraph"/>
              <w:ind w:left="360"/>
              <w:rPr>
                <w:b/>
                <w:bCs/>
              </w:rPr>
            </w:pPr>
          </w:p>
        </w:tc>
        <w:tc>
          <w:tcPr>
            <w:tcW w:w="3082" w:type="dxa"/>
          </w:tcPr>
          <w:p w14:paraId="5F70F2E2" w14:textId="77777777" w:rsidR="00871A43" w:rsidRDefault="00871A43" w:rsidP="00871A43">
            <w:pPr>
              <w:rPr>
                <w:lang w:eastAsia="en-CA"/>
              </w:rPr>
            </w:pPr>
          </w:p>
        </w:tc>
        <w:tc>
          <w:tcPr>
            <w:tcW w:w="1558" w:type="dxa"/>
          </w:tcPr>
          <w:p w14:paraId="0B22AD55" w14:textId="77777777" w:rsidR="00871A43" w:rsidRDefault="00871A43" w:rsidP="00871A43"/>
        </w:tc>
        <w:tc>
          <w:tcPr>
            <w:tcW w:w="2133" w:type="dxa"/>
          </w:tcPr>
          <w:p w14:paraId="4C605891" w14:textId="77777777" w:rsidR="00871A43" w:rsidRDefault="00871A43" w:rsidP="00871A43"/>
        </w:tc>
        <w:tc>
          <w:tcPr>
            <w:tcW w:w="1829" w:type="dxa"/>
          </w:tcPr>
          <w:p w14:paraId="27327F7B" w14:textId="77777777" w:rsidR="00871A43" w:rsidRDefault="00871A43" w:rsidP="00871A43"/>
        </w:tc>
        <w:tc>
          <w:tcPr>
            <w:tcW w:w="3755" w:type="dxa"/>
          </w:tcPr>
          <w:p w14:paraId="57514C20" w14:textId="77777777" w:rsidR="00871A43" w:rsidRDefault="00871A43" w:rsidP="00871A43"/>
        </w:tc>
        <w:tc>
          <w:tcPr>
            <w:tcW w:w="3849" w:type="dxa"/>
          </w:tcPr>
          <w:p w14:paraId="64E25B8A" w14:textId="77777777" w:rsidR="00871A43" w:rsidRDefault="00871A43" w:rsidP="00871A43"/>
        </w:tc>
      </w:tr>
    </w:tbl>
    <w:p w14:paraId="7378B815" w14:textId="5BF00030" w:rsidR="007E4961" w:rsidRDefault="007E4961" w:rsidP="00D8188C">
      <w:pPr>
        <w:pStyle w:val="ListParagraph"/>
        <w:ind w:left="0"/>
        <w:rPr>
          <w:szCs w:val="24"/>
        </w:rPr>
      </w:pPr>
    </w:p>
    <w:p w14:paraId="2144208F" w14:textId="323764B5" w:rsidR="00A10861" w:rsidRDefault="00A10861" w:rsidP="00D8188C">
      <w:pPr>
        <w:pStyle w:val="ListParagraph"/>
        <w:ind w:left="0"/>
        <w:rPr>
          <w:szCs w:val="24"/>
        </w:rPr>
      </w:pPr>
    </w:p>
    <w:p w14:paraId="121F4368" w14:textId="77777777" w:rsidR="00A10861" w:rsidRPr="00EA6862" w:rsidRDefault="00A10861" w:rsidP="00D8188C">
      <w:pPr>
        <w:pStyle w:val="ListParagraph"/>
        <w:ind w:left="0"/>
        <w:rPr>
          <w:szCs w:val="24"/>
        </w:rPr>
      </w:pPr>
    </w:p>
    <w:p w14:paraId="72815E30" w14:textId="5CFE2B22" w:rsidR="005B3094" w:rsidRDefault="00B27A8F" w:rsidP="00D8188C">
      <w:pPr>
        <w:pStyle w:val="Heading1"/>
      </w:pPr>
      <w:r>
        <w:t>Workflow/Automation</w:t>
      </w:r>
      <w:r w:rsidR="00B83564">
        <w:t xml:space="preserve"> Details</w:t>
      </w:r>
    </w:p>
    <w:p w14:paraId="0A78DA83" w14:textId="77777777" w:rsidR="001D2533" w:rsidRDefault="001D2533" w:rsidP="001D2533"/>
    <w:p w14:paraId="602C4B69" w14:textId="61373440" w:rsidR="001D2533" w:rsidRPr="00655B47" w:rsidRDefault="001D2533" w:rsidP="001D2533">
      <w:r>
        <w:t>The following displays each workflow with its related automations. Further details are provided in the sub-sections below.</w:t>
      </w:r>
    </w:p>
    <w:p w14:paraId="0D619472" w14:textId="77777777" w:rsidR="00417BEB" w:rsidRPr="00417BEB" w:rsidRDefault="00417BEB" w:rsidP="00417BEB"/>
    <w:tbl>
      <w:tblPr>
        <w:tblStyle w:val="TableGridLight"/>
        <w:tblW w:w="17279" w:type="dxa"/>
        <w:tblLayout w:type="fixed"/>
        <w:tblCellMar>
          <w:top w:w="58" w:type="dxa"/>
          <w:left w:w="115" w:type="dxa"/>
          <w:bottom w:w="58" w:type="dxa"/>
          <w:right w:w="115" w:type="dxa"/>
        </w:tblCellMar>
        <w:tblLook w:val="04A0" w:firstRow="1" w:lastRow="0" w:firstColumn="1" w:lastColumn="0" w:noHBand="0" w:noVBand="1"/>
      </w:tblPr>
      <w:tblGrid>
        <w:gridCol w:w="960"/>
        <w:gridCol w:w="1229"/>
        <w:gridCol w:w="5031"/>
        <w:gridCol w:w="1290"/>
        <w:gridCol w:w="1288"/>
        <w:gridCol w:w="1676"/>
        <w:gridCol w:w="1676"/>
        <w:gridCol w:w="1676"/>
        <w:gridCol w:w="2453"/>
      </w:tblGrid>
      <w:tr w:rsidR="00EE3063" w:rsidRPr="00583BC8" w14:paraId="7D251CB8" w14:textId="77777777" w:rsidTr="547397E5">
        <w:trPr>
          <w:trHeight w:val="288"/>
          <w:tblHeader/>
        </w:trPr>
        <w:tc>
          <w:tcPr>
            <w:tcW w:w="960" w:type="dxa"/>
            <w:shd w:val="clear" w:color="auto" w:fill="008000"/>
            <w:tcMar>
              <w:top w:w="15" w:type="dxa"/>
              <w:left w:w="108" w:type="dxa"/>
              <w:bottom w:w="15" w:type="dxa"/>
              <w:right w:w="108" w:type="dxa"/>
            </w:tcMar>
            <w:hideMark/>
          </w:tcPr>
          <w:p w14:paraId="31865141" w14:textId="77777777" w:rsidR="00EE3063" w:rsidRPr="008267DD" w:rsidRDefault="00EE3063" w:rsidP="00417DCE">
            <w:pPr>
              <w:pStyle w:val="ListParagraph"/>
              <w:ind w:left="0"/>
              <w:rPr>
                <w:b/>
                <w:bCs/>
                <w:color w:val="FFFFFF" w:themeColor="background1"/>
                <w:lang w:val="en-US"/>
              </w:rPr>
            </w:pPr>
            <w:r w:rsidRPr="53A49A16">
              <w:rPr>
                <w:b/>
                <w:bCs/>
                <w:color w:val="FFFFFF" w:themeColor="background1"/>
                <w:lang w:val="en-US"/>
              </w:rPr>
              <w:t>ID</w:t>
            </w:r>
          </w:p>
        </w:tc>
        <w:tc>
          <w:tcPr>
            <w:tcW w:w="1229" w:type="dxa"/>
            <w:shd w:val="clear" w:color="auto" w:fill="008000"/>
            <w:tcMar>
              <w:top w:w="15" w:type="dxa"/>
              <w:left w:w="108" w:type="dxa"/>
              <w:bottom w:w="15" w:type="dxa"/>
              <w:right w:w="108" w:type="dxa"/>
            </w:tcMar>
            <w:hideMark/>
          </w:tcPr>
          <w:p w14:paraId="08E7EAE8" w14:textId="0738953D" w:rsidR="00EE3063" w:rsidRPr="008267DD" w:rsidRDefault="4D9EB2FF" w:rsidP="4D9EB2FF">
            <w:pPr>
              <w:pStyle w:val="ListParagraph"/>
              <w:spacing w:line="259" w:lineRule="auto"/>
              <w:ind w:left="0"/>
              <w:rPr>
                <w:rFonts w:eastAsia="Calibri"/>
                <w:b/>
                <w:bCs/>
                <w:color w:val="FFFFFF" w:themeColor="background1"/>
                <w:lang w:val="en-US"/>
              </w:rPr>
            </w:pPr>
            <w:r w:rsidRPr="4D9EB2FF">
              <w:rPr>
                <w:b/>
                <w:bCs/>
                <w:color w:val="FFFFFF" w:themeColor="background1"/>
                <w:lang w:val="en-US"/>
              </w:rPr>
              <w:t>Workflow</w:t>
            </w:r>
          </w:p>
        </w:tc>
        <w:tc>
          <w:tcPr>
            <w:tcW w:w="5031" w:type="dxa"/>
            <w:shd w:val="clear" w:color="auto" w:fill="008000"/>
            <w:tcMar>
              <w:top w:w="15" w:type="dxa"/>
              <w:left w:w="108" w:type="dxa"/>
              <w:bottom w:w="15" w:type="dxa"/>
              <w:right w:w="108" w:type="dxa"/>
            </w:tcMar>
            <w:hideMark/>
          </w:tcPr>
          <w:p w14:paraId="442B73EA" w14:textId="715EBD3E" w:rsidR="00EE3063" w:rsidRPr="008267DD" w:rsidRDefault="00EE3063" w:rsidP="00417DCE">
            <w:pPr>
              <w:pStyle w:val="ListParagraph"/>
              <w:ind w:left="0"/>
              <w:rPr>
                <w:b/>
                <w:bCs/>
                <w:color w:val="FFFFFF" w:themeColor="background1"/>
                <w:lang w:val="en-US"/>
              </w:rPr>
            </w:pPr>
            <w:r>
              <w:rPr>
                <w:b/>
                <w:bCs/>
                <w:color w:val="FFFFFF" w:themeColor="background1"/>
                <w:lang w:val="en-US"/>
              </w:rPr>
              <w:t>Description</w:t>
            </w:r>
          </w:p>
        </w:tc>
        <w:tc>
          <w:tcPr>
            <w:tcW w:w="1290" w:type="dxa"/>
            <w:shd w:val="clear" w:color="auto" w:fill="008000"/>
          </w:tcPr>
          <w:p w14:paraId="47210013" w14:textId="60328856" w:rsidR="00EE3063" w:rsidRDefault="00EE3063" w:rsidP="00417DCE">
            <w:pPr>
              <w:pStyle w:val="ListParagraph"/>
              <w:ind w:left="0"/>
              <w:rPr>
                <w:b/>
                <w:bCs/>
                <w:color w:val="FFFFFF" w:themeColor="background1"/>
                <w:lang w:val="en-US"/>
              </w:rPr>
            </w:pPr>
            <w:r>
              <w:rPr>
                <w:b/>
                <w:bCs/>
                <w:color w:val="FFFFFF" w:themeColor="background1"/>
                <w:lang w:val="en-US"/>
              </w:rPr>
              <w:t>Query List</w:t>
            </w:r>
          </w:p>
        </w:tc>
        <w:tc>
          <w:tcPr>
            <w:tcW w:w="1288" w:type="dxa"/>
            <w:shd w:val="clear" w:color="auto" w:fill="008000"/>
          </w:tcPr>
          <w:p w14:paraId="09866D3A" w14:textId="2A4EC1FA" w:rsidR="00EE3063" w:rsidRDefault="00EE3063" w:rsidP="00417DCE">
            <w:pPr>
              <w:pStyle w:val="ListParagraph"/>
              <w:ind w:left="0"/>
              <w:rPr>
                <w:b/>
                <w:bCs/>
                <w:color w:val="FFFFFF" w:themeColor="background1"/>
                <w:lang w:val="en-US"/>
              </w:rPr>
            </w:pPr>
            <w:r>
              <w:rPr>
                <w:b/>
                <w:bCs/>
                <w:color w:val="FFFFFF" w:themeColor="background1"/>
                <w:lang w:val="en-US"/>
              </w:rPr>
              <w:t>Ruleset</w:t>
            </w:r>
          </w:p>
        </w:tc>
        <w:tc>
          <w:tcPr>
            <w:tcW w:w="1676" w:type="dxa"/>
            <w:shd w:val="clear" w:color="auto" w:fill="008000"/>
          </w:tcPr>
          <w:p w14:paraId="155FE9C2" w14:textId="0DF23360" w:rsidR="00EE3063" w:rsidRDefault="00EE3063" w:rsidP="00417DCE">
            <w:pPr>
              <w:pStyle w:val="ListParagraph"/>
              <w:ind w:left="0"/>
              <w:rPr>
                <w:b/>
                <w:bCs/>
                <w:color w:val="FFFFFF" w:themeColor="background1"/>
                <w:lang w:val="en-US"/>
              </w:rPr>
            </w:pPr>
            <w:r>
              <w:rPr>
                <w:b/>
                <w:bCs/>
                <w:color w:val="FFFFFF" w:themeColor="background1"/>
                <w:lang w:val="en-US"/>
              </w:rPr>
              <w:t>Interaction Plan</w:t>
            </w:r>
          </w:p>
        </w:tc>
        <w:tc>
          <w:tcPr>
            <w:tcW w:w="1676" w:type="dxa"/>
            <w:shd w:val="clear" w:color="auto" w:fill="008000"/>
          </w:tcPr>
          <w:p w14:paraId="0EB03A0D" w14:textId="1DA30BEB" w:rsidR="00EE3063" w:rsidRDefault="00EE3063" w:rsidP="00EE3063">
            <w:pPr>
              <w:pStyle w:val="ListParagraph"/>
              <w:ind w:left="0"/>
              <w:rPr>
                <w:b/>
                <w:bCs/>
                <w:color w:val="FFFFFF" w:themeColor="background1"/>
                <w:lang w:val="en-US"/>
              </w:rPr>
            </w:pPr>
            <w:r w:rsidRPr="4D9EB2FF">
              <w:rPr>
                <w:b/>
                <w:bCs/>
                <w:color w:val="FFFFFF" w:themeColor="background1"/>
                <w:lang w:val="en-US"/>
              </w:rPr>
              <w:t>Comms Template</w:t>
            </w:r>
          </w:p>
        </w:tc>
        <w:tc>
          <w:tcPr>
            <w:tcW w:w="1676" w:type="dxa"/>
            <w:shd w:val="clear" w:color="auto" w:fill="008000"/>
          </w:tcPr>
          <w:p w14:paraId="68C14EFB" w14:textId="678D8A3F" w:rsidR="4D9EB2FF" w:rsidRDefault="4D9EB2FF" w:rsidP="4D9EB2FF">
            <w:pPr>
              <w:pStyle w:val="ListParagraph"/>
              <w:ind w:left="0"/>
              <w:rPr>
                <w:rFonts w:eastAsia="Calibri"/>
                <w:b/>
                <w:bCs/>
                <w:color w:val="FFFFFF" w:themeColor="background1"/>
                <w:lang w:val="en-US"/>
              </w:rPr>
            </w:pPr>
            <w:r w:rsidRPr="4D9EB2FF">
              <w:rPr>
                <w:rFonts w:eastAsia="Calibri"/>
                <w:b/>
                <w:bCs/>
                <w:color w:val="FFFFFF" w:themeColor="background1"/>
                <w:lang w:val="en-US"/>
              </w:rPr>
              <w:t>Form Template</w:t>
            </w:r>
          </w:p>
        </w:tc>
        <w:tc>
          <w:tcPr>
            <w:tcW w:w="2453" w:type="dxa"/>
            <w:shd w:val="clear" w:color="auto" w:fill="008000"/>
          </w:tcPr>
          <w:p w14:paraId="520AA33C" w14:textId="022CE094" w:rsidR="00EE3063" w:rsidRPr="008267DD" w:rsidRDefault="00EE3063" w:rsidP="00417DCE">
            <w:pPr>
              <w:pStyle w:val="ListParagraph"/>
              <w:ind w:left="0"/>
              <w:rPr>
                <w:b/>
                <w:bCs/>
                <w:color w:val="FFFFFF" w:themeColor="background1"/>
                <w:lang w:val="en-US"/>
              </w:rPr>
            </w:pPr>
            <w:r>
              <w:rPr>
                <w:b/>
                <w:bCs/>
                <w:color w:val="FFFFFF" w:themeColor="background1"/>
                <w:lang w:val="en-US"/>
              </w:rPr>
              <w:t>Comments</w:t>
            </w:r>
          </w:p>
        </w:tc>
      </w:tr>
      <w:tr w:rsidR="00EE3063" w:rsidRPr="00583BC8" w14:paraId="76E5F8B8" w14:textId="77777777" w:rsidTr="547397E5">
        <w:trPr>
          <w:trHeight w:val="288"/>
        </w:trPr>
        <w:tc>
          <w:tcPr>
            <w:tcW w:w="960" w:type="dxa"/>
            <w:tcMar>
              <w:top w:w="15" w:type="dxa"/>
              <w:left w:w="108" w:type="dxa"/>
              <w:bottom w:w="15" w:type="dxa"/>
              <w:right w:w="108" w:type="dxa"/>
            </w:tcMar>
          </w:tcPr>
          <w:p w14:paraId="505EE526" w14:textId="7CDE4073" w:rsidR="1B4E0E75" w:rsidRDefault="1B4E0E75" w:rsidP="1B4E0E75">
            <w:pPr>
              <w:pStyle w:val="ListParagraph"/>
              <w:ind w:left="0"/>
              <w:rPr>
                <w:lang w:val="en-US"/>
              </w:rPr>
            </w:pPr>
            <w:r w:rsidRPr="1B4E0E75">
              <w:rPr>
                <w:lang w:val="en-US"/>
              </w:rPr>
              <w:t>AUTO-306-01</w:t>
            </w:r>
          </w:p>
        </w:tc>
        <w:tc>
          <w:tcPr>
            <w:tcW w:w="1229" w:type="dxa"/>
            <w:tcMar>
              <w:top w:w="15" w:type="dxa"/>
              <w:left w:w="108" w:type="dxa"/>
              <w:bottom w:w="15" w:type="dxa"/>
              <w:right w:w="108" w:type="dxa"/>
            </w:tcMar>
          </w:tcPr>
          <w:p w14:paraId="0A0E2574" w14:textId="56AB067E" w:rsidR="00EE3063" w:rsidRPr="00583BC8" w:rsidRDefault="00EE3063" w:rsidP="00417DCE">
            <w:pPr>
              <w:pStyle w:val="ListParagraph"/>
              <w:ind w:left="0"/>
              <w:rPr>
                <w:lang w:val="en-US"/>
              </w:rPr>
            </w:pPr>
          </w:p>
        </w:tc>
        <w:tc>
          <w:tcPr>
            <w:tcW w:w="5031" w:type="dxa"/>
            <w:tcMar>
              <w:top w:w="15" w:type="dxa"/>
              <w:left w:w="108" w:type="dxa"/>
              <w:bottom w:w="15" w:type="dxa"/>
              <w:right w:w="108" w:type="dxa"/>
            </w:tcMar>
          </w:tcPr>
          <w:p w14:paraId="5BBF82A5" w14:textId="06AECE4C" w:rsidR="00EE3063" w:rsidRPr="00583BC8" w:rsidRDefault="01142EAA" w:rsidP="00417DCE">
            <w:pPr>
              <w:pStyle w:val="ListParagraph"/>
              <w:ind w:left="0"/>
              <w:rPr>
                <w:lang w:val="en-US"/>
              </w:rPr>
            </w:pPr>
            <w:r w:rsidRPr="2EEA56E1">
              <w:rPr>
                <w:lang w:val="en-US"/>
              </w:rPr>
              <w:t>Application Received: Create Admissions Record, set stage to “Application Submitted”</w:t>
            </w:r>
            <w:r w:rsidR="7DCD37FB" w:rsidRPr="2EEA56E1">
              <w:rPr>
                <w:lang w:val="en-US"/>
              </w:rPr>
              <w:t xml:space="preserve"> or “</w:t>
            </w:r>
            <w:r w:rsidR="00F60DB3">
              <w:rPr>
                <w:lang w:val="en-US"/>
              </w:rPr>
              <w:t>Application Complete</w:t>
            </w:r>
            <w:r w:rsidR="7DCD37FB" w:rsidRPr="2EEA56E1">
              <w:rPr>
                <w:lang w:val="en-US"/>
              </w:rPr>
              <w:t>”</w:t>
            </w:r>
            <w:r w:rsidR="00F60DB3">
              <w:rPr>
                <w:lang w:val="en-US"/>
              </w:rPr>
              <w:t xml:space="preserve"> if source is MYAC Portal  </w:t>
            </w:r>
            <w:r w:rsidRPr="2EEA56E1">
              <w:rPr>
                <w:lang w:val="en-US"/>
              </w:rPr>
              <w:t>,</w:t>
            </w:r>
            <w:r w:rsidR="5686E430" w:rsidRPr="2EEA56E1">
              <w:rPr>
                <w:lang w:val="en-US"/>
              </w:rPr>
              <w:t xml:space="preserve">if applicable inherit </w:t>
            </w:r>
            <w:r w:rsidR="0BF7F877" w:rsidRPr="2EEA56E1">
              <w:rPr>
                <w:lang w:val="en-US"/>
              </w:rPr>
              <w:t>O</w:t>
            </w:r>
            <w:r w:rsidR="5686E430" w:rsidRPr="2EEA56E1">
              <w:rPr>
                <w:lang w:val="en-US"/>
              </w:rPr>
              <w:t xml:space="preserve">ffer </w:t>
            </w:r>
            <w:r w:rsidR="446B33D6" w:rsidRPr="2EEA56E1">
              <w:rPr>
                <w:lang w:val="en-US"/>
              </w:rPr>
              <w:t>D</w:t>
            </w:r>
            <w:r w:rsidR="5686E430" w:rsidRPr="2EEA56E1">
              <w:rPr>
                <w:lang w:val="en-US"/>
              </w:rPr>
              <w:t>ates,</w:t>
            </w:r>
            <w:r w:rsidRPr="2EEA56E1">
              <w:rPr>
                <w:lang w:val="en-US"/>
              </w:rPr>
              <w:t xml:space="preserve"> </w:t>
            </w:r>
            <w:r w:rsidR="6EB1142C" w:rsidRPr="2EEA56E1">
              <w:rPr>
                <w:lang w:val="en-US"/>
              </w:rPr>
              <w:t xml:space="preserve">update Attendance Type and Attendance Reason, </w:t>
            </w:r>
            <w:r w:rsidRPr="2EEA56E1">
              <w:rPr>
                <w:lang w:val="en-US"/>
              </w:rPr>
              <w:t>s</w:t>
            </w:r>
            <w:r w:rsidR="3350B217" w:rsidRPr="2EEA56E1">
              <w:rPr>
                <w:lang w:val="en-US"/>
              </w:rPr>
              <w:t>end login email</w:t>
            </w:r>
          </w:p>
        </w:tc>
        <w:tc>
          <w:tcPr>
            <w:tcW w:w="1290" w:type="dxa"/>
          </w:tcPr>
          <w:p w14:paraId="07DAC7A2" w14:textId="77777777" w:rsidR="00EE3063" w:rsidRPr="00583BC8" w:rsidRDefault="00EE3063" w:rsidP="00417DCE">
            <w:pPr>
              <w:pStyle w:val="ListParagraph"/>
              <w:ind w:left="0"/>
              <w:rPr>
                <w:lang w:val="en-US"/>
              </w:rPr>
            </w:pPr>
          </w:p>
        </w:tc>
        <w:tc>
          <w:tcPr>
            <w:tcW w:w="1288" w:type="dxa"/>
          </w:tcPr>
          <w:p w14:paraId="6DE2D473" w14:textId="3D661C21" w:rsidR="00EE3063" w:rsidRPr="00583BC8" w:rsidRDefault="51D7B82C" w:rsidP="13842C5C">
            <w:pPr>
              <w:pStyle w:val="ListParagraph"/>
              <w:ind w:left="0"/>
              <w:rPr>
                <w:lang w:val="en-US"/>
              </w:rPr>
            </w:pPr>
            <w:r w:rsidRPr="13842C5C">
              <w:rPr>
                <w:lang w:val="en-US"/>
              </w:rPr>
              <w:t>RS-306-</w:t>
            </w:r>
            <w:r w:rsidR="7961D4FF" w:rsidRPr="13842C5C">
              <w:rPr>
                <w:lang w:val="en-US"/>
              </w:rPr>
              <w:t>0</w:t>
            </w:r>
            <w:r w:rsidRPr="13842C5C">
              <w:rPr>
                <w:lang w:val="en-US"/>
              </w:rPr>
              <w:t>05</w:t>
            </w:r>
          </w:p>
          <w:p w14:paraId="76B39DF8" w14:textId="0BE3045A" w:rsidR="00EE3063" w:rsidRPr="00583BC8" w:rsidRDefault="71D64DA9" w:rsidP="00417DCE">
            <w:pPr>
              <w:pStyle w:val="ListParagraph"/>
              <w:ind w:left="0"/>
              <w:rPr>
                <w:lang w:val="en-US"/>
              </w:rPr>
            </w:pPr>
            <w:r w:rsidRPr="13842C5C">
              <w:rPr>
                <w:b/>
                <w:bCs/>
                <w:i/>
                <w:iCs/>
                <w:lang w:val="en-US"/>
              </w:rPr>
              <w:t>RS-104-01</w:t>
            </w:r>
          </w:p>
        </w:tc>
        <w:tc>
          <w:tcPr>
            <w:tcW w:w="1676" w:type="dxa"/>
          </w:tcPr>
          <w:p w14:paraId="2131986F" w14:textId="77777777" w:rsidR="00EE3063" w:rsidRPr="00583BC8" w:rsidRDefault="00EE3063" w:rsidP="00417DCE">
            <w:pPr>
              <w:pStyle w:val="ListParagraph"/>
              <w:ind w:left="0"/>
              <w:rPr>
                <w:lang w:val="en-US"/>
              </w:rPr>
            </w:pPr>
          </w:p>
        </w:tc>
        <w:tc>
          <w:tcPr>
            <w:tcW w:w="1676" w:type="dxa"/>
          </w:tcPr>
          <w:p w14:paraId="6159BD53" w14:textId="77777777" w:rsidR="00EE3063" w:rsidRPr="00583BC8" w:rsidRDefault="00EE3063" w:rsidP="00417DCE">
            <w:pPr>
              <w:pStyle w:val="ListParagraph"/>
              <w:ind w:left="0"/>
              <w:rPr>
                <w:lang w:val="en-US"/>
              </w:rPr>
            </w:pPr>
          </w:p>
        </w:tc>
        <w:tc>
          <w:tcPr>
            <w:tcW w:w="1676" w:type="dxa"/>
          </w:tcPr>
          <w:p w14:paraId="202FEDCC" w14:textId="7AC4D063" w:rsidR="4D9EB2FF" w:rsidRDefault="4D9EB2FF" w:rsidP="4D9EB2FF">
            <w:pPr>
              <w:pStyle w:val="ListParagraph"/>
              <w:rPr>
                <w:rFonts w:eastAsia="Calibri"/>
                <w:lang w:val="en-US"/>
              </w:rPr>
            </w:pPr>
          </w:p>
        </w:tc>
        <w:tc>
          <w:tcPr>
            <w:tcW w:w="2453" w:type="dxa"/>
          </w:tcPr>
          <w:p w14:paraId="550EC6BC" w14:textId="1CF2124C" w:rsidR="00EE3063" w:rsidRPr="00583BC8" w:rsidRDefault="2D678420" w:rsidP="13842C5C">
            <w:pPr>
              <w:pStyle w:val="ListParagraph"/>
              <w:ind w:left="0"/>
              <w:rPr>
                <w:lang w:val="en-US"/>
              </w:rPr>
            </w:pPr>
            <w:r w:rsidRPr="13842C5C">
              <w:rPr>
                <w:lang w:val="en-US"/>
              </w:rPr>
              <w:t>Should be the initial stage assigned to all records coming through OCAS/MyAC or Apply Now</w:t>
            </w:r>
          </w:p>
          <w:p w14:paraId="5D03D3EC" w14:textId="6F78AE62" w:rsidR="00EE3063" w:rsidRPr="00583BC8" w:rsidRDefault="3C5539BA" w:rsidP="00417DCE">
            <w:pPr>
              <w:pStyle w:val="ListParagraph"/>
              <w:ind w:left="0"/>
              <w:rPr>
                <w:lang w:val="en-US"/>
              </w:rPr>
            </w:pPr>
            <w:r w:rsidRPr="13842C5C">
              <w:rPr>
                <w:lang w:val="en-US"/>
              </w:rPr>
              <w:t>Note that login email triggers and templates are documented in FS-COM-104 Create/Update Membership User</w:t>
            </w:r>
          </w:p>
        </w:tc>
      </w:tr>
      <w:tr w:rsidR="00EE3063" w:rsidRPr="00583BC8" w14:paraId="7F84E788" w14:textId="77777777" w:rsidTr="547397E5">
        <w:trPr>
          <w:trHeight w:val="288"/>
        </w:trPr>
        <w:tc>
          <w:tcPr>
            <w:tcW w:w="960" w:type="dxa"/>
            <w:tcMar>
              <w:top w:w="15" w:type="dxa"/>
              <w:left w:w="108" w:type="dxa"/>
              <w:bottom w:w="15" w:type="dxa"/>
              <w:right w:w="108" w:type="dxa"/>
            </w:tcMar>
          </w:tcPr>
          <w:p w14:paraId="34CEC294" w14:textId="439A816D" w:rsidR="1B4E0E75" w:rsidRDefault="1B4E0E75" w:rsidP="1B4E0E75">
            <w:pPr>
              <w:pStyle w:val="ListParagraph"/>
              <w:ind w:left="0"/>
              <w:rPr>
                <w:lang w:val="en-US"/>
              </w:rPr>
            </w:pPr>
            <w:r w:rsidRPr="1B4E0E75">
              <w:rPr>
                <w:lang w:val="en-US"/>
              </w:rPr>
              <w:t>AUTO-306-02</w:t>
            </w:r>
          </w:p>
        </w:tc>
        <w:tc>
          <w:tcPr>
            <w:tcW w:w="1229" w:type="dxa"/>
            <w:tcMar>
              <w:top w:w="15" w:type="dxa"/>
              <w:left w:w="108" w:type="dxa"/>
              <w:bottom w:w="15" w:type="dxa"/>
              <w:right w:w="108" w:type="dxa"/>
            </w:tcMar>
          </w:tcPr>
          <w:p w14:paraId="2A4E3136" w14:textId="6484582A" w:rsidR="00EE3063" w:rsidRPr="00583BC8" w:rsidRDefault="00EE3063" w:rsidP="00417DCE">
            <w:pPr>
              <w:pStyle w:val="ListParagraph"/>
              <w:ind w:left="0"/>
              <w:rPr>
                <w:lang w:val="en-US"/>
              </w:rPr>
            </w:pPr>
          </w:p>
        </w:tc>
        <w:tc>
          <w:tcPr>
            <w:tcW w:w="5031" w:type="dxa"/>
            <w:tcMar>
              <w:top w:w="15" w:type="dxa"/>
              <w:left w:w="108" w:type="dxa"/>
              <w:bottom w:w="15" w:type="dxa"/>
              <w:right w:w="108" w:type="dxa"/>
            </w:tcMar>
          </w:tcPr>
          <w:p w14:paraId="14C2A32F" w14:textId="09D58452" w:rsidR="00EE3063" w:rsidRPr="00583BC8" w:rsidRDefault="703705BC" w:rsidP="0D1DAE49">
            <w:pPr>
              <w:pStyle w:val="ListParagraph"/>
              <w:spacing w:line="259" w:lineRule="auto"/>
              <w:ind w:left="0"/>
            </w:pPr>
            <w:r w:rsidRPr="0AE8C79E">
              <w:rPr>
                <w:lang w:val="en-US"/>
              </w:rPr>
              <w:t>Change Admissions Record Stage to “Application on Hold”</w:t>
            </w:r>
            <w:r w:rsidR="5DF21CAF" w:rsidRPr="0AE8C79E">
              <w:rPr>
                <w:lang w:val="en-US"/>
              </w:rPr>
              <w:t xml:space="preserve"> dependent on hold type </w:t>
            </w:r>
          </w:p>
        </w:tc>
        <w:tc>
          <w:tcPr>
            <w:tcW w:w="1290" w:type="dxa"/>
          </w:tcPr>
          <w:p w14:paraId="2A5253EB" w14:textId="40E1E3EA" w:rsidR="00EE3063" w:rsidRPr="00583BC8" w:rsidRDefault="0A226A84" w:rsidP="00417DCE">
            <w:pPr>
              <w:pStyle w:val="ListParagraph"/>
              <w:ind w:left="0"/>
              <w:rPr>
                <w:lang w:val="en-US"/>
              </w:rPr>
            </w:pPr>
            <w:r w:rsidRPr="0D1DAE49">
              <w:rPr>
                <w:lang w:val="en-US"/>
              </w:rPr>
              <w:t>QL-306-01</w:t>
            </w:r>
          </w:p>
        </w:tc>
        <w:tc>
          <w:tcPr>
            <w:tcW w:w="1288" w:type="dxa"/>
          </w:tcPr>
          <w:p w14:paraId="1257F14A" w14:textId="37EF28D3" w:rsidR="75168F38" w:rsidRDefault="6D52E4C0" w:rsidP="0D1DAE49">
            <w:pPr>
              <w:pStyle w:val="ListParagraph"/>
              <w:ind w:left="0"/>
              <w:rPr>
                <w:lang w:val="en-US"/>
              </w:rPr>
            </w:pPr>
            <w:r w:rsidRPr="13842C5C">
              <w:rPr>
                <w:lang w:val="en-US"/>
              </w:rPr>
              <w:t>RS</w:t>
            </w:r>
            <w:r w:rsidR="0D1DAE49" w:rsidRPr="13842C5C">
              <w:rPr>
                <w:lang w:val="en-US"/>
              </w:rPr>
              <w:t>-306-</w:t>
            </w:r>
            <w:r w:rsidR="394EA099" w:rsidRPr="13842C5C">
              <w:rPr>
                <w:lang w:val="en-US"/>
              </w:rPr>
              <w:t>0</w:t>
            </w:r>
            <w:r w:rsidR="0D1DAE49" w:rsidRPr="13842C5C">
              <w:rPr>
                <w:lang w:val="en-US"/>
              </w:rPr>
              <w:t>01</w:t>
            </w:r>
          </w:p>
        </w:tc>
        <w:tc>
          <w:tcPr>
            <w:tcW w:w="1676" w:type="dxa"/>
          </w:tcPr>
          <w:p w14:paraId="075D2631" w14:textId="77777777" w:rsidR="00EE3063" w:rsidRPr="00583BC8" w:rsidRDefault="00EE3063" w:rsidP="00417DCE">
            <w:pPr>
              <w:pStyle w:val="ListParagraph"/>
              <w:ind w:left="0"/>
              <w:rPr>
                <w:lang w:val="en-US"/>
              </w:rPr>
            </w:pPr>
          </w:p>
        </w:tc>
        <w:tc>
          <w:tcPr>
            <w:tcW w:w="1676" w:type="dxa"/>
          </w:tcPr>
          <w:p w14:paraId="098A5F3F" w14:textId="77777777" w:rsidR="00EE3063" w:rsidRPr="00583BC8" w:rsidRDefault="00EE3063" w:rsidP="00417DCE">
            <w:pPr>
              <w:pStyle w:val="ListParagraph"/>
              <w:ind w:left="0"/>
              <w:rPr>
                <w:lang w:val="en-US"/>
              </w:rPr>
            </w:pPr>
          </w:p>
        </w:tc>
        <w:tc>
          <w:tcPr>
            <w:tcW w:w="1676" w:type="dxa"/>
          </w:tcPr>
          <w:p w14:paraId="04E3AEF7" w14:textId="7596B5E8" w:rsidR="4D9EB2FF" w:rsidRDefault="4D9EB2FF" w:rsidP="4D9EB2FF">
            <w:pPr>
              <w:pStyle w:val="ListParagraph"/>
              <w:rPr>
                <w:rFonts w:eastAsia="Calibri"/>
                <w:lang w:val="en-US"/>
              </w:rPr>
            </w:pPr>
          </w:p>
        </w:tc>
        <w:tc>
          <w:tcPr>
            <w:tcW w:w="2453" w:type="dxa"/>
          </w:tcPr>
          <w:p w14:paraId="09FB0F41" w14:textId="5B322F91" w:rsidR="00EE3063" w:rsidRPr="00583BC8" w:rsidRDefault="5760258E" w:rsidP="00417DCE">
            <w:pPr>
              <w:pStyle w:val="ListParagraph"/>
              <w:ind w:left="0"/>
              <w:rPr>
                <w:lang w:val="en-US"/>
              </w:rPr>
            </w:pPr>
            <w:r w:rsidRPr="0D1DAE49">
              <w:rPr>
                <w:lang w:val="en-US"/>
              </w:rPr>
              <w:t xml:space="preserve">Will change </w:t>
            </w:r>
            <w:r w:rsidR="6832D461" w:rsidRPr="0D1DAE49">
              <w:rPr>
                <w:lang w:val="en-US"/>
              </w:rPr>
              <w:t>admissions</w:t>
            </w:r>
            <w:r w:rsidRPr="0D1DAE49">
              <w:rPr>
                <w:lang w:val="en-US"/>
              </w:rPr>
              <w:t xml:space="preserve"> </w:t>
            </w:r>
            <w:r w:rsidR="6832D461" w:rsidRPr="0D1DAE49">
              <w:rPr>
                <w:lang w:val="en-US"/>
              </w:rPr>
              <w:t>record stage</w:t>
            </w:r>
            <w:r w:rsidRPr="0D1DAE49">
              <w:rPr>
                <w:lang w:val="en-US"/>
              </w:rPr>
              <w:t xml:space="preserve"> if there is a Hold on the person record</w:t>
            </w:r>
          </w:p>
        </w:tc>
      </w:tr>
      <w:tr w:rsidR="00EE3063" w:rsidRPr="00583BC8" w14:paraId="63E61EFF" w14:textId="77777777" w:rsidTr="547397E5">
        <w:trPr>
          <w:trHeight w:val="288"/>
        </w:trPr>
        <w:tc>
          <w:tcPr>
            <w:tcW w:w="960" w:type="dxa"/>
            <w:tcMar>
              <w:top w:w="15" w:type="dxa"/>
              <w:left w:w="108" w:type="dxa"/>
              <w:bottom w:w="15" w:type="dxa"/>
              <w:right w:w="108" w:type="dxa"/>
            </w:tcMar>
          </w:tcPr>
          <w:p w14:paraId="150586FD" w14:textId="6C3A50FE" w:rsidR="1B4E0E75" w:rsidRDefault="1B4E0E75" w:rsidP="1B4E0E75">
            <w:pPr>
              <w:pStyle w:val="ListParagraph"/>
              <w:ind w:left="0"/>
              <w:rPr>
                <w:lang w:val="en-US"/>
              </w:rPr>
            </w:pPr>
            <w:r w:rsidRPr="1B4E0E75">
              <w:rPr>
                <w:lang w:val="en-US"/>
              </w:rPr>
              <w:t>AUTO-306-03</w:t>
            </w:r>
          </w:p>
        </w:tc>
        <w:tc>
          <w:tcPr>
            <w:tcW w:w="1229" w:type="dxa"/>
            <w:tcMar>
              <w:top w:w="15" w:type="dxa"/>
              <w:left w:w="108" w:type="dxa"/>
              <w:bottom w:w="15" w:type="dxa"/>
              <w:right w:w="108" w:type="dxa"/>
            </w:tcMar>
          </w:tcPr>
          <w:p w14:paraId="0260A4E8" w14:textId="7003ECE9" w:rsidR="00EE3063" w:rsidRPr="00583BC8" w:rsidRDefault="00EE3063" w:rsidP="00417DCE">
            <w:pPr>
              <w:pStyle w:val="ListParagraph"/>
              <w:ind w:left="0"/>
              <w:rPr>
                <w:lang w:val="en-US"/>
              </w:rPr>
            </w:pPr>
          </w:p>
        </w:tc>
        <w:tc>
          <w:tcPr>
            <w:tcW w:w="5031" w:type="dxa"/>
            <w:tcMar>
              <w:top w:w="15" w:type="dxa"/>
              <w:left w:w="108" w:type="dxa"/>
              <w:bottom w:w="15" w:type="dxa"/>
              <w:right w:w="108" w:type="dxa"/>
            </w:tcMar>
          </w:tcPr>
          <w:p w14:paraId="6C14CE34" w14:textId="125DD852" w:rsidR="372A4F55" w:rsidRDefault="007A0C32" w:rsidP="372A4F55">
            <w:pPr>
              <w:pStyle w:val="ListParagraph"/>
              <w:ind w:left="0"/>
              <w:rPr>
                <w:lang w:val="en-US"/>
              </w:rPr>
            </w:pPr>
            <w:r>
              <w:rPr>
                <w:lang w:val="en-US"/>
              </w:rPr>
              <w:t>Populate QL306-02</w:t>
            </w:r>
          </w:p>
        </w:tc>
        <w:tc>
          <w:tcPr>
            <w:tcW w:w="1290" w:type="dxa"/>
          </w:tcPr>
          <w:p w14:paraId="213AD408" w14:textId="0EC79CC6" w:rsidR="00EE3063" w:rsidRPr="00583BC8" w:rsidRDefault="01689AC1" w:rsidP="00417DCE">
            <w:pPr>
              <w:pStyle w:val="ListParagraph"/>
              <w:ind w:left="0"/>
              <w:rPr>
                <w:lang w:val="en-US"/>
              </w:rPr>
            </w:pPr>
            <w:r w:rsidRPr="0D1DAE49">
              <w:rPr>
                <w:lang w:val="en-US"/>
              </w:rPr>
              <w:t>QL-306-02</w:t>
            </w:r>
          </w:p>
        </w:tc>
        <w:tc>
          <w:tcPr>
            <w:tcW w:w="1288" w:type="dxa"/>
          </w:tcPr>
          <w:p w14:paraId="1C9EBE5E" w14:textId="30DD7A2A" w:rsidR="75168F38" w:rsidRPr="007A0C32" w:rsidRDefault="6D52E4C0" w:rsidP="0D1DAE49">
            <w:pPr>
              <w:pStyle w:val="ListParagraph"/>
              <w:ind w:left="0"/>
              <w:rPr>
                <w:strike/>
                <w:lang w:val="en-US"/>
              </w:rPr>
            </w:pPr>
            <w:commentRangeStart w:id="21"/>
            <w:r w:rsidRPr="007A0C32">
              <w:rPr>
                <w:strike/>
                <w:lang w:val="en-US"/>
              </w:rPr>
              <w:t>RS</w:t>
            </w:r>
            <w:r w:rsidR="0D1DAE49" w:rsidRPr="007A0C32">
              <w:rPr>
                <w:strike/>
                <w:lang w:val="en-US"/>
              </w:rPr>
              <w:t>-306-</w:t>
            </w:r>
            <w:r w:rsidR="75DE6717" w:rsidRPr="007A0C32">
              <w:rPr>
                <w:strike/>
                <w:lang w:val="en-US"/>
              </w:rPr>
              <w:t>0</w:t>
            </w:r>
            <w:r w:rsidR="0D1DAE49" w:rsidRPr="007A0C32">
              <w:rPr>
                <w:strike/>
                <w:lang w:val="en-US"/>
              </w:rPr>
              <w:t>02</w:t>
            </w:r>
            <w:commentRangeEnd w:id="21"/>
            <w:r w:rsidR="007A0C32" w:rsidRPr="007A0C32">
              <w:rPr>
                <w:rStyle w:val="CommentReference"/>
                <w:strike/>
                <w:sz w:val="22"/>
                <w:szCs w:val="22"/>
                <w:lang w:val="en-US"/>
              </w:rPr>
              <w:commentReference w:id="21"/>
            </w:r>
          </w:p>
        </w:tc>
        <w:tc>
          <w:tcPr>
            <w:tcW w:w="1676" w:type="dxa"/>
          </w:tcPr>
          <w:p w14:paraId="11DD5413" w14:textId="77777777" w:rsidR="00EE3063" w:rsidRPr="00583BC8" w:rsidRDefault="00EE3063" w:rsidP="00417DCE">
            <w:pPr>
              <w:pStyle w:val="ListParagraph"/>
              <w:ind w:left="0"/>
              <w:rPr>
                <w:lang w:val="en-US"/>
              </w:rPr>
            </w:pPr>
          </w:p>
        </w:tc>
        <w:tc>
          <w:tcPr>
            <w:tcW w:w="1676" w:type="dxa"/>
          </w:tcPr>
          <w:p w14:paraId="1BFF6467" w14:textId="77777777" w:rsidR="00EE3063" w:rsidRPr="00583BC8" w:rsidRDefault="00EE3063" w:rsidP="00417DCE">
            <w:pPr>
              <w:pStyle w:val="ListParagraph"/>
              <w:ind w:left="0"/>
              <w:rPr>
                <w:lang w:val="en-US"/>
              </w:rPr>
            </w:pPr>
          </w:p>
        </w:tc>
        <w:tc>
          <w:tcPr>
            <w:tcW w:w="1676" w:type="dxa"/>
          </w:tcPr>
          <w:p w14:paraId="73E04F26" w14:textId="79371F3F" w:rsidR="4D9EB2FF" w:rsidRDefault="4D9EB2FF" w:rsidP="4D9EB2FF">
            <w:pPr>
              <w:pStyle w:val="ListParagraph"/>
              <w:rPr>
                <w:rFonts w:eastAsia="Calibri"/>
                <w:lang w:val="en-US"/>
              </w:rPr>
            </w:pPr>
          </w:p>
        </w:tc>
        <w:tc>
          <w:tcPr>
            <w:tcW w:w="2453" w:type="dxa"/>
          </w:tcPr>
          <w:p w14:paraId="123F4A2F" w14:textId="07F89936" w:rsidR="372A4F55" w:rsidRPr="007A0C32" w:rsidRDefault="372A4F55" w:rsidP="372A4F55">
            <w:pPr>
              <w:pStyle w:val="ListParagraph"/>
              <w:ind w:left="0"/>
              <w:rPr>
                <w:strike/>
                <w:lang w:val="en-US"/>
              </w:rPr>
            </w:pPr>
            <w:r w:rsidRPr="007A0C32">
              <w:rPr>
                <w:strike/>
                <w:lang w:val="en-US"/>
              </w:rPr>
              <w:t>Note this will prompt creation of SAR through stage rules</w:t>
            </w:r>
          </w:p>
        </w:tc>
      </w:tr>
      <w:tr w:rsidR="00EE3063" w:rsidRPr="00583BC8" w14:paraId="18703151" w14:textId="77777777" w:rsidTr="547397E5">
        <w:trPr>
          <w:trHeight w:val="288"/>
        </w:trPr>
        <w:tc>
          <w:tcPr>
            <w:tcW w:w="960" w:type="dxa"/>
            <w:tcMar>
              <w:top w:w="15" w:type="dxa"/>
              <w:left w:w="108" w:type="dxa"/>
              <w:bottom w:w="15" w:type="dxa"/>
              <w:right w:w="108" w:type="dxa"/>
            </w:tcMar>
          </w:tcPr>
          <w:p w14:paraId="18826F53" w14:textId="0AF18C03" w:rsidR="1B4E0E75" w:rsidRDefault="583E4E90" w:rsidP="1B4E0E75">
            <w:pPr>
              <w:spacing w:line="259" w:lineRule="auto"/>
              <w:rPr>
                <w:lang w:val="en-US"/>
              </w:rPr>
            </w:pPr>
            <w:r w:rsidRPr="13842C5C">
              <w:rPr>
                <w:lang w:val="en-US"/>
              </w:rPr>
              <w:t>AUTO-306-0</w:t>
            </w:r>
            <w:r w:rsidR="71250341" w:rsidRPr="13842C5C">
              <w:rPr>
                <w:lang w:val="en-US"/>
              </w:rPr>
              <w:t>4</w:t>
            </w:r>
          </w:p>
        </w:tc>
        <w:tc>
          <w:tcPr>
            <w:tcW w:w="1229" w:type="dxa"/>
            <w:tcMar>
              <w:top w:w="15" w:type="dxa"/>
              <w:left w:w="108" w:type="dxa"/>
              <w:bottom w:w="15" w:type="dxa"/>
              <w:right w:w="108" w:type="dxa"/>
            </w:tcMar>
          </w:tcPr>
          <w:p w14:paraId="66BD8973" w14:textId="60791DE2" w:rsidR="00EE3063" w:rsidRPr="00583BC8" w:rsidRDefault="00EE3063" w:rsidP="00417DCE">
            <w:pPr>
              <w:spacing w:line="259" w:lineRule="auto"/>
              <w:rPr>
                <w:lang w:val="en-US"/>
              </w:rPr>
            </w:pPr>
          </w:p>
        </w:tc>
        <w:tc>
          <w:tcPr>
            <w:tcW w:w="5031" w:type="dxa"/>
            <w:tcMar>
              <w:top w:w="15" w:type="dxa"/>
              <w:left w:w="108" w:type="dxa"/>
              <w:bottom w:w="15" w:type="dxa"/>
              <w:right w:w="108" w:type="dxa"/>
            </w:tcMar>
          </w:tcPr>
          <w:p w14:paraId="6D273E03" w14:textId="3187CDBF" w:rsidR="372A4F55" w:rsidRDefault="1A0F6267" w:rsidP="13842C5C">
            <w:pPr>
              <w:pStyle w:val="ListParagraph"/>
              <w:spacing w:line="259" w:lineRule="auto"/>
              <w:ind w:left="0"/>
            </w:pPr>
            <w:r w:rsidRPr="13842C5C">
              <w:rPr>
                <w:lang w:val="en-US"/>
              </w:rPr>
              <w:t>Sync SAR and Admissions Statuses</w:t>
            </w:r>
          </w:p>
        </w:tc>
        <w:tc>
          <w:tcPr>
            <w:tcW w:w="1290" w:type="dxa"/>
          </w:tcPr>
          <w:p w14:paraId="07110938" w14:textId="77777777" w:rsidR="00EE3063" w:rsidRPr="00583BC8" w:rsidRDefault="00EE3063" w:rsidP="00417DCE">
            <w:pPr>
              <w:spacing w:line="259" w:lineRule="auto"/>
              <w:rPr>
                <w:lang w:val="en-US"/>
              </w:rPr>
            </w:pPr>
          </w:p>
        </w:tc>
        <w:tc>
          <w:tcPr>
            <w:tcW w:w="1288" w:type="dxa"/>
          </w:tcPr>
          <w:p w14:paraId="027F5AB6" w14:textId="30197634" w:rsidR="00EE3063" w:rsidRDefault="1A0F6267" w:rsidP="00417DCE">
            <w:pPr>
              <w:spacing w:line="259" w:lineRule="auto"/>
              <w:rPr>
                <w:lang w:val="en-US"/>
              </w:rPr>
            </w:pPr>
            <w:r w:rsidRPr="13842C5C">
              <w:rPr>
                <w:lang w:val="en-US"/>
              </w:rPr>
              <w:t>RS-306-003, 004, 007</w:t>
            </w:r>
          </w:p>
        </w:tc>
        <w:tc>
          <w:tcPr>
            <w:tcW w:w="1676" w:type="dxa"/>
          </w:tcPr>
          <w:p w14:paraId="673787E2" w14:textId="77777777" w:rsidR="00EE3063" w:rsidRDefault="00EE3063" w:rsidP="00417DCE">
            <w:pPr>
              <w:spacing w:line="259" w:lineRule="auto"/>
              <w:rPr>
                <w:lang w:val="en-US"/>
              </w:rPr>
            </w:pPr>
          </w:p>
        </w:tc>
        <w:tc>
          <w:tcPr>
            <w:tcW w:w="1676" w:type="dxa"/>
          </w:tcPr>
          <w:p w14:paraId="4156356E" w14:textId="77777777" w:rsidR="00EE3063" w:rsidRDefault="00EE3063" w:rsidP="00417DCE">
            <w:pPr>
              <w:spacing w:line="259" w:lineRule="auto"/>
              <w:rPr>
                <w:lang w:val="en-US"/>
              </w:rPr>
            </w:pPr>
          </w:p>
        </w:tc>
        <w:tc>
          <w:tcPr>
            <w:tcW w:w="1676" w:type="dxa"/>
          </w:tcPr>
          <w:p w14:paraId="7AD4E7C6" w14:textId="19DAD069" w:rsidR="4D9EB2FF" w:rsidRDefault="4D9EB2FF" w:rsidP="4D9EB2FF">
            <w:pPr>
              <w:spacing w:line="259" w:lineRule="auto"/>
              <w:rPr>
                <w:rFonts w:eastAsia="Calibri"/>
                <w:lang w:val="en-US"/>
              </w:rPr>
            </w:pPr>
          </w:p>
        </w:tc>
        <w:tc>
          <w:tcPr>
            <w:tcW w:w="2453" w:type="dxa"/>
          </w:tcPr>
          <w:p w14:paraId="51B60E6A" w14:textId="2D390AAC" w:rsidR="372A4F55" w:rsidRDefault="372A4F55" w:rsidP="372A4F55">
            <w:pPr>
              <w:pStyle w:val="ListParagraph"/>
              <w:ind w:left="0"/>
              <w:rPr>
                <w:lang w:val="en-US"/>
              </w:rPr>
            </w:pPr>
          </w:p>
        </w:tc>
      </w:tr>
      <w:tr w:rsidR="13842C5C" w14:paraId="22F3ECA2" w14:textId="77777777" w:rsidTr="547397E5">
        <w:trPr>
          <w:trHeight w:val="288"/>
        </w:trPr>
        <w:tc>
          <w:tcPr>
            <w:tcW w:w="960" w:type="dxa"/>
            <w:tcMar>
              <w:top w:w="15" w:type="dxa"/>
              <w:left w:w="108" w:type="dxa"/>
              <w:bottom w:w="15" w:type="dxa"/>
              <w:right w:w="108" w:type="dxa"/>
            </w:tcMar>
          </w:tcPr>
          <w:p w14:paraId="01FB78FB" w14:textId="72831045" w:rsidR="0E682978" w:rsidRDefault="0E682978" w:rsidP="13842C5C">
            <w:pPr>
              <w:spacing w:line="259" w:lineRule="auto"/>
              <w:rPr>
                <w:lang w:val="en-US"/>
              </w:rPr>
            </w:pPr>
            <w:r w:rsidRPr="13842C5C">
              <w:rPr>
                <w:lang w:val="en-US"/>
              </w:rPr>
              <w:t>AUTO-306-05</w:t>
            </w:r>
          </w:p>
        </w:tc>
        <w:tc>
          <w:tcPr>
            <w:tcW w:w="1229" w:type="dxa"/>
            <w:tcMar>
              <w:top w:w="15" w:type="dxa"/>
              <w:left w:w="108" w:type="dxa"/>
              <w:bottom w:w="15" w:type="dxa"/>
              <w:right w:w="108" w:type="dxa"/>
            </w:tcMar>
          </w:tcPr>
          <w:p w14:paraId="477CA0A1" w14:textId="788110A1" w:rsidR="13842C5C" w:rsidRDefault="13842C5C" w:rsidP="13842C5C">
            <w:pPr>
              <w:spacing w:line="259" w:lineRule="auto"/>
              <w:rPr>
                <w:lang w:val="en-US"/>
              </w:rPr>
            </w:pPr>
          </w:p>
        </w:tc>
        <w:tc>
          <w:tcPr>
            <w:tcW w:w="5031" w:type="dxa"/>
            <w:tcMar>
              <w:top w:w="15" w:type="dxa"/>
              <w:left w:w="108" w:type="dxa"/>
              <w:bottom w:w="15" w:type="dxa"/>
              <w:right w:w="108" w:type="dxa"/>
            </w:tcMar>
          </w:tcPr>
          <w:p w14:paraId="6032D166" w14:textId="6D6FCDA9" w:rsidR="0FCE1191" w:rsidRDefault="0FCE1191" w:rsidP="13842C5C">
            <w:pPr>
              <w:pStyle w:val="ListParagraph"/>
              <w:ind w:left="0"/>
              <w:rPr>
                <w:lang w:val="en-US"/>
              </w:rPr>
            </w:pPr>
            <w:r w:rsidRPr="13842C5C">
              <w:rPr>
                <w:lang w:val="en-US"/>
              </w:rPr>
              <w:t>Expose T&amp;C Document for Applicant Checklist based on Admissions Source</w:t>
            </w:r>
          </w:p>
        </w:tc>
        <w:tc>
          <w:tcPr>
            <w:tcW w:w="1290" w:type="dxa"/>
          </w:tcPr>
          <w:p w14:paraId="5CF16512" w14:textId="5DE50841" w:rsidR="13842C5C" w:rsidRDefault="13842C5C" w:rsidP="13842C5C">
            <w:pPr>
              <w:spacing w:line="259" w:lineRule="auto"/>
              <w:rPr>
                <w:lang w:val="en-US"/>
              </w:rPr>
            </w:pPr>
          </w:p>
        </w:tc>
        <w:tc>
          <w:tcPr>
            <w:tcW w:w="1288" w:type="dxa"/>
          </w:tcPr>
          <w:p w14:paraId="7F01FF7A" w14:textId="24CB6D8C" w:rsidR="0FCE1191" w:rsidRDefault="0FCE1191" w:rsidP="13842C5C">
            <w:pPr>
              <w:spacing w:line="259" w:lineRule="auto"/>
              <w:rPr>
                <w:lang w:val="en-US"/>
              </w:rPr>
            </w:pPr>
            <w:r w:rsidRPr="13842C5C">
              <w:rPr>
                <w:lang w:val="en-US"/>
              </w:rPr>
              <w:t>RS-306-00</w:t>
            </w:r>
            <w:r w:rsidR="409F5410" w:rsidRPr="13842C5C">
              <w:rPr>
                <w:lang w:val="en-US"/>
              </w:rPr>
              <w:t>8</w:t>
            </w:r>
            <w:r w:rsidRPr="13842C5C">
              <w:rPr>
                <w:lang w:val="en-US"/>
              </w:rPr>
              <w:t xml:space="preserve"> to 010</w:t>
            </w:r>
          </w:p>
        </w:tc>
        <w:tc>
          <w:tcPr>
            <w:tcW w:w="1676" w:type="dxa"/>
          </w:tcPr>
          <w:p w14:paraId="7C2F7898" w14:textId="74BBC55F" w:rsidR="13842C5C" w:rsidRDefault="13842C5C" w:rsidP="13842C5C">
            <w:pPr>
              <w:spacing w:line="259" w:lineRule="auto"/>
              <w:rPr>
                <w:lang w:val="en-US"/>
              </w:rPr>
            </w:pPr>
          </w:p>
        </w:tc>
        <w:tc>
          <w:tcPr>
            <w:tcW w:w="1676" w:type="dxa"/>
          </w:tcPr>
          <w:p w14:paraId="432E7D76" w14:textId="54DBE135" w:rsidR="13842C5C" w:rsidRDefault="13842C5C" w:rsidP="13842C5C">
            <w:pPr>
              <w:spacing w:line="259" w:lineRule="auto"/>
              <w:rPr>
                <w:lang w:val="en-US"/>
              </w:rPr>
            </w:pPr>
          </w:p>
        </w:tc>
        <w:tc>
          <w:tcPr>
            <w:tcW w:w="1676" w:type="dxa"/>
          </w:tcPr>
          <w:p w14:paraId="0DB2F168" w14:textId="7EE1873C" w:rsidR="13842C5C" w:rsidRDefault="13842C5C" w:rsidP="13842C5C">
            <w:pPr>
              <w:spacing w:line="259" w:lineRule="auto"/>
              <w:rPr>
                <w:rFonts w:eastAsia="Calibri"/>
                <w:lang w:val="en-US"/>
              </w:rPr>
            </w:pPr>
          </w:p>
        </w:tc>
        <w:tc>
          <w:tcPr>
            <w:tcW w:w="2453" w:type="dxa"/>
          </w:tcPr>
          <w:p w14:paraId="049B9029" w14:textId="159DDEFF" w:rsidR="13842C5C" w:rsidRDefault="13842C5C" w:rsidP="13842C5C">
            <w:pPr>
              <w:pStyle w:val="ListParagraph"/>
              <w:ind w:left="0"/>
              <w:rPr>
                <w:lang w:val="en-US"/>
              </w:rPr>
            </w:pPr>
          </w:p>
        </w:tc>
      </w:tr>
      <w:tr w:rsidR="13842C5C" w14:paraId="6BDDD7E7" w14:textId="77777777" w:rsidTr="547397E5">
        <w:trPr>
          <w:trHeight w:val="288"/>
        </w:trPr>
        <w:tc>
          <w:tcPr>
            <w:tcW w:w="960" w:type="dxa"/>
            <w:tcMar>
              <w:top w:w="15" w:type="dxa"/>
              <w:left w:w="108" w:type="dxa"/>
              <w:bottom w:w="15" w:type="dxa"/>
              <w:right w:w="108" w:type="dxa"/>
            </w:tcMar>
          </w:tcPr>
          <w:p w14:paraId="147F96DF" w14:textId="2B9806BF" w:rsidR="58B44798" w:rsidRDefault="58B44798" w:rsidP="13842C5C">
            <w:pPr>
              <w:spacing w:line="259" w:lineRule="auto"/>
              <w:rPr>
                <w:lang w:val="en-US"/>
              </w:rPr>
            </w:pPr>
            <w:r w:rsidRPr="13842C5C">
              <w:rPr>
                <w:lang w:val="en-US"/>
              </w:rPr>
              <w:lastRenderedPageBreak/>
              <w:t>AUTO-306-06</w:t>
            </w:r>
          </w:p>
        </w:tc>
        <w:tc>
          <w:tcPr>
            <w:tcW w:w="1229" w:type="dxa"/>
            <w:tcMar>
              <w:top w:w="15" w:type="dxa"/>
              <w:left w:w="108" w:type="dxa"/>
              <w:bottom w:w="15" w:type="dxa"/>
              <w:right w:w="108" w:type="dxa"/>
            </w:tcMar>
          </w:tcPr>
          <w:p w14:paraId="7ED3A17D" w14:textId="1FAFDF78" w:rsidR="13842C5C" w:rsidRDefault="13842C5C" w:rsidP="13842C5C">
            <w:pPr>
              <w:spacing w:line="259" w:lineRule="auto"/>
              <w:rPr>
                <w:lang w:val="en-US"/>
              </w:rPr>
            </w:pPr>
          </w:p>
        </w:tc>
        <w:tc>
          <w:tcPr>
            <w:tcW w:w="5031" w:type="dxa"/>
            <w:tcMar>
              <w:top w:w="15" w:type="dxa"/>
              <w:left w:w="108" w:type="dxa"/>
              <w:bottom w:w="15" w:type="dxa"/>
              <w:right w:w="108" w:type="dxa"/>
            </w:tcMar>
          </w:tcPr>
          <w:p w14:paraId="7D03ED23" w14:textId="0F72F566" w:rsidR="58B44798" w:rsidRDefault="58B44798" w:rsidP="13842C5C">
            <w:pPr>
              <w:pStyle w:val="ListParagraph"/>
              <w:ind w:left="0"/>
              <w:rPr>
                <w:lang w:val="en-US"/>
              </w:rPr>
            </w:pPr>
            <w:r w:rsidRPr="13842C5C">
              <w:rPr>
                <w:lang w:val="en-US"/>
              </w:rPr>
              <w:t>Cancel applications after Offer Expiry Hard date</w:t>
            </w:r>
          </w:p>
        </w:tc>
        <w:tc>
          <w:tcPr>
            <w:tcW w:w="1290" w:type="dxa"/>
          </w:tcPr>
          <w:p w14:paraId="31FC73E7" w14:textId="0701D893" w:rsidR="13842C5C" w:rsidRDefault="13842C5C" w:rsidP="13842C5C">
            <w:pPr>
              <w:spacing w:line="259" w:lineRule="auto"/>
              <w:rPr>
                <w:lang w:val="en-US"/>
              </w:rPr>
            </w:pPr>
          </w:p>
        </w:tc>
        <w:tc>
          <w:tcPr>
            <w:tcW w:w="1288" w:type="dxa"/>
          </w:tcPr>
          <w:p w14:paraId="486B47B5" w14:textId="7635437A" w:rsidR="58B44798" w:rsidRDefault="58B44798" w:rsidP="13842C5C">
            <w:pPr>
              <w:spacing w:line="259" w:lineRule="auto"/>
              <w:rPr>
                <w:lang w:val="en-US"/>
              </w:rPr>
            </w:pPr>
            <w:r w:rsidRPr="13842C5C">
              <w:rPr>
                <w:lang w:val="en-US"/>
              </w:rPr>
              <w:t>RS-306-006</w:t>
            </w:r>
          </w:p>
        </w:tc>
        <w:tc>
          <w:tcPr>
            <w:tcW w:w="1676" w:type="dxa"/>
          </w:tcPr>
          <w:p w14:paraId="65A18B2C" w14:textId="48A36CF3" w:rsidR="13842C5C" w:rsidRDefault="13842C5C" w:rsidP="13842C5C">
            <w:pPr>
              <w:spacing w:line="259" w:lineRule="auto"/>
              <w:rPr>
                <w:lang w:val="en-US"/>
              </w:rPr>
            </w:pPr>
          </w:p>
        </w:tc>
        <w:tc>
          <w:tcPr>
            <w:tcW w:w="1676" w:type="dxa"/>
          </w:tcPr>
          <w:p w14:paraId="36CB3566" w14:textId="6FA1CB3C" w:rsidR="13842C5C" w:rsidRDefault="13842C5C" w:rsidP="13842C5C">
            <w:pPr>
              <w:spacing w:line="259" w:lineRule="auto"/>
              <w:rPr>
                <w:lang w:val="en-US"/>
              </w:rPr>
            </w:pPr>
          </w:p>
        </w:tc>
        <w:tc>
          <w:tcPr>
            <w:tcW w:w="1676" w:type="dxa"/>
          </w:tcPr>
          <w:p w14:paraId="13964496" w14:textId="547815E2" w:rsidR="13842C5C" w:rsidRDefault="13842C5C" w:rsidP="13842C5C">
            <w:pPr>
              <w:spacing w:line="259" w:lineRule="auto"/>
              <w:rPr>
                <w:rFonts w:eastAsia="Calibri"/>
                <w:lang w:val="en-US"/>
              </w:rPr>
            </w:pPr>
          </w:p>
        </w:tc>
        <w:tc>
          <w:tcPr>
            <w:tcW w:w="2453" w:type="dxa"/>
          </w:tcPr>
          <w:p w14:paraId="1929FB96" w14:textId="4951D9B0" w:rsidR="13842C5C" w:rsidRDefault="13842C5C" w:rsidP="13842C5C">
            <w:pPr>
              <w:pStyle w:val="ListParagraph"/>
              <w:rPr>
                <w:lang w:val="en-US"/>
              </w:rPr>
            </w:pPr>
          </w:p>
        </w:tc>
      </w:tr>
      <w:tr w:rsidR="128E76A7" w14:paraId="50709DEA" w14:textId="77777777" w:rsidTr="547397E5">
        <w:trPr>
          <w:trHeight w:val="288"/>
        </w:trPr>
        <w:tc>
          <w:tcPr>
            <w:tcW w:w="960" w:type="dxa"/>
            <w:tcMar>
              <w:top w:w="15" w:type="dxa"/>
              <w:left w:w="108" w:type="dxa"/>
              <w:bottom w:w="15" w:type="dxa"/>
              <w:right w:w="108" w:type="dxa"/>
            </w:tcMar>
          </w:tcPr>
          <w:p w14:paraId="0877F3DA" w14:textId="31045F50" w:rsidR="4E780CBA" w:rsidRDefault="4E780CBA" w:rsidP="128E76A7">
            <w:pPr>
              <w:spacing w:line="259" w:lineRule="auto"/>
              <w:rPr>
                <w:lang w:val="en-US"/>
              </w:rPr>
            </w:pPr>
            <w:r w:rsidRPr="128E76A7">
              <w:rPr>
                <w:lang w:val="en-US"/>
              </w:rPr>
              <w:t>Auto-306-07</w:t>
            </w:r>
          </w:p>
        </w:tc>
        <w:tc>
          <w:tcPr>
            <w:tcW w:w="1229" w:type="dxa"/>
            <w:tcMar>
              <w:top w:w="15" w:type="dxa"/>
              <w:left w:w="108" w:type="dxa"/>
              <w:bottom w:w="15" w:type="dxa"/>
              <w:right w:w="108" w:type="dxa"/>
            </w:tcMar>
          </w:tcPr>
          <w:p w14:paraId="7E6A5433" w14:textId="13E21CD2" w:rsidR="128E76A7" w:rsidRDefault="128E76A7" w:rsidP="128E76A7">
            <w:pPr>
              <w:spacing w:line="259" w:lineRule="auto"/>
              <w:rPr>
                <w:lang w:val="en-US"/>
              </w:rPr>
            </w:pPr>
          </w:p>
        </w:tc>
        <w:tc>
          <w:tcPr>
            <w:tcW w:w="5031" w:type="dxa"/>
            <w:tcMar>
              <w:top w:w="15" w:type="dxa"/>
              <w:left w:w="108" w:type="dxa"/>
              <w:bottom w:w="15" w:type="dxa"/>
              <w:right w:w="108" w:type="dxa"/>
            </w:tcMar>
          </w:tcPr>
          <w:p w14:paraId="7169B0EA" w14:textId="1527D3EC" w:rsidR="4E780CBA" w:rsidRDefault="4E780CBA" w:rsidP="128E76A7">
            <w:pPr>
              <w:pStyle w:val="ListParagraph"/>
              <w:rPr>
                <w:lang w:val="en-US"/>
              </w:rPr>
            </w:pPr>
            <w:r w:rsidRPr="128E76A7">
              <w:rPr>
                <w:lang w:val="en-US"/>
              </w:rPr>
              <w:t>Populate Basis for Admission</w:t>
            </w:r>
          </w:p>
        </w:tc>
        <w:tc>
          <w:tcPr>
            <w:tcW w:w="1290" w:type="dxa"/>
          </w:tcPr>
          <w:p w14:paraId="05F6DDC8" w14:textId="0DE0F14E" w:rsidR="128E76A7" w:rsidRDefault="128E76A7" w:rsidP="128E76A7">
            <w:pPr>
              <w:spacing w:line="259" w:lineRule="auto"/>
              <w:rPr>
                <w:lang w:val="en-US"/>
              </w:rPr>
            </w:pPr>
          </w:p>
        </w:tc>
        <w:tc>
          <w:tcPr>
            <w:tcW w:w="1288" w:type="dxa"/>
          </w:tcPr>
          <w:p w14:paraId="4C0E1133" w14:textId="792527E1" w:rsidR="4E780CBA" w:rsidRDefault="4E780CBA" w:rsidP="128E76A7">
            <w:pPr>
              <w:spacing w:line="259" w:lineRule="auto"/>
              <w:rPr>
                <w:lang w:val="en-US"/>
              </w:rPr>
            </w:pPr>
            <w:r w:rsidRPr="547397E5">
              <w:rPr>
                <w:lang w:val="en-US"/>
              </w:rPr>
              <w:t>RS-306-01</w:t>
            </w:r>
            <w:r w:rsidR="2207C113" w:rsidRPr="547397E5">
              <w:rPr>
                <w:lang w:val="en-US"/>
              </w:rPr>
              <w:t>6</w:t>
            </w:r>
          </w:p>
        </w:tc>
        <w:tc>
          <w:tcPr>
            <w:tcW w:w="1676" w:type="dxa"/>
          </w:tcPr>
          <w:p w14:paraId="15BE2BD6" w14:textId="453D46DD" w:rsidR="128E76A7" w:rsidRDefault="128E76A7" w:rsidP="128E76A7">
            <w:pPr>
              <w:spacing w:line="259" w:lineRule="auto"/>
              <w:rPr>
                <w:lang w:val="en-US"/>
              </w:rPr>
            </w:pPr>
          </w:p>
        </w:tc>
        <w:tc>
          <w:tcPr>
            <w:tcW w:w="1676" w:type="dxa"/>
          </w:tcPr>
          <w:p w14:paraId="1975F99D" w14:textId="04375720" w:rsidR="128E76A7" w:rsidRDefault="128E76A7" w:rsidP="128E76A7">
            <w:pPr>
              <w:spacing w:line="259" w:lineRule="auto"/>
              <w:rPr>
                <w:lang w:val="en-US"/>
              </w:rPr>
            </w:pPr>
          </w:p>
        </w:tc>
        <w:tc>
          <w:tcPr>
            <w:tcW w:w="1676" w:type="dxa"/>
          </w:tcPr>
          <w:p w14:paraId="20F7A0C5" w14:textId="327111A9" w:rsidR="128E76A7" w:rsidRDefault="128E76A7" w:rsidP="128E76A7">
            <w:pPr>
              <w:spacing w:line="259" w:lineRule="auto"/>
              <w:rPr>
                <w:rFonts w:eastAsia="Calibri"/>
                <w:lang w:val="en-US"/>
              </w:rPr>
            </w:pPr>
          </w:p>
        </w:tc>
        <w:tc>
          <w:tcPr>
            <w:tcW w:w="2453" w:type="dxa"/>
          </w:tcPr>
          <w:p w14:paraId="3D335831" w14:textId="4EB26FC9" w:rsidR="128E76A7" w:rsidRDefault="128E76A7" w:rsidP="128E76A7">
            <w:pPr>
              <w:pStyle w:val="ListParagraph"/>
              <w:rPr>
                <w:lang w:val="en-US"/>
              </w:rPr>
            </w:pPr>
          </w:p>
        </w:tc>
      </w:tr>
    </w:tbl>
    <w:p w14:paraId="38C51B78" w14:textId="77777777" w:rsidR="00D10C03" w:rsidRPr="00D10C03" w:rsidRDefault="00D10C03" w:rsidP="00D10C03"/>
    <w:p w14:paraId="3734EFBE" w14:textId="77777777" w:rsidR="00D10C03" w:rsidRPr="00D10C03" w:rsidRDefault="00D10C03" w:rsidP="00D10C03"/>
    <w:p w14:paraId="4F82BA05" w14:textId="57A38C5D" w:rsidR="00801651" w:rsidRDefault="00F50BE1" w:rsidP="07B40855">
      <w:pPr>
        <w:pStyle w:val="Heading2"/>
        <w:numPr>
          <w:ilvl w:val="0"/>
          <w:numId w:val="0"/>
        </w:numPr>
      </w:pPr>
      <w:r>
        <w:t xml:space="preserve"> </w:t>
      </w:r>
      <w:r w:rsidR="00801651">
        <w:t>Query Lists</w:t>
      </w:r>
    </w:p>
    <w:p w14:paraId="0307F30D" w14:textId="66CE402A" w:rsidR="00CC4006" w:rsidRDefault="00CC4006" w:rsidP="00CC4006">
      <w:r w:rsidRPr="4D9EB2FF">
        <w:rPr>
          <w:rFonts w:eastAsia="Arial"/>
        </w:rPr>
        <w:t xml:space="preserve">The table documents any </w:t>
      </w:r>
      <w:r>
        <w:rPr>
          <w:rFonts w:eastAsia="Arial"/>
        </w:rPr>
        <w:t>query lists</w:t>
      </w:r>
      <w:r w:rsidRPr="4D9EB2FF">
        <w:rPr>
          <w:rFonts w:eastAsia="Arial"/>
        </w:rPr>
        <w:t xml:space="preserve"> </w:t>
      </w:r>
      <w:r>
        <w:rPr>
          <w:rFonts w:eastAsia="Arial"/>
        </w:rPr>
        <w:t>related to the workflows above.</w:t>
      </w:r>
    </w:p>
    <w:p w14:paraId="384CA1E1" w14:textId="77777777" w:rsidR="00CC4006" w:rsidRPr="00CC4006" w:rsidRDefault="00CC4006" w:rsidP="00CC4006"/>
    <w:tbl>
      <w:tblPr>
        <w:tblStyle w:val="TableGridLight"/>
        <w:tblW w:w="5000" w:type="pct"/>
        <w:tblLayout w:type="fixed"/>
        <w:tblCellMar>
          <w:top w:w="58" w:type="dxa"/>
          <w:left w:w="115" w:type="dxa"/>
          <w:bottom w:w="58" w:type="dxa"/>
          <w:right w:w="115" w:type="dxa"/>
        </w:tblCellMar>
        <w:tblLook w:val="04A0" w:firstRow="1" w:lastRow="0" w:firstColumn="1" w:lastColumn="0" w:noHBand="0" w:noVBand="1"/>
      </w:tblPr>
      <w:tblGrid>
        <w:gridCol w:w="1043"/>
        <w:gridCol w:w="2638"/>
        <w:gridCol w:w="10179"/>
        <w:gridCol w:w="3410"/>
      </w:tblGrid>
      <w:tr w:rsidR="00801651" w:rsidRPr="00583BC8" w14:paraId="184941BA" w14:textId="77777777" w:rsidTr="23B08687">
        <w:trPr>
          <w:trHeight w:val="288"/>
          <w:tblHeader/>
        </w:trPr>
        <w:tc>
          <w:tcPr>
            <w:tcW w:w="1043" w:type="dxa"/>
            <w:shd w:val="clear" w:color="auto" w:fill="008000"/>
            <w:tcMar>
              <w:top w:w="15" w:type="dxa"/>
              <w:left w:w="108" w:type="dxa"/>
              <w:bottom w:w="15" w:type="dxa"/>
              <w:right w:w="108" w:type="dxa"/>
            </w:tcMar>
            <w:hideMark/>
          </w:tcPr>
          <w:p w14:paraId="1415517C" w14:textId="77777777" w:rsidR="00801651" w:rsidRPr="008267DD" w:rsidRDefault="00801651" w:rsidP="00A05023">
            <w:pPr>
              <w:pStyle w:val="ListParagraph"/>
              <w:ind w:left="0"/>
              <w:rPr>
                <w:b/>
                <w:bCs/>
                <w:color w:val="FFFFFF" w:themeColor="background1"/>
                <w:lang w:val="en-US"/>
              </w:rPr>
            </w:pPr>
            <w:r w:rsidRPr="53A49A16">
              <w:rPr>
                <w:b/>
                <w:bCs/>
                <w:color w:val="FFFFFF" w:themeColor="background1"/>
                <w:lang w:val="en-US"/>
              </w:rPr>
              <w:t>ID</w:t>
            </w:r>
          </w:p>
        </w:tc>
        <w:tc>
          <w:tcPr>
            <w:tcW w:w="2638" w:type="dxa"/>
            <w:shd w:val="clear" w:color="auto" w:fill="008000"/>
            <w:tcMar>
              <w:top w:w="15" w:type="dxa"/>
              <w:left w:w="108" w:type="dxa"/>
              <w:bottom w:w="15" w:type="dxa"/>
              <w:right w:w="108" w:type="dxa"/>
            </w:tcMar>
            <w:hideMark/>
          </w:tcPr>
          <w:p w14:paraId="10E3AD95" w14:textId="15E2227E" w:rsidR="00801651" w:rsidRPr="008267DD" w:rsidRDefault="00801651" w:rsidP="00A05023">
            <w:pPr>
              <w:pStyle w:val="ListParagraph"/>
              <w:ind w:left="0"/>
              <w:rPr>
                <w:b/>
                <w:bCs/>
                <w:color w:val="FFFFFF" w:themeColor="background1"/>
                <w:lang w:val="en-US"/>
              </w:rPr>
            </w:pPr>
            <w:r>
              <w:rPr>
                <w:b/>
                <w:bCs/>
                <w:color w:val="FFFFFF" w:themeColor="background1"/>
                <w:lang w:val="en-US"/>
              </w:rPr>
              <w:t>Query List</w:t>
            </w:r>
          </w:p>
        </w:tc>
        <w:tc>
          <w:tcPr>
            <w:tcW w:w="10179" w:type="dxa"/>
            <w:shd w:val="clear" w:color="auto" w:fill="008000"/>
            <w:tcMar>
              <w:top w:w="15" w:type="dxa"/>
              <w:left w:w="108" w:type="dxa"/>
              <w:bottom w:w="15" w:type="dxa"/>
              <w:right w:w="108" w:type="dxa"/>
            </w:tcMar>
            <w:hideMark/>
          </w:tcPr>
          <w:p w14:paraId="0986F510" w14:textId="77777777" w:rsidR="00801651" w:rsidRPr="008267DD" w:rsidRDefault="00801651" w:rsidP="00A05023">
            <w:pPr>
              <w:pStyle w:val="ListParagraph"/>
              <w:ind w:left="0"/>
              <w:rPr>
                <w:b/>
                <w:bCs/>
                <w:color w:val="FFFFFF" w:themeColor="background1"/>
                <w:lang w:val="en-US"/>
              </w:rPr>
            </w:pPr>
            <w:r>
              <w:rPr>
                <w:b/>
                <w:bCs/>
                <w:color w:val="FFFFFF" w:themeColor="background1"/>
                <w:lang w:val="en-US"/>
              </w:rPr>
              <w:t>Description</w:t>
            </w:r>
          </w:p>
        </w:tc>
        <w:tc>
          <w:tcPr>
            <w:tcW w:w="3410" w:type="dxa"/>
            <w:shd w:val="clear" w:color="auto" w:fill="008000"/>
          </w:tcPr>
          <w:p w14:paraId="197428AD" w14:textId="77777777" w:rsidR="00801651" w:rsidRPr="008267DD" w:rsidRDefault="00801651" w:rsidP="00A05023">
            <w:pPr>
              <w:pStyle w:val="ListParagraph"/>
              <w:ind w:left="0"/>
              <w:rPr>
                <w:b/>
                <w:bCs/>
                <w:color w:val="FFFFFF" w:themeColor="background1"/>
                <w:lang w:val="en-US"/>
              </w:rPr>
            </w:pPr>
            <w:r>
              <w:rPr>
                <w:b/>
                <w:bCs/>
                <w:color w:val="FFFFFF" w:themeColor="background1"/>
                <w:lang w:val="en-US"/>
              </w:rPr>
              <w:t>Comments</w:t>
            </w:r>
          </w:p>
        </w:tc>
      </w:tr>
      <w:tr w:rsidR="00801651" w:rsidRPr="00583BC8" w14:paraId="6D87D746" w14:textId="77777777" w:rsidTr="23B08687">
        <w:trPr>
          <w:trHeight w:val="288"/>
        </w:trPr>
        <w:tc>
          <w:tcPr>
            <w:tcW w:w="1043" w:type="dxa"/>
            <w:tcMar>
              <w:top w:w="15" w:type="dxa"/>
              <w:left w:w="108" w:type="dxa"/>
              <w:bottom w:w="15" w:type="dxa"/>
              <w:right w:w="108" w:type="dxa"/>
            </w:tcMar>
          </w:tcPr>
          <w:p w14:paraId="07DF01C6" w14:textId="07A9A3E4" w:rsidR="0D1DAE49" w:rsidRDefault="0D1DAE49" w:rsidP="0D1DAE49">
            <w:pPr>
              <w:rPr>
                <w:rFonts w:eastAsia="Arial"/>
                <w:color w:val="000000" w:themeColor="text1"/>
              </w:rPr>
            </w:pPr>
            <w:r w:rsidRPr="0D1DAE49">
              <w:rPr>
                <w:rFonts w:eastAsia="Arial"/>
                <w:color w:val="000000" w:themeColor="text1"/>
                <w:lang w:val="en-US"/>
              </w:rPr>
              <w:t>QL-30</w:t>
            </w:r>
            <w:r w:rsidR="5A8C5433" w:rsidRPr="0D1DAE49">
              <w:rPr>
                <w:rFonts w:eastAsia="Arial"/>
                <w:color w:val="000000" w:themeColor="text1"/>
                <w:lang w:val="en-US"/>
              </w:rPr>
              <w:t>6</w:t>
            </w:r>
            <w:r w:rsidRPr="0D1DAE49">
              <w:rPr>
                <w:rFonts w:eastAsia="Arial"/>
                <w:color w:val="000000" w:themeColor="text1"/>
                <w:lang w:val="en-US"/>
              </w:rPr>
              <w:t>-0</w:t>
            </w:r>
            <w:r w:rsidR="5A8C5433" w:rsidRPr="0D1DAE49">
              <w:rPr>
                <w:rFonts w:eastAsia="Arial"/>
                <w:color w:val="000000" w:themeColor="text1"/>
                <w:lang w:val="en-US"/>
              </w:rPr>
              <w:t>1</w:t>
            </w:r>
          </w:p>
        </w:tc>
        <w:tc>
          <w:tcPr>
            <w:tcW w:w="2638" w:type="dxa"/>
            <w:tcMar>
              <w:top w:w="15" w:type="dxa"/>
              <w:left w:w="108" w:type="dxa"/>
              <w:bottom w:w="15" w:type="dxa"/>
              <w:right w:w="108" w:type="dxa"/>
            </w:tcMar>
          </w:tcPr>
          <w:p w14:paraId="1C3AB3C7" w14:textId="5672DD4E" w:rsidR="0D1DAE49" w:rsidRDefault="0D1DAE49" w:rsidP="0D1DAE49">
            <w:pPr>
              <w:rPr>
                <w:rFonts w:eastAsia="Arial"/>
                <w:color w:val="000000" w:themeColor="text1"/>
              </w:rPr>
            </w:pPr>
            <w:r w:rsidRPr="0D1DAE49">
              <w:rPr>
                <w:rFonts w:eastAsia="Arial"/>
                <w:color w:val="000000" w:themeColor="text1"/>
                <w:lang w:val="en-US"/>
              </w:rPr>
              <w:t>Application on Hold</w:t>
            </w:r>
          </w:p>
        </w:tc>
        <w:tc>
          <w:tcPr>
            <w:tcW w:w="10179" w:type="dxa"/>
            <w:tcMar>
              <w:top w:w="15" w:type="dxa"/>
              <w:left w:w="108" w:type="dxa"/>
              <w:bottom w:w="15" w:type="dxa"/>
              <w:right w:w="108" w:type="dxa"/>
            </w:tcMar>
          </w:tcPr>
          <w:p w14:paraId="6AA8AAE1" w14:textId="1DABC427" w:rsidR="693EB102" w:rsidRDefault="693EB102" w:rsidP="12B1D81D">
            <w:pPr>
              <w:rPr>
                <w:rFonts w:eastAsia="Arial"/>
                <w:b/>
                <w:bCs/>
                <w:color w:val="000000" w:themeColor="text1"/>
                <w:lang w:val="en-US"/>
              </w:rPr>
            </w:pPr>
            <w:r w:rsidRPr="12B1D81D">
              <w:rPr>
                <w:rFonts w:eastAsia="Arial"/>
                <w:b/>
                <w:bCs/>
                <w:color w:val="000000" w:themeColor="text1"/>
                <w:lang w:val="en-US"/>
              </w:rPr>
              <w:t xml:space="preserve">Purpose: </w:t>
            </w:r>
            <w:r w:rsidRPr="12B1D81D">
              <w:rPr>
                <w:rFonts w:eastAsia="Arial"/>
                <w:color w:val="000000" w:themeColor="text1"/>
                <w:lang w:val="en-US"/>
              </w:rPr>
              <w:t>to prompt the Admissions Officer to begin the Application on Hold workflow</w:t>
            </w:r>
          </w:p>
          <w:p w14:paraId="3231BECE" w14:textId="1161DCAE" w:rsidR="12B1D81D" w:rsidRDefault="12B1D81D" w:rsidP="12B1D81D">
            <w:pPr>
              <w:rPr>
                <w:rFonts w:eastAsia="Arial"/>
                <w:b/>
                <w:bCs/>
                <w:color w:val="000000" w:themeColor="text1"/>
                <w:lang w:val="en-US"/>
              </w:rPr>
            </w:pPr>
          </w:p>
          <w:p w14:paraId="7B4F62B5" w14:textId="62B6E772" w:rsidR="0D1DAE49" w:rsidRDefault="294F446D" w:rsidP="6274AC3A">
            <w:pPr>
              <w:rPr>
                <w:rFonts w:eastAsia="Arial"/>
                <w:color w:val="000000" w:themeColor="text1"/>
              </w:rPr>
            </w:pPr>
            <w:r w:rsidRPr="080CE661">
              <w:rPr>
                <w:rFonts w:eastAsia="Arial"/>
                <w:b/>
                <w:bCs/>
                <w:color w:val="000000" w:themeColor="text1"/>
                <w:lang w:val="en-US"/>
              </w:rPr>
              <w:t xml:space="preserve">Allow filtering by: </w:t>
            </w:r>
            <w:r w:rsidRPr="080CE661">
              <w:rPr>
                <w:rFonts w:eastAsia="Arial"/>
                <w:color w:val="000000" w:themeColor="text1"/>
                <w:lang w:val="en-US"/>
              </w:rPr>
              <w:t xml:space="preserve">admissions/academic period, Admissions Counselor, </w:t>
            </w:r>
            <w:r w:rsidR="54E720E8" w:rsidRPr="080CE661">
              <w:rPr>
                <w:rFonts w:eastAsia="Arial"/>
                <w:color w:val="000000" w:themeColor="text1"/>
                <w:lang w:val="en-US"/>
              </w:rPr>
              <w:t xml:space="preserve">Admissions Source </w:t>
            </w:r>
            <w:r w:rsidRPr="080CE661">
              <w:rPr>
                <w:rFonts w:eastAsia="Arial"/>
                <w:color w:val="000000" w:themeColor="text1"/>
                <w:lang w:val="en-US"/>
              </w:rPr>
              <w:t>and Admissions Program</w:t>
            </w:r>
            <w:r w:rsidR="08397439" w:rsidRPr="080CE661">
              <w:rPr>
                <w:rFonts w:eastAsia="Arial"/>
                <w:color w:val="000000" w:themeColor="text1"/>
                <w:lang w:val="en-US"/>
              </w:rPr>
              <w:t xml:space="preserve"> </w:t>
            </w:r>
            <w:commentRangeStart w:id="22"/>
            <w:r w:rsidR="08397439" w:rsidRPr="080CE661">
              <w:rPr>
                <w:rFonts w:eastAsia="Arial"/>
                <w:color w:val="000000" w:themeColor="text1"/>
                <w:lang w:val="en-US"/>
              </w:rPr>
              <w:t xml:space="preserve">Offering </w:t>
            </w:r>
            <w:commentRangeEnd w:id="22"/>
            <w:r w:rsidR="100DC8D2" w:rsidRPr="080CE661">
              <w:rPr>
                <w:rStyle w:val="CommentReference"/>
                <w:rFonts w:eastAsia="Arial"/>
                <w:color w:val="000000" w:themeColor="text1"/>
                <w:sz w:val="22"/>
                <w:szCs w:val="22"/>
                <w:lang w:val="en-US"/>
              </w:rPr>
              <w:commentReference w:id="22"/>
            </w:r>
            <w:r w:rsidR="08397439" w:rsidRPr="080CE661">
              <w:rPr>
                <w:rFonts w:eastAsia="Arial"/>
                <w:color w:val="000000" w:themeColor="text1"/>
                <w:lang w:val="en-US"/>
              </w:rPr>
              <w:t>Item</w:t>
            </w:r>
          </w:p>
          <w:p w14:paraId="34157D90" w14:textId="377F05FC" w:rsidR="0D1DAE49" w:rsidRDefault="100DC8D2" w:rsidP="0D1DAE49">
            <w:pPr>
              <w:rPr>
                <w:rFonts w:eastAsia="Arial"/>
                <w:color w:val="000000" w:themeColor="text1"/>
              </w:rPr>
            </w:pPr>
            <w:r w:rsidRPr="12B1D81D">
              <w:rPr>
                <w:rFonts w:eastAsia="Arial"/>
                <w:b/>
                <w:bCs/>
                <w:color w:val="000000" w:themeColor="text1"/>
                <w:lang w:val="en-US"/>
              </w:rPr>
              <w:t>List:</w:t>
            </w:r>
            <w:r w:rsidRPr="12B1D81D">
              <w:rPr>
                <w:rFonts w:eastAsia="Arial"/>
                <w:color w:val="000000" w:themeColor="text1"/>
                <w:lang w:val="en-US"/>
              </w:rPr>
              <w:t xml:space="preserve"> all Admissions Records in stage “Application on Hold”</w:t>
            </w:r>
          </w:p>
          <w:p w14:paraId="0F646B60" w14:textId="74304C5A" w:rsidR="54A181B1" w:rsidRDefault="6240C955" w:rsidP="6274AC3A">
            <w:pPr>
              <w:rPr>
                <w:rFonts w:eastAsia="Arial"/>
                <w:color w:val="000000" w:themeColor="text1"/>
                <w:lang w:val="en-US"/>
              </w:rPr>
            </w:pPr>
            <w:r w:rsidRPr="6459EC14">
              <w:rPr>
                <w:rFonts w:eastAsia="Arial"/>
                <w:b/>
                <w:bCs/>
                <w:color w:val="000000" w:themeColor="text1"/>
                <w:lang w:val="en-US"/>
              </w:rPr>
              <w:t xml:space="preserve">Fields: </w:t>
            </w:r>
            <w:r w:rsidRPr="6459EC14">
              <w:rPr>
                <w:rFonts w:eastAsia="Arial"/>
                <w:color w:val="000000" w:themeColor="text1"/>
                <w:lang w:val="en-US"/>
              </w:rPr>
              <w:t>Generated Contact ID, Person Display Name, Admissions Stage, Admissions Program</w:t>
            </w:r>
            <w:r w:rsidR="76C92321" w:rsidRPr="6459EC14">
              <w:rPr>
                <w:rFonts w:eastAsia="Arial"/>
                <w:color w:val="000000" w:themeColor="text1"/>
                <w:lang w:val="en-US"/>
              </w:rPr>
              <w:t xml:space="preserve"> Offering Item</w:t>
            </w:r>
            <w:r w:rsidRPr="6459EC14">
              <w:rPr>
                <w:rFonts w:eastAsia="Arial"/>
                <w:color w:val="000000" w:themeColor="text1"/>
                <w:lang w:val="en-US"/>
              </w:rPr>
              <w:t>, Admissions Period, Academic Period, Admissions Source, Admissions Counselor, Hold Type, Hold Status, Date Updated</w:t>
            </w:r>
          </w:p>
          <w:p w14:paraId="618B2610" w14:textId="5675499E" w:rsidR="54A181B1" w:rsidRDefault="54A181B1" w:rsidP="6274AC3A">
            <w:pPr>
              <w:rPr>
                <w:rFonts w:eastAsia="Arial"/>
                <w:color w:val="000000" w:themeColor="text1"/>
                <w:lang w:val="en-US"/>
              </w:rPr>
            </w:pPr>
          </w:p>
        </w:tc>
        <w:tc>
          <w:tcPr>
            <w:tcW w:w="3410" w:type="dxa"/>
          </w:tcPr>
          <w:p w14:paraId="2C4C24AC" w14:textId="68A40970" w:rsidR="0D1DAE49" w:rsidRDefault="100DC8D2" w:rsidP="6274AC3A">
            <w:pPr>
              <w:rPr>
                <w:rFonts w:eastAsia="Arial"/>
                <w:color w:val="000000" w:themeColor="text1"/>
              </w:rPr>
            </w:pPr>
            <w:r w:rsidRPr="6274AC3A">
              <w:rPr>
                <w:rFonts w:eastAsia="Arial"/>
                <w:color w:val="000000" w:themeColor="text1"/>
                <w:lang w:val="en-US"/>
              </w:rPr>
              <w:t xml:space="preserve">“Application on Hold” will be assigned by the system when a </w:t>
            </w:r>
            <w:r w:rsidR="42148983" w:rsidRPr="6274AC3A">
              <w:rPr>
                <w:rFonts w:eastAsia="Arial"/>
                <w:color w:val="000000" w:themeColor="text1"/>
                <w:lang w:val="en-US"/>
              </w:rPr>
              <w:t>hold (</w:t>
            </w:r>
            <w:r w:rsidRPr="6274AC3A">
              <w:rPr>
                <w:rFonts w:eastAsia="Arial"/>
                <w:color w:val="000000" w:themeColor="text1"/>
                <w:lang w:val="en-US"/>
              </w:rPr>
              <w:t>encumbrance</w:t>
            </w:r>
            <w:r w:rsidR="3F57EFE7" w:rsidRPr="6274AC3A">
              <w:rPr>
                <w:rFonts w:eastAsia="Arial"/>
                <w:color w:val="000000" w:themeColor="text1"/>
                <w:lang w:val="en-US"/>
              </w:rPr>
              <w:t>)</w:t>
            </w:r>
            <w:r w:rsidRPr="6274AC3A">
              <w:rPr>
                <w:rFonts w:eastAsia="Arial"/>
                <w:color w:val="000000" w:themeColor="text1"/>
                <w:lang w:val="en-US"/>
              </w:rPr>
              <w:t xml:space="preserve"> exists on the student account</w:t>
            </w:r>
            <w:r w:rsidR="2C1AABAB" w:rsidRPr="6274AC3A">
              <w:rPr>
                <w:rFonts w:eastAsia="Arial"/>
                <w:color w:val="000000" w:themeColor="text1"/>
                <w:lang w:val="en-US"/>
              </w:rPr>
              <w:t>, preventing processing of the Admissions Record until the hold is removed</w:t>
            </w:r>
          </w:p>
        </w:tc>
      </w:tr>
      <w:tr w:rsidR="00801651" w:rsidRPr="00583BC8" w14:paraId="0A97A12F" w14:textId="77777777" w:rsidTr="23B08687">
        <w:trPr>
          <w:trHeight w:val="288"/>
        </w:trPr>
        <w:tc>
          <w:tcPr>
            <w:tcW w:w="1043" w:type="dxa"/>
            <w:tcMar>
              <w:top w:w="15" w:type="dxa"/>
              <w:left w:w="108" w:type="dxa"/>
              <w:bottom w:w="15" w:type="dxa"/>
              <w:right w:w="108" w:type="dxa"/>
            </w:tcMar>
          </w:tcPr>
          <w:p w14:paraId="0F5A9C75" w14:textId="3070CC1C" w:rsidR="00801651" w:rsidRPr="00583BC8" w:rsidRDefault="567163C0" w:rsidP="0D1DAE49">
            <w:pPr>
              <w:rPr>
                <w:rFonts w:eastAsia="Arial"/>
                <w:color w:val="000000" w:themeColor="text1"/>
                <w:lang w:val="en-US"/>
              </w:rPr>
            </w:pPr>
            <w:r w:rsidRPr="0D1DAE49">
              <w:rPr>
                <w:rFonts w:eastAsia="Arial"/>
                <w:color w:val="000000" w:themeColor="text1"/>
                <w:lang w:val="en-US"/>
              </w:rPr>
              <w:t>QL-306-02</w:t>
            </w:r>
          </w:p>
        </w:tc>
        <w:tc>
          <w:tcPr>
            <w:tcW w:w="2638" w:type="dxa"/>
            <w:tcMar>
              <w:top w:w="15" w:type="dxa"/>
              <w:left w:w="108" w:type="dxa"/>
              <w:bottom w:w="15" w:type="dxa"/>
              <w:right w:w="108" w:type="dxa"/>
            </w:tcMar>
          </w:tcPr>
          <w:p w14:paraId="2230EA14" w14:textId="63D62D76" w:rsidR="00801651" w:rsidRPr="00583BC8" w:rsidRDefault="5A829546" w:rsidP="6274AC3A">
            <w:pPr>
              <w:pStyle w:val="ListParagraph"/>
              <w:spacing w:line="259" w:lineRule="auto"/>
              <w:ind w:left="0"/>
              <w:rPr>
                <w:lang w:val="en-US"/>
              </w:rPr>
            </w:pPr>
            <w:r w:rsidRPr="38CC750E">
              <w:rPr>
                <w:lang w:val="en-US"/>
              </w:rPr>
              <w:t xml:space="preserve">Advanced </w:t>
            </w:r>
            <w:commentRangeStart w:id="24"/>
            <w:commentRangeStart w:id="25"/>
            <w:r w:rsidRPr="38CC750E">
              <w:rPr>
                <w:lang w:val="en-US"/>
              </w:rPr>
              <w:t>Standing</w:t>
            </w:r>
            <w:r w:rsidR="60A3C7DA" w:rsidRPr="38CC750E">
              <w:rPr>
                <w:lang w:val="en-US"/>
              </w:rPr>
              <w:t xml:space="preserve"> </w:t>
            </w:r>
            <w:r w:rsidR="6825CACB" w:rsidRPr="00A6588D">
              <w:rPr>
                <w:highlight w:val="cyan"/>
                <w:lang w:val="en-US"/>
              </w:rPr>
              <w:t>Student</w:t>
            </w:r>
            <w:commentRangeEnd w:id="24"/>
            <w:r w:rsidRPr="00583BC8">
              <w:rPr>
                <w:rStyle w:val="CommentReference"/>
                <w:sz w:val="22"/>
                <w:szCs w:val="22"/>
                <w:lang w:val="en-US"/>
              </w:rPr>
              <w:commentReference w:id="24"/>
            </w:r>
            <w:commentRangeEnd w:id="25"/>
            <w:r w:rsidRPr="00583BC8">
              <w:rPr>
                <w:rStyle w:val="CommentReference"/>
                <w:sz w:val="22"/>
                <w:szCs w:val="22"/>
                <w:lang w:val="en-US"/>
              </w:rPr>
              <w:commentReference w:id="25"/>
            </w:r>
          </w:p>
        </w:tc>
        <w:tc>
          <w:tcPr>
            <w:tcW w:w="10179" w:type="dxa"/>
            <w:tcMar>
              <w:top w:w="15" w:type="dxa"/>
              <w:left w:w="108" w:type="dxa"/>
              <w:bottom w:w="15" w:type="dxa"/>
              <w:right w:w="108" w:type="dxa"/>
            </w:tcMar>
          </w:tcPr>
          <w:p w14:paraId="35F5485C" w14:textId="4EDA4B9A" w:rsidR="6CE7E16B" w:rsidRDefault="6CE7E16B" w:rsidP="12B1D81D">
            <w:pPr>
              <w:rPr>
                <w:rFonts w:eastAsia="Arial"/>
                <w:b/>
                <w:bCs/>
                <w:color w:val="000000" w:themeColor="text1"/>
                <w:lang w:val="en-US"/>
              </w:rPr>
            </w:pPr>
            <w:r w:rsidRPr="12B1D81D">
              <w:rPr>
                <w:rFonts w:eastAsia="Arial"/>
                <w:b/>
                <w:bCs/>
                <w:color w:val="000000" w:themeColor="text1"/>
                <w:lang w:val="en-US"/>
              </w:rPr>
              <w:t xml:space="preserve">Purpose: </w:t>
            </w:r>
            <w:r w:rsidR="007A0C32">
              <w:rPr>
                <w:rFonts w:eastAsia="Arial"/>
                <w:color w:val="000000" w:themeColor="text1"/>
                <w:lang w:val="en-US"/>
              </w:rPr>
              <w:t>captures records that have entry level above the one listed on the APOI</w:t>
            </w:r>
          </w:p>
          <w:p w14:paraId="4DD59C22" w14:textId="32519748" w:rsidR="12B1D81D" w:rsidRDefault="12B1D81D" w:rsidP="12B1D81D">
            <w:pPr>
              <w:rPr>
                <w:rFonts w:eastAsia="Arial"/>
                <w:b/>
                <w:bCs/>
                <w:color w:val="000000" w:themeColor="text1"/>
                <w:lang w:val="en-US"/>
              </w:rPr>
            </w:pPr>
          </w:p>
          <w:p w14:paraId="2F43646E" w14:textId="35B7BE3C" w:rsidR="0D1DAE49" w:rsidRDefault="62499036" w:rsidP="6274AC3A">
            <w:pPr>
              <w:rPr>
                <w:rFonts w:eastAsia="Arial"/>
                <w:color w:val="000000" w:themeColor="text1"/>
              </w:rPr>
            </w:pPr>
            <w:r w:rsidRPr="6459EC14">
              <w:rPr>
                <w:rFonts w:eastAsia="Arial"/>
                <w:b/>
                <w:bCs/>
                <w:color w:val="000000" w:themeColor="text1"/>
                <w:lang w:val="en-US"/>
              </w:rPr>
              <w:t>Allow filtering by:</w:t>
            </w:r>
            <w:r w:rsidRPr="6459EC14">
              <w:rPr>
                <w:rFonts w:eastAsia="Arial"/>
                <w:color w:val="000000" w:themeColor="text1"/>
                <w:lang w:val="en-US"/>
              </w:rPr>
              <w:t xml:space="preserve"> admissions/academic period, Admissions Counselor, </w:t>
            </w:r>
            <w:r w:rsidR="702B06F3" w:rsidRPr="6459EC14">
              <w:rPr>
                <w:rFonts w:eastAsia="Arial"/>
                <w:color w:val="000000" w:themeColor="text1"/>
                <w:lang w:val="en-US"/>
              </w:rPr>
              <w:t xml:space="preserve">Admissions Source </w:t>
            </w:r>
            <w:r w:rsidRPr="6459EC14">
              <w:rPr>
                <w:rFonts w:eastAsia="Arial"/>
                <w:color w:val="000000" w:themeColor="text1"/>
                <w:lang w:val="en-US"/>
              </w:rPr>
              <w:t>and Admissions Program</w:t>
            </w:r>
            <w:r w:rsidR="3948D335" w:rsidRPr="6459EC14">
              <w:rPr>
                <w:rFonts w:eastAsia="Arial"/>
                <w:color w:val="000000" w:themeColor="text1"/>
                <w:lang w:val="en-US"/>
              </w:rPr>
              <w:t xml:space="preserve"> Offering Item</w:t>
            </w:r>
          </w:p>
          <w:p w14:paraId="1EEFA808" w14:textId="77777777" w:rsidR="007A0C32" w:rsidRDefault="100DC8D2" w:rsidP="6274AC3A">
            <w:pPr>
              <w:rPr>
                <w:rFonts w:eastAsia="Arial"/>
                <w:b/>
                <w:bCs/>
                <w:color w:val="000000" w:themeColor="text1"/>
                <w:lang w:val="en-US"/>
              </w:rPr>
            </w:pPr>
            <w:r w:rsidRPr="12B1D81D">
              <w:rPr>
                <w:rFonts w:eastAsia="Arial"/>
                <w:b/>
                <w:bCs/>
                <w:color w:val="000000" w:themeColor="text1"/>
                <w:lang w:val="en-US"/>
              </w:rPr>
              <w:t>List:</w:t>
            </w:r>
            <w:r w:rsidRPr="12B1D81D">
              <w:rPr>
                <w:rFonts w:eastAsia="Arial"/>
                <w:color w:val="000000" w:themeColor="text1"/>
                <w:lang w:val="en-US"/>
              </w:rPr>
              <w:t xml:space="preserve"> all Admissions Records</w:t>
            </w:r>
            <w:r w:rsidR="007A0C32" w:rsidRPr="6274AC3A">
              <w:rPr>
                <w:rFonts w:eastAsia="Arial"/>
                <w:color w:val="000000" w:themeColor="text1"/>
                <w:lang w:val="en-US"/>
              </w:rPr>
              <w:t xml:space="preserve"> </w:t>
            </w:r>
            <w:r w:rsidR="007A0C32">
              <w:rPr>
                <w:rFonts w:eastAsia="Arial"/>
                <w:color w:val="000000" w:themeColor="text1"/>
                <w:lang w:val="en-US"/>
              </w:rPr>
              <w:t xml:space="preserve">with </w:t>
            </w:r>
            <w:r w:rsidR="007A0C32" w:rsidRPr="6274AC3A">
              <w:rPr>
                <w:rFonts w:eastAsia="Arial"/>
                <w:color w:val="000000" w:themeColor="text1"/>
                <w:lang w:val="en-US"/>
              </w:rPr>
              <w:t>entry level higher on Academic Record than the APOI</w:t>
            </w:r>
            <w:r w:rsidR="007A0C32" w:rsidRPr="6459EC14">
              <w:rPr>
                <w:rFonts w:eastAsia="Arial"/>
                <w:b/>
                <w:bCs/>
                <w:color w:val="000000" w:themeColor="text1"/>
                <w:lang w:val="en-US"/>
              </w:rPr>
              <w:t xml:space="preserve"> </w:t>
            </w:r>
          </w:p>
          <w:p w14:paraId="0B68CC83" w14:textId="6AB438B0" w:rsidR="0D1DAE49" w:rsidRDefault="3BEE234E" w:rsidP="6274AC3A">
            <w:pPr>
              <w:rPr>
                <w:rFonts w:eastAsia="Arial"/>
                <w:color w:val="000000" w:themeColor="text1"/>
                <w:lang w:val="en-US"/>
              </w:rPr>
            </w:pPr>
            <w:r w:rsidRPr="6459EC14">
              <w:rPr>
                <w:rFonts w:eastAsia="Arial"/>
                <w:b/>
                <w:bCs/>
                <w:color w:val="000000" w:themeColor="text1"/>
                <w:lang w:val="en-US"/>
              </w:rPr>
              <w:t>Fields:</w:t>
            </w:r>
            <w:r w:rsidRPr="6459EC14">
              <w:rPr>
                <w:rFonts w:eastAsia="Arial"/>
                <w:color w:val="000000" w:themeColor="text1"/>
                <w:lang w:val="en-US"/>
              </w:rPr>
              <w:t xml:space="preserve"> Generated Contact ID, Person Display Name, Admissions Stage, Admissions Program</w:t>
            </w:r>
            <w:r w:rsidR="2CFA2904" w:rsidRPr="6459EC14">
              <w:rPr>
                <w:rFonts w:eastAsia="Arial"/>
                <w:color w:val="000000" w:themeColor="text1"/>
                <w:lang w:val="en-US"/>
              </w:rPr>
              <w:t xml:space="preserve"> Offering Item</w:t>
            </w:r>
            <w:r w:rsidRPr="6459EC14">
              <w:rPr>
                <w:rFonts w:eastAsia="Arial"/>
                <w:color w:val="000000" w:themeColor="text1"/>
                <w:lang w:val="en-US"/>
              </w:rPr>
              <w:t xml:space="preserve">, </w:t>
            </w:r>
            <w:r w:rsidR="7F6555EB" w:rsidRPr="6459EC14">
              <w:rPr>
                <w:rFonts w:eastAsia="Arial"/>
                <w:color w:val="000000" w:themeColor="text1"/>
                <w:lang w:val="en-US"/>
              </w:rPr>
              <w:t xml:space="preserve">Admissions Period, Academic Period, </w:t>
            </w:r>
            <w:r w:rsidRPr="6459EC14">
              <w:rPr>
                <w:rFonts w:eastAsia="Arial"/>
                <w:color w:val="000000" w:themeColor="text1"/>
                <w:lang w:val="en-US"/>
              </w:rPr>
              <w:t>Admissions Source, Admissions Counselor</w:t>
            </w:r>
            <w:r w:rsidR="326F1DFA" w:rsidRPr="6459EC14">
              <w:rPr>
                <w:rFonts w:eastAsia="Arial"/>
                <w:color w:val="000000" w:themeColor="text1"/>
                <w:lang w:val="en-US"/>
              </w:rPr>
              <w:t>, Date Updated</w:t>
            </w:r>
          </w:p>
        </w:tc>
        <w:tc>
          <w:tcPr>
            <w:tcW w:w="3410" w:type="dxa"/>
          </w:tcPr>
          <w:p w14:paraId="63541996" w14:textId="77777777" w:rsidR="0D1DAE49" w:rsidRDefault="100DC8D2" w:rsidP="6274AC3A">
            <w:pPr>
              <w:rPr>
                <w:rFonts w:eastAsia="Arial"/>
                <w:color w:val="000000" w:themeColor="text1"/>
                <w:lang w:val="en-US"/>
              </w:rPr>
            </w:pPr>
            <w:r w:rsidRPr="6274AC3A">
              <w:rPr>
                <w:rFonts w:eastAsia="Arial"/>
                <w:color w:val="000000" w:themeColor="text1"/>
                <w:lang w:val="en-US"/>
              </w:rPr>
              <w:t xml:space="preserve">when </w:t>
            </w:r>
            <w:r w:rsidR="2999EE93" w:rsidRPr="6274AC3A">
              <w:rPr>
                <w:rFonts w:eastAsia="Arial"/>
                <w:color w:val="000000" w:themeColor="text1"/>
                <w:lang w:val="en-US"/>
              </w:rPr>
              <w:t>entry level is higher on Academic Record than the APOI</w:t>
            </w:r>
          </w:p>
          <w:p w14:paraId="737B8A2A" w14:textId="77777777" w:rsidR="00A6588D" w:rsidRDefault="00A6588D" w:rsidP="6274AC3A">
            <w:pPr>
              <w:rPr>
                <w:rFonts w:eastAsia="Arial"/>
                <w:color w:val="000000" w:themeColor="text1"/>
                <w:lang w:val="en-US"/>
              </w:rPr>
            </w:pPr>
          </w:p>
          <w:p w14:paraId="25D2D08B" w14:textId="1A5C58C6" w:rsidR="00A6588D" w:rsidRDefault="00A6588D" w:rsidP="6274AC3A">
            <w:pPr>
              <w:rPr>
                <w:rFonts w:eastAsia="Arial"/>
                <w:color w:val="000000" w:themeColor="text1"/>
                <w:lang w:val="en-US"/>
              </w:rPr>
            </w:pPr>
            <w:r w:rsidRPr="00A6588D">
              <w:rPr>
                <w:rFonts w:eastAsia="Arial"/>
                <w:color w:val="000000" w:themeColor="text1"/>
                <w:highlight w:val="cyan"/>
                <w:lang w:val="en-US"/>
              </w:rPr>
              <w:t>Name was duplicated in 309 spec</w:t>
            </w:r>
          </w:p>
        </w:tc>
      </w:tr>
      <w:tr w:rsidR="00801651" w:rsidRPr="00583BC8" w14:paraId="44816766" w14:textId="77777777" w:rsidTr="23B08687">
        <w:trPr>
          <w:trHeight w:val="288"/>
        </w:trPr>
        <w:tc>
          <w:tcPr>
            <w:tcW w:w="1043" w:type="dxa"/>
            <w:tcMar>
              <w:top w:w="15" w:type="dxa"/>
              <w:left w:w="108" w:type="dxa"/>
              <w:bottom w:w="15" w:type="dxa"/>
              <w:right w:w="108" w:type="dxa"/>
            </w:tcMar>
          </w:tcPr>
          <w:p w14:paraId="760F3DF2" w14:textId="00A67780" w:rsidR="00801651" w:rsidRPr="00583BC8" w:rsidRDefault="1B558F92" w:rsidP="00A05023">
            <w:pPr>
              <w:pStyle w:val="ListParagraph"/>
              <w:ind w:left="0"/>
              <w:rPr>
                <w:lang w:val="en-US"/>
              </w:rPr>
            </w:pPr>
            <w:r w:rsidRPr="6274AC3A">
              <w:rPr>
                <w:lang w:val="en-US"/>
              </w:rPr>
              <w:t>QL-306-03</w:t>
            </w:r>
          </w:p>
        </w:tc>
        <w:tc>
          <w:tcPr>
            <w:tcW w:w="2638" w:type="dxa"/>
            <w:tcMar>
              <w:top w:w="15" w:type="dxa"/>
              <w:left w:w="108" w:type="dxa"/>
              <w:bottom w:w="15" w:type="dxa"/>
              <w:right w:w="108" w:type="dxa"/>
            </w:tcMar>
          </w:tcPr>
          <w:p w14:paraId="41C85DC2" w14:textId="3E8B633C" w:rsidR="00801651" w:rsidRPr="00583BC8" w:rsidRDefault="2E36BD8E" w:rsidP="0CDFBEE9">
            <w:pPr>
              <w:pStyle w:val="ListParagraph"/>
              <w:spacing w:line="259" w:lineRule="auto"/>
              <w:ind w:left="0"/>
            </w:pPr>
            <w:r w:rsidRPr="0CDFBEE9">
              <w:rPr>
                <w:lang w:val="en-US"/>
              </w:rPr>
              <w:t>Application Materials Submitted</w:t>
            </w:r>
          </w:p>
        </w:tc>
        <w:tc>
          <w:tcPr>
            <w:tcW w:w="10179" w:type="dxa"/>
            <w:tcMar>
              <w:top w:w="15" w:type="dxa"/>
              <w:left w:w="108" w:type="dxa"/>
              <w:bottom w:w="15" w:type="dxa"/>
              <w:right w:w="108" w:type="dxa"/>
            </w:tcMar>
          </w:tcPr>
          <w:p w14:paraId="66969CF2" w14:textId="10CA7191" w:rsidR="51ADEF9C" w:rsidRDefault="51ADEF9C" w:rsidP="12B1D81D">
            <w:pPr>
              <w:rPr>
                <w:rFonts w:eastAsia="Arial"/>
                <w:b/>
                <w:bCs/>
                <w:color w:val="000000" w:themeColor="text1"/>
                <w:lang w:val="en-US"/>
              </w:rPr>
            </w:pPr>
            <w:r w:rsidRPr="12B1D81D">
              <w:rPr>
                <w:rFonts w:eastAsia="Arial"/>
                <w:b/>
                <w:bCs/>
                <w:color w:val="000000" w:themeColor="text1"/>
                <w:lang w:val="en-US"/>
              </w:rPr>
              <w:t xml:space="preserve">Purpose: </w:t>
            </w:r>
            <w:r w:rsidRPr="12B1D81D">
              <w:rPr>
                <w:rFonts w:eastAsia="Arial"/>
                <w:color w:val="000000" w:themeColor="text1"/>
                <w:lang w:val="en-US"/>
              </w:rPr>
              <w:t>to prompt the Admissions Officer to review applications with new admissions documents uploaded requiring review</w:t>
            </w:r>
          </w:p>
          <w:p w14:paraId="1E54C7A3" w14:textId="37E5B604" w:rsidR="12B1D81D" w:rsidRDefault="12B1D81D" w:rsidP="12B1D81D">
            <w:pPr>
              <w:rPr>
                <w:rFonts w:eastAsia="Arial"/>
                <w:color w:val="000000" w:themeColor="text1"/>
                <w:lang w:val="en-US"/>
              </w:rPr>
            </w:pPr>
          </w:p>
          <w:p w14:paraId="640AEB9B" w14:textId="50665112" w:rsidR="00801651" w:rsidRPr="00583BC8" w:rsidRDefault="2EC3F3F2" w:rsidP="6274AC3A">
            <w:r w:rsidRPr="6459EC14">
              <w:rPr>
                <w:rFonts w:eastAsia="Arial"/>
                <w:b/>
                <w:bCs/>
                <w:color w:val="000000" w:themeColor="text1"/>
                <w:lang w:val="en-US"/>
              </w:rPr>
              <w:t>Allow filtering by:</w:t>
            </w:r>
            <w:r w:rsidRPr="6459EC14">
              <w:rPr>
                <w:rFonts w:eastAsia="Arial"/>
                <w:color w:val="000000" w:themeColor="text1"/>
                <w:lang w:val="en-US"/>
              </w:rPr>
              <w:t xml:space="preserve"> admissions/academic period, Admissions Counselor, </w:t>
            </w:r>
            <w:r w:rsidR="4C409CE0" w:rsidRPr="6459EC14">
              <w:rPr>
                <w:rFonts w:eastAsia="Arial"/>
                <w:color w:val="000000" w:themeColor="text1"/>
                <w:lang w:val="en-US"/>
              </w:rPr>
              <w:t xml:space="preserve">Admissions Source </w:t>
            </w:r>
            <w:r w:rsidRPr="6459EC14">
              <w:rPr>
                <w:rFonts w:eastAsia="Arial"/>
                <w:color w:val="000000" w:themeColor="text1"/>
                <w:lang w:val="en-US"/>
              </w:rPr>
              <w:t>and Admissions Program</w:t>
            </w:r>
            <w:r>
              <w:t xml:space="preserve"> </w:t>
            </w:r>
            <w:r w:rsidR="0DF546EB">
              <w:t>Offering Item</w:t>
            </w:r>
          </w:p>
          <w:p w14:paraId="02637AB0" w14:textId="2B9DB6CC" w:rsidR="00801651" w:rsidRPr="00583BC8" w:rsidRDefault="066FBDFE">
            <w:pPr>
              <w:contextualSpacing/>
            </w:pPr>
            <w:r w:rsidRPr="2B144903">
              <w:rPr>
                <w:b/>
                <w:bCs/>
              </w:rPr>
              <w:t xml:space="preserve">List: </w:t>
            </w:r>
            <w:r w:rsidR="5BB701BE">
              <w:t xml:space="preserve">all </w:t>
            </w:r>
            <w:r w:rsidR="6AB429C7">
              <w:t>Admissions Records</w:t>
            </w:r>
            <w:r w:rsidR="5BB701BE">
              <w:t xml:space="preserve"> </w:t>
            </w:r>
            <w:r w:rsidR="32353AD0">
              <w:t xml:space="preserve">in </w:t>
            </w:r>
            <w:r w:rsidR="5BB701BE">
              <w:t>stage “</w:t>
            </w:r>
            <w:r w:rsidR="5BB701BE" w:rsidRPr="2B144903">
              <w:rPr>
                <w:strike/>
              </w:rPr>
              <w:t>Application Submitted”</w:t>
            </w:r>
            <w:r w:rsidR="4D9E0748">
              <w:t xml:space="preserve">, </w:t>
            </w:r>
            <w:r w:rsidR="5BB701BE">
              <w:t>and “Application Materials Submitted”</w:t>
            </w:r>
          </w:p>
          <w:p w14:paraId="24AB2E8C" w14:textId="600E4985" w:rsidR="00801651" w:rsidRPr="00583BC8" w:rsidRDefault="462FA87B" w:rsidP="0CDFBEE9">
            <w:pPr>
              <w:rPr>
                <w:rFonts w:eastAsia="Arial"/>
                <w:color w:val="000000" w:themeColor="text1"/>
                <w:lang w:val="en-US"/>
              </w:rPr>
            </w:pPr>
            <w:r w:rsidRPr="7E18F962">
              <w:rPr>
                <w:rFonts w:eastAsia="Arial"/>
                <w:b/>
                <w:bCs/>
                <w:color w:val="000000" w:themeColor="text1"/>
                <w:lang w:val="en-US"/>
              </w:rPr>
              <w:t>Fields:</w:t>
            </w:r>
            <w:r w:rsidRPr="7E18F962">
              <w:rPr>
                <w:rFonts w:eastAsia="Arial"/>
                <w:color w:val="000000" w:themeColor="text1"/>
                <w:lang w:val="en-US"/>
              </w:rPr>
              <w:t xml:space="preserve"> Generated Contact ID, Person Display Name, Admissions Stage, Admissions Program</w:t>
            </w:r>
            <w:r w:rsidR="4BDD06D4" w:rsidRPr="7E18F962">
              <w:rPr>
                <w:rFonts w:eastAsia="Arial"/>
                <w:color w:val="000000" w:themeColor="text1"/>
                <w:lang w:val="en-US"/>
              </w:rPr>
              <w:t xml:space="preserve"> Offering Item</w:t>
            </w:r>
            <w:r w:rsidRPr="7E18F962">
              <w:rPr>
                <w:rFonts w:eastAsia="Arial"/>
                <w:color w:val="000000" w:themeColor="text1"/>
                <w:lang w:val="en-US"/>
              </w:rPr>
              <w:t>, Admissions Period, Academic Period, Admissions Source, Admissions Counselor, Date Updated</w:t>
            </w:r>
            <w:commentRangeStart w:id="27"/>
            <w:commentRangeEnd w:id="27"/>
            <w:r w:rsidR="41F2ED5F" w:rsidRPr="00583BC8">
              <w:rPr>
                <w:rStyle w:val="CommentReference"/>
                <w:rFonts w:eastAsia="Arial"/>
                <w:color w:val="000000" w:themeColor="text1"/>
                <w:sz w:val="22"/>
                <w:szCs w:val="22"/>
                <w:lang w:val="en-US"/>
              </w:rPr>
              <w:commentReference w:id="27"/>
            </w:r>
          </w:p>
          <w:p w14:paraId="3EC1A43B" w14:textId="2B2F0709" w:rsidR="00801651" w:rsidRPr="00583BC8" w:rsidRDefault="00801651" w:rsidP="6274AC3A">
            <w:pPr>
              <w:contextualSpacing/>
              <w:rPr>
                <w:rFonts w:eastAsia="Calibri"/>
                <w:lang w:val="en-US"/>
              </w:rPr>
            </w:pPr>
          </w:p>
        </w:tc>
        <w:tc>
          <w:tcPr>
            <w:tcW w:w="3410" w:type="dxa"/>
          </w:tcPr>
          <w:p w14:paraId="159D6301" w14:textId="1E9B3BBC" w:rsidR="00801651" w:rsidRPr="00583BC8" w:rsidRDefault="1B558F92" w:rsidP="6274AC3A">
            <w:pPr>
              <w:pStyle w:val="ListParagraph"/>
              <w:ind w:left="0"/>
              <w:rPr>
                <w:lang w:val="en-US"/>
              </w:rPr>
            </w:pPr>
            <w:r w:rsidRPr="3AD5F105">
              <w:rPr>
                <w:lang w:val="en-US"/>
              </w:rPr>
              <w:lastRenderedPageBreak/>
              <w:t>“Application Submitted”</w:t>
            </w:r>
            <w:r w:rsidR="405018F3" w:rsidRPr="3AD5F105">
              <w:rPr>
                <w:lang w:val="en-US"/>
              </w:rPr>
              <w:t xml:space="preserve"> </w:t>
            </w:r>
            <w:r w:rsidRPr="3AD5F105">
              <w:rPr>
                <w:lang w:val="en-US"/>
              </w:rPr>
              <w:t xml:space="preserve">will be assigned by the system for all </w:t>
            </w:r>
            <w:r w:rsidRPr="3AD5F105">
              <w:rPr>
                <w:lang w:val="en-US"/>
              </w:rPr>
              <w:lastRenderedPageBreak/>
              <w:t>new applications received through integration</w:t>
            </w:r>
          </w:p>
          <w:p w14:paraId="25C65396" w14:textId="2A740854" w:rsidR="00801651" w:rsidRPr="00583BC8" w:rsidRDefault="1B558F92" w:rsidP="00A05023">
            <w:pPr>
              <w:pStyle w:val="ListParagraph"/>
              <w:ind w:left="0"/>
              <w:rPr>
                <w:lang w:val="en-US"/>
              </w:rPr>
            </w:pPr>
            <w:r w:rsidRPr="7E18F962">
              <w:rPr>
                <w:lang w:val="en-US"/>
              </w:rPr>
              <w:t>“Application Materials Submitted” will be assigned by the system whenever a new document is received against an admissions component</w:t>
            </w:r>
          </w:p>
        </w:tc>
      </w:tr>
      <w:tr w:rsidR="00801651" w:rsidRPr="00583BC8" w14:paraId="7C7AE7D8" w14:textId="77777777" w:rsidTr="23B08687">
        <w:trPr>
          <w:trHeight w:val="288"/>
        </w:trPr>
        <w:tc>
          <w:tcPr>
            <w:tcW w:w="1043" w:type="dxa"/>
            <w:tcMar>
              <w:top w:w="15" w:type="dxa"/>
              <w:left w:w="108" w:type="dxa"/>
              <w:bottom w:w="15" w:type="dxa"/>
              <w:right w:w="108" w:type="dxa"/>
            </w:tcMar>
          </w:tcPr>
          <w:p w14:paraId="7C467A75" w14:textId="60BFB940" w:rsidR="00801651" w:rsidRPr="00583BC8" w:rsidRDefault="56FC387E" w:rsidP="00A05023">
            <w:pPr>
              <w:spacing w:line="259" w:lineRule="auto"/>
              <w:rPr>
                <w:lang w:val="en-US"/>
              </w:rPr>
            </w:pPr>
            <w:commentRangeStart w:id="28"/>
            <w:commentRangeStart w:id="29"/>
            <w:commentRangeStart w:id="30"/>
            <w:commentRangeStart w:id="31"/>
            <w:commentRangeStart w:id="32"/>
            <w:r w:rsidRPr="6063DE78">
              <w:rPr>
                <w:lang w:val="en-US"/>
              </w:rPr>
              <w:lastRenderedPageBreak/>
              <w:t>QL-306-04</w:t>
            </w:r>
            <w:commentRangeEnd w:id="30"/>
            <w:r w:rsidR="00801651" w:rsidRPr="00583BC8">
              <w:rPr>
                <w:rStyle w:val="CommentReference"/>
                <w:sz w:val="22"/>
                <w:szCs w:val="22"/>
                <w:lang w:val="en-US"/>
              </w:rPr>
              <w:commentReference w:id="30"/>
            </w:r>
            <w:commentRangeEnd w:id="31"/>
            <w:r w:rsidR="00801651" w:rsidRPr="00583BC8">
              <w:rPr>
                <w:rStyle w:val="CommentReference"/>
                <w:sz w:val="22"/>
                <w:szCs w:val="22"/>
                <w:lang w:val="en-US"/>
              </w:rPr>
              <w:commentReference w:id="31"/>
            </w:r>
            <w:commentRangeEnd w:id="32"/>
            <w:r w:rsidR="00801651" w:rsidRPr="00583BC8">
              <w:rPr>
                <w:rStyle w:val="CommentReference"/>
                <w:sz w:val="22"/>
                <w:szCs w:val="22"/>
                <w:lang w:val="en-US"/>
              </w:rPr>
              <w:commentReference w:id="32"/>
            </w:r>
          </w:p>
        </w:tc>
        <w:tc>
          <w:tcPr>
            <w:tcW w:w="2638" w:type="dxa"/>
            <w:tcMar>
              <w:top w:w="15" w:type="dxa"/>
              <w:left w:w="108" w:type="dxa"/>
              <w:bottom w:w="15" w:type="dxa"/>
              <w:right w:w="108" w:type="dxa"/>
            </w:tcMar>
          </w:tcPr>
          <w:p w14:paraId="65075D5B" w14:textId="20B28C2D" w:rsidR="2C95324E" w:rsidRDefault="2C95324E" w:rsidP="6063DE78">
            <w:pPr>
              <w:rPr>
                <w:rFonts w:eastAsia="Arial"/>
                <w:color w:val="000000" w:themeColor="text1"/>
              </w:rPr>
            </w:pPr>
            <w:r w:rsidRPr="6063DE78">
              <w:rPr>
                <w:rFonts w:eastAsia="Arial"/>
                <w:color w:val="000000" w:themeColor="text1"/>
                <w:lang w:val="en-US"/>
              </w:rPr>
              <w:t>Admissions Candidate List</w:t>
            </w:r>
            <w:commentRangeEnd w:id="28"/>
            <w:r>
              <w:rPr>
                <w:rStyle w:val="CommentReference"/>
                <w:rFonts w:eastAsia="Arial"/>
                <w:color w:val="000000" w:themeColor="text1"/>
                <w:sz w:val="22"/>
                <w:szCs w:val="22"/>
              </w:rPr>
              <w:commentReference w:id="28"/>
            </w:r>
            <w:commentRangeEnd w:id="29"/>
            <w:r>
              <w:rPr>
                <w:rStyle w:val="CommentReference"/>
                <w:rFonts w:eastAsia="Arial"/>
                <w:color w:val="000000" w:themeColor="text1"/>
                <w:sz w:val="22"/>
                <w:szCs w:val="22"/>
              </w:rPr>
              <w:commentReference w:id="29"/>
            </w:r>
          </w:p>
        </w:tc>
        <w:tc>
          <w:tcPr>
            <w:tcW w:w="10179" w:type="dxa"/>
            <w:tcMar>
              <w:top w:w="15" w:type="dxa"/>
              <w:left w:w="108" w:type="dxa"/>
              <w:bottom w:w="15" w:type="dxa"/>
              <w:right w:w="108" w:type="dxa"/>
            </w:tcMar>
          </w:tcPr>
          <w:p w14:paraId="3024E994" w14:textId="33A33E4D" w:rsidR="227B971E" w:rsidRDefault="227B971E" w:rsidP="2C95324E">
            <w:pPr>
              <w:rPr>
                <w:rFonts w:eastAsia="Arial"/>
                <w:color w:val="000000" w:themeColor="text1"/>
                <w:lang w:val="en-US"/>
              </w:rPr>
            </w:pPr>
            <w:r w:rsidRPr="2C95324E">
              <w:rPr>
                <w:rFonts w:eastAsia="Arial"/>
                <w:b/>
                <w:bCs/>
                <w:color w:val="000000" w:themeColor="text1"/>
                <w:lang w:val="en-US"/>
              </w:rPr>
              <w:t>Purpose</w:t>
            </w:r>
            <w:r w:rsidRPr="2C95324E">
              <w:rPr>
                <w:rFonts w:eastAsia="Arial"/>
                <w:color w:val="000000" w:themeColor="text1"/>
                <w:lang w:val="en-US"/>
              </w:rPr>
              <w:t xml:space="preserve">: </w:t>
            </w:r>
            <w:r w:rsidR="2C95324E" w:rsidRPr="2C95324E">
              <w:rPr>
                <w:rFonts w:eastAsia="Arial"/>
                <w:color w:val="000000" w:themeColor="text1"/>
                <w:lang w:val="en-US"/>
              </w:rPr>
              <w:t>Analyze which</w:t>
            </w:r>
            <w:r w:rsidR="6F86CC95" w:rsidRPr="2C95324E">
              <w:rPr>
                <w:rFonts w:eastAsia="Arial"/>
                <w:color w:val="000000" w:themeColor="text1"/>
                <w:lang w:val="en-US"/>
              </w:rPr>
              <w:t xml:space="preserve"> applicants are good</w:t>
            </w:r>
            <w:r w:rsidR="2C95324E" w:rsidRPr="2C95324E">
              <w:rPr>
                <w:rFonts w:eastAsia="Arial"/>
                <w:color w:val="000000" w:themeColor="text1"/>
                <w:lang w:val="en-US"/>
              </w:rPr>
              <w:t xml:space="preserve"> candidates to convert to registrants</w:t>
            </w:r>
            <w:r w:rsidR="430D464C" w:rsidRPr="2C95324E">
              <w:rPr>
                <w:rFonts w:eastAsia="Arial"/>
                <w:color w:val="000000" w:themeColor="text1"/>
                <w:lang w:val="en-US"/>
              </w:rPr>
              <w:t xml:space="preserve"> by looking at what information, documents or steps</w:t>
            </w:r>
            <w:r w:rsidR="284A8B67" w:rsidRPr="2C95324E">
              <w:rPr>
                <w:rFonts w:eastAsia="Arial"/>
                <w:color w:val="000000" w:themeColor="text1"/>
                <w:lang w:val="en-US"/>
              </w:rPr>
              <w:t>,</w:t>
            </w:r>
            <w:r w:rsidR="430D464C" w:rsidRPr="2C95324E">
              <w:rPr>
                <w:rFonts w:eastAsia="Arial"/>
                <w:color w:val="000000" w:themeColor="text1"/>
                <w:lang w:val="en-US"/>
              </w:rPr>
              <w:t xml:space="preserve"> are missing in the application and assist candidates </w:t>
            </w:r>
            <w:r w:rsidR="3C7D1B36" w:rsidRPr="2C95324E">
              <w:rPr>
                <w:rFonts w:eastAsia="Arial"/>
                <w:color w:val="000000" w:themeColor="text1"/>
                <w:lang w:val="en-US"/>
              </w:rPr>
              <w:t>if needed</w:t>
            </w:r>
            <w:r w:rsidR="430D464C" w:rsidRPr="2C95324E">
              <w:rPr>
                <w:rFonts w:eastAsia="Arial"/>
                <w:color w:val="000000" w:themeColor="text1"/>
                <w:lang w:val="en-US"/>
              </w:rPr>
              <w:t>.</w:t>
            </w:r>
          </w:p>
          <w:p w14:paraId="65E903D5" w14:textId="782D6BEF" w:rsidR="2C95324E" w:rsidRDefault="2C95324E" w:rsidP="2C95324E">
            <w:pPr>
              <w:rPr>
                <w:rFonts w:eastAsia="Arial"/>
                <w:color w:val="000000" w:themeColor="text1"/>
                <w:lang w:val="en-US"/>
              </w:rPr>
            </w:pPr>
          </w:p>
          <w:p w14:paraId="293A2F63" w14:textId="3682B67D" w:rsidR="5D543D4F" w:rsidRDefault="5D543D4F" w:rsidP="6063DE78">
            <w:pPr>
              <w:rPr>
                <w:rFonts w:eastAsia="Arial"/>
                <w:b/>
                <w:bCs/>
                <w:color w:val="000000" w:themeColor="text1"/>
                <w:lang w:val="en-US"/>
              </w:rPr>
            </w:pPr>
            <w:r w:rsidRPr="6063DE78">
              <w:rPr>
                <w:rFonts w:eastAsia="Arial"/>
                <w:b/>
                <w:bCs/>
                <w:color w:val="000000" w:themeColor="text1"/>
                <w:lang w:val="en-US"/>
              </w:rPr>
              <w:t xml:space="preserve">Allow filtering by: </w:t>
            </w:r>
            <w:r w:rsidR="3E324B8A" w:rsidRPr="6063DE78">
              <w:rPr>
                <w:rFonts w:eastAsia="Arial"/>
                <w:color w:val="000000" w:themeColor="text1"/>
                <w:lang w:val="en-US"/>
              </w:rPr>
              <w:t xml:space="preserve">Admissions Counselor, </w:t>
            </w:r>
            <w:r w:rsidR="2BAEF86F" w:rsidRPr="6063DE78">
              <w:rPr>
                <w:rFonts w:eastAsia="Arial"/>
                <w:color w:val="000000" w:themeColor="text1"/>
                <w:lang w:val="en-US"/>
              </w:rPr>
              <w:t>admissions/academic period, Admissions Source, Admissions Stage</w:t>
            </w:r>
            <w:r w:rsidR="749875F9" w:rsidRPr="6063DE78">
              <w:rPr>
                <w:rFonts w:eastAsia="Arial"/>
                <w:color w:val="000000" w:themeColor="text1"/>
                <w:lang w:val="en-US"/>
              </w:rPr>
              <w:t xml:space="preserve"> </w:t>
            </w:r>
            <w:r w:rsidR="2BAEF86F" w:rsidRPr="6063DE78">
              <w:rPr>
                <w:rFonts w:eastAsia="Arial"/>
                <w:color w:val="000000" w:themeColor="text1"/>
                <w:lang w:val="en-US"/>
              </w:rPr>
              <w:t>and Admissions Program</w:t>
            </w:r>
            <w:r w:rsidR="2BAEF86F">
              <w:t xml:space="preserve"> Offering Item</w:t>
            </w:r>
            <w:r w:rsidR="2BAEF86F" w:rsidRPr="6063DE78">
              <w:rPr>
                <w:rFonts w:eastAsia="Arial"/>
                <w:b/>
                <w:bCs/>
                <w:color w:val="000000" w:themeColor="text1"/>
                <w:lang w:val="en-US"/>
              </w:rPr>
              <w:t xml:space="preserve"> </w:t>
            </w:r>
          </w:p>
          <w:p w14:paraId="1F8C994D" w14:textId="64319F49" w:rsidR="5D543D4F" w:rsidRDefault="5D543D4F" w:rsidP="6063DE78">
            <w:pPr>
              <w:rPr>
                <w:rFonts w:eastAsia="Arial"/>
                <w:color w:val="000000" w:themeColor="text1"/>
                <w:lang w:val="en-US"/>
              </w:rPr>
            </w:pPr>
            <w:r w:rsidRPr="6063DE78">
              <w:rPr>
                <w:rFonts w:eastAsia="Arial"/>
                <w:b/>
                <w:bCs/>
                <w:color w:val="000000" w:themeColor="text1"/>
                <w:lang w:val="en-US"/>
              </w:rPr>
              <w:t xml:space="preserve">List: </w:t>
            </w:r>
            <w:r w:rsidR="57F551D9" w:rsidRPr="6063DE78">
              <w:rPr>
                <w:rFonts w:eastAsia="Arial"/>
                <w:color w:val="000000" w:themeColor="text1"/>
                <w:lang w:val="en-US"/>
              </w:rPr>
              <w:t xml:space="preserve">all Admissions Records </w:t>
            </w:r>
            <w:r w:rsidR="1B4AD0F4" w:rsidRPr="6063DE78">
              <w:rPr>
                <w:rFonts w:eastAsia="Arial"/>
                <w:color w:val="000000" w:themeColor="text1"/>
                <w:lang w:val="en-US"/>
              </w:rPr>
              <w:t>in stage</w:t>
            </w:r>
            <w:r w:rsidR="16B68F73" w:rsidRPr="6063DE78">
              <w:rPr>
                <w:rFonts w:eastAsia="Arial"/>
                <w:color w:val="000000" w:themeColor="text1"/>
                <w:lang w:val="en-US"/>
              </w:rPr>
              <w:t xml:space="preserve"> “Application Incomplete”</w:t>
            </w:r>
          </w:p>
          <w:p w14:paraId="3FE873CC" w14:textId="0B19402A" w:rsidR="5D543D4F" w:rsidRDefault="4B27977A" w:rsidP="2EEA56E1">
            <w:pPr>
              <w:rPr>
                <w:rFonts w:eastAsia="Arial"/>
                <w:color w:val="000000" w:themeColor="text1"/>
                <w:lang w:val="en-US"/>
              </w:rPr>
            </w:pPr>
            <w:r w:rsidRPr="6063DE78">
              <w:rPr>
                <w:rFonts w:eastAsia="Arial"/>
                <w:b/>
                <w:bCs/>
                <w:color w:val="000000" w:themeColor="text1"/>
                <w:lang w:val="en-US"/>
              </w:rPr>
              <w:t>Fields:</w:t>
            </w:r>
            <w:r w:rsidR="459BB9C9" w:rsidRPr="6063DE78">
              <w:rPr>
                <w:rFonts w:eastAsia="Arial"/>
                <w:b/>
                <w:bCs/>
                <w:color w:val="000000" w:themeColor="text1"/>
                <w:lang w:val="en-US"/>
              </w:rPr>
              <w:t xml:space="preserve"> </w:t>
            </w:r>
            <w:r w:rsidR="066847C1" w:rsidRPr="6063DE78">
              <w:rPr>
                <w:rFonts w:eastAsia="Arial"/>
                <w:color w:val="000000" w:themeColor="text1"/>
                <w:lang w:val="en-US"/>
              </w:rPr>
              <w:t>Generated Contact ID, Person Display Name,</w:t>
            </w:r>
            <w:r w:rsidR="7EABC266" w:rsidRPr="6063DE78">
              <w:rPr>
                <w:rFonts w:eastAsia="Arial"/>
                <w:color w:val="000000" w:themeColor="text1"/>
                <w:lang w:val="en-US"/>
              </w:rPr>
              <w:t xml:space="preserve"> Status in Canada, </w:t>
            </w:r>
            <w:r w:rsidR="35604732" w:rsidRPr="6063DE78">
              <w:rPr>
                <w:rFonts w:eastAsia="Arial"/>
                <w:color w:val="000000" w:themeColor="text1"/>
                <w:lang w:val="en-US"/>
              </w:rPr>
              <w:t>Admissions Program</w:t>
            </w:r>
            <w:r w:rsidR="482E80C1" w:rsidRPr="6063DE78">
              <w:rPr>
                <w:rFonts w:eastAsia="Arial"/>
                <w:color w:val="000000" w:themeColor="text1"/>
                <w:lang w:val="en-US"/>
              </w:rPr>
              <w:t xml:space="preserve"> Offering Item</w:t>
            </w:r>
            <w:r w:rsidR="35604732" w:rsidRPr="6063DE78">
              <w:rPr>
                <w:rFonts w:eastAsia="Arial"/>
                <w:color w:val="000000" w:themeColor="text1"/>
                <w:lang w:val="en-US"/>
              </w:rPr>
              <w:t xml:space="preserve">, Campus, Student Enrolment Load, Student Fee Type, </w:t>
            </w:r>
            <w:r w:rsidR="74E8DA70" w:rsidRPr="6063DE78">
              <w:rPr>
                <w:rFonts w:eastAsia="Arial"/>
                <w:color w:val="000000" w:themeColor="text1"/>
                <w:lang w:val="en-US"/>
              </w:rPr>
              <w:t>Admissions Stage,</w:t>
            </w:r>
            <w:r w:rsidR="2E82DA85" w:rsidRPr="6063DE78">
              <w:rPr>
                <w:rFonts w:eastAsia="Arial"/>
                <w:color w:val="000000" w:themeColor="text1"/>
                <w:lang w:val="en-US"/>
              </w:rPr>
              <w:t xml:space="preserve"> </w:t>
            </w:r>
            <w:r w:rsidR="74E8DA70" w:rsidRPr="6063DE78">
              <w:rPr>
                <w:rFonts w:eastAsia="Arial"/>
                <w:color w:val="000000" w:themeColor="text1"/>
                <w:lang w:val="en-US"/>
              </w:rPr>
              <w:t>OCAS Number</w:t>
            </w:r>
            <w:r w:rsidR="6EA4FA10" w:rsidRPr="6063DE78">
              <w:rPr>
                <w:rFonts w:eastAsia="Arial"/>
                <w:color w:val="000000" w:themeColor="text1"/>
                <w:lang w:val="en-US"/>
              </w:rPr>
              <w:t>, Application Date, Modified Date</w:t>
            </w:r>
            <w:r w:rsidR="289C5780" w:rsidRPr="6063DE78">
              <w:rPr>
                <w:rFonts w:eastAsia="Arial"/>
                <w:color w:val="000000" w:themeColor="text1"/>
                <w:lang w:val="en-US"/>
              </w:rPr>
              <w:t xml:space="preserve">, </w:t>
            </w:r>
            <w:r w:rsidR="67413CB1" w:rsidRPr="6063DE78">
              <w:rPr>
                <w:rFonts w:eastAsia="Arial"/>
                <w:color w:val="000000" w:themeColor="text1"/>
                <w:lang w:val="en-US"/>
              </w:rPr>
              <w:t xml:space="preserve">Admissions Components already met by the applicant. </w:t>
            </w:r>
          </w:p>
          <w:p w14:paraId="2EE353B1" w14:textId="1C2ACC79" w:rsidR="5D543D4F" w:rsidRDefault="5D543D4F" w:rsidP="2EEA56E1">
            <w:pPr>
              <w:rPr>
                <w:rFonts w:eastAsia="Arial"/>
                <w:color w:val="000000" w:themeColor="text1"/>
                <w:lang w:val="en-US"/>
              </w:rPr>
            </w:pPr>
          </w:p>
          <w:p w14:paraId="18387029" w14:textId="0B3357B2" w:rsidR="5D543D4F" w:rsidRDefault="307FB65D" w:rsidP="2C95324E">
            <w:pPr>
              <w:rPr>
                <w:rFonts w:eastAsia="Arial"/>
                <w:color w:val="000000" w:themeColor="text1"/>
                <w:lang w:val="en-US"/>
              </w:rPr>
            </w:pPr>
            <w:r w:rsidRPr="2EEA56E1">
              <w:rPr>
                <w:rFonts w:eastAsia="Arial"/>
                <w:b/>
                <w:bCs/>
                <w:i/>
                <w:iCs/>
                <w:color w:val="000000" w:themeColor="text1"/>
                <w:lang w:val="en-US"/>
              </w:rPr>
              <w:t>Allow export to Excel</w:t>
            </w:r>
          </w:p>
        </w:tc>
        <w:tc>
          <w:tcPr>
            <w:tcW w:w="3410" w:type="dxa"/>
          </w:tcPr>
          <w:p w14:paraId="548C0E38" w14:textId="52D76518" w:rsidR="00801651" w:rsidRPr="00583BC8" w:rsidRDefault="31DE7BC4" w:rsidP="6063DE78">
            <w:pPr>
              <w:spacing w:line="259" w:lineRule="auto"/>
              <w:rPr>
                <w:color w:val="FF0000"/>
                <w:lang w:val="en-US"/>
              </w:rPr>
            </w:pPr>
            <w:r w:rsidRPr="6063DE78">
              <w:rPr>
                <w:color w:val="FF0000"/>
                <w:lang w:val="en-US"/>
              </w:rPr>
              <w:t>Narrow down on specific status codes; component data</w:t>
            </w:r>
          </w:p>
          <w:p w14:paraId="799C4E75" w14:textId="78EE4D84" w:rsidR="00801651" w:rsidRPr="00583BC8" w:rsidRDefault="2EB706C3" w:rsidP="2EEA56E1">
            <w:pPr>
              <w:spacing w:line="259" w:lineRule="auto"/>
              <w:rPr>
                <w:rFonts w:eastAsia="Arial"/>
                <w:lang w:val="en-US"/>
              </w:rPr>
            </w:pPr>
            <w:hyperlink r:id="rId16">
              <w:r w:rsidRPr="2EEA56E1">
                <w:rPr>
                  <w:rStyle w:val="Hyperlink"/>
                  <w:rFonts w:eastAsia="Arial"/>
                  <w:lang w:val="en-US"/>
                </w:rPr>
                <w:t>ADR013 Candidate List.pdf</w:t>
              </w:r>
            </w:hyperlink>
          </w:p>
        </w:tc>
      </w:tr>
      <w:tr w:rsidR="4A4C7DB6" w14:paraId="39231EF5" w14:textId="77777777" w:rsidTr="23B08687">
        <w:trPr>
          <w:trHeight w:val="288"/>
        </w:trPr>
        <w:tc>
          <w:tcPr>
            <w:tcW w:w="1043" w:type="dxa"/>
            <w:tcMar>
              <w:top w:w="15" w:type="dxa"/>
              <w:left w:w="108" w:type="dxa"/>
              <w:bottom w:w="15" w:type="dxa"/>
              <w:right w:w="108" w:type="dxa"/>
            </w:tcMar>
          </w:tcPr>
          <w:p w14:paraId="1CB4CC22" w14:textId="1BB6F299" w:rsidR="4A4C7DB6" w:rsidRDefault="4A4C7DB6" w:rsidP="4A4C7DB6">
            <w:pPr>
              <w:spacing w:line="257" w:lineRule="auto"/>
              <w:rPr>
                <w:rFonts w:eastAsia="Arial"/>
                <w:color w:val="000000" w:themeColor="text1"/>
              </w:rPr>
            </w:pPr>
            <w:r w:rsidRPr="4A4C7DB6">
              <w:rPr>
                <w:rFonts w:eastAsia="Arial"/>
                <w:color w:val="000000" w:themeColor="text1"/>
              </w:rPr>
              <w:t>TQL-30</w:t>
            </w:r>
            <w:r w:rsidR="3F943FB8" w:rsidRPr="4A4C7DB6">
              <w:rPr>
                <w:rFonts w:eastAsia="Arial"/>
                <w:color w:val="000000" w:themeColor="text1"/>
              </w:rPr>
              <w:t>6</w:t>
            </w:r>
            <w:r w:rsidRPr="4A4C7DB6">
              <w:rPr>
                <w:rFonts w:eastAsia="Arial"/>
                <w:color w:val="000000" w:themeColor="text1"/>
              </w:rPr>
              <w:t>-05</w:t>
            </w:r>
          </w:p>
        </w:tc>
        <w:tc>
          <w:tcPr>
            <w:tcW w:w="2638" w:type="dxa"/>
            <w:tcMar>
              <w:top w:w="15" w:type="dxa"/>
              <w:left w:w="108" w:type="dxa"/>
              <w:bottom w:w="15" w:type="dxa"/>
              <w:right w:w="108" w:type="dxa"/>
            </w:tcMar>
          </w:tcPr>
          <w:p w14:paraId="7E794818" w14:textId="55DB089A" w:rsidR="4A4C7DB6" w:rsidRDefault="4A4C7DB6" w:rsidP="4A4C7DB6">
            <w:pPr>
              <w:rPr>
                <w:rFonts w:eastAsia="Arial"/>
                <w:color w:val="000000" w:themeColor="text1"/>
              </w:rPr>
            </w:pPr>
            <w:r w:rsidRPr="4A4C7DB6">
              <w:rPr>
                <w:rFonts w:eastAsia="Arial"/>
                <w:color w:val="000000" w:themeColor="text1"/>
              </w:rPr>
              <w:t>QL-TRS-</w:t>
            </w:r>
            <w:r w:rsidR="041B892C" w:rsidRPr="4A4C7DB6">
              <w:rPr>
                <w:rFonts w:eastAsia="Arial"/>
                <w:color w:val="000000" w:themeColor="text1"/>
              </w:rPr>
              <w:t>Application Cancelled by Institution</w:t>
            </w:r>
          </w:p>
        </w:tc>
        <w:tc>
          <w:tcPr>
            <w:tcW w:w="10179" w:type="dxa"/>
            <w:tcMar>
              <w:top w:w="15" w:type="dxa"/>
              <w:left w:w="108" w:type="dxa"/>
              <w:bottom w:w="15" w:type="dxa"/>
              <w:right w:w="108" w:type="dxa"/>
            </w:tcMar>
          </w:tcPr>
          <w:p w14:paraId="6BA3D423" w14:textId="50A4FB6E" w:rsidR="7CE73573" w:rsidRDefault="6136A77A" w:rsidP="23B08687">
            <w:pPr>
              <w:spacing w:line="259" w:lineRule="auto"/>
              <w:rPr>
                <w:lang w:val="en-US"/>
              </w:rPr>
            </w:pPr>
            <w:r w:rsidRPr="23B08687">
              <w:rPr>
                <w:rFonts w:eastAsia="Arial"/>
                <w:b/>
                <w:bCs/>
                <w:color w:val="000000" w:themeColor="text1"/>
                <w:lang w:val="en-US"/>
              </w:rPr>
              <w:t xml:space="preserve">Purpose: </w:t>
            </w:r>
            <w:r w:rsidRPr="23B08687">
              <w:rPr>
                <w:rFonts w:eastAsia="Arial"/>
                <w:color w:val="000000" w:themeColor="text1"/>
                <w:lang w:val="en-US"/>
              </w:rPr>
              <w:t>Query list needed for recurring rule set to run Auto-Assessment: Application Cancelled by Institution rule set</w:t>
            </w:r>
            <w:r w:rsidR="7433A568" w:rsidRPr="23B08687">
              <w:rPr>
                <w:rFonts w:eastAsia="Arial"/>
                <w:color w:val="000000" w:themeColor="text1"/>
                <w:lang w:val="en-US"/>
              </w:rPr>
              <w:t xml:space="preserve"> </w:t>
            </w:r>
            <w:r w:rsidR="7433A568" w:rsidRPr="23B08687">
              <w:rPr>
                <w:lang w:val="en-US"/>
              </w:rPr>
              <w:t>RS-306-006</w:t>
            </w:r>
          </w:p>
          <w:p w14:paraId="4575A7AE" w14:textId="1115BC8E" w:rsidR="7CE73573" w:rsidRDefault="7CE73573" w:rsidP="4A4C7DB6">
            <w:pPr>
              <w:rPr>
                <w:rFonts w:eastAsia="Arial"/>
                <w:b/>
                <w:bCs/>
                <w:color w:val="000000" w:themeColor="text1"/>
                <w:lang w:val="en-US"/>
              </w:rPr>
            </w:pPr>
            <w:r>
              <w:br/>
            </w:r>
            <w:r w:rsidR="6136A77A" w:rsidRPr="23B08687">
              <w:rPr>
                <w:rFonts w:eastAsia="Arial"/>
                <w:b/>
                <w:bCs/>
                <w:color w:val="000000" w:themeColor="text1"/>
                <w:lang w:val="en-US"/>
              </w:rPr>
              <w:t xml:space="preserve"> List: </w:t>
            </w:r>
            <w:r w:rsidR="6136A77A" w:rsidRPr="23B08687">
              <w:rPr>
                <w:rFonts w:eastAsia="Arial"/>
                <w:color w:val="000000" w:themeColor="text1"/>
                <w:lang w:val="en-US"/>
              </w:rPr>
              <w:t>All admissions records that have Offer Expiry Date - Hard + 1 on the APOI Program Intake Cap</w:t>
            </w:r>
            <w:r>
              <w:br/>
            </w:r>
            <w:r w:rsidR="6136A77A" w:rsidRPr="23B08687">
              <w:rPr>
                <w:rFonts w:eastAsia="Arial"/>
                <w:b/>
                <w:bCs/>
                <w:color w:val="000000" w:themeColor="text1"/>
                <w:lang w:val="en-US"/>
              </w:rPr>
              <w:t xml:space="preserve"> Fields: </w:t>
            </w:r>
            <w:r w:rsidR="6136A77A" w:rsidRPr="23B08687">
              <w:rPr>
                <w:rFonts w:eastAsia="Arial"/>
                <w:color w:val="000000" w:themeColor="text1"/>
                <w:lang w:val="en-US"/>
              </w:rPr>
              <w:t>TBD</w:t>
            </w:r>
          </w:p>
        </w:tc>
        <w:tc>
          <w:tcPr>
            <w:tcW w:w="3410" w:type="dxa"/>
          </w:tcPr>
          <w:p w14:paraId="47C2D84E" w14:textId="7F20D28B" w:rsidR="7CE73573" w:rsidRDefault="7CE73573" w:rsidP="4A4C7DB6">
            <w:pPr>
              <w:spacing w:line="259" w:lineRule="auto"/>
              <w:rPr>
                <w:color w:val="FF0000"/>
                <w:lang w:val="en-US"/>
              </w:rPr>
            </w:pPr>
            <w:r w:rsidRPr="4A4C7DB6">
              <w:rPr>
                <w:color w:val="FF0000"/>
                <w:lang w:val="en-US"/>
              </w:rPr>
              <w:t>Added by Thesis</w:t>
            </w:r>
          </w:p>
        </w:tc>
      </w:tr>
      <w:tr w:rsidR="00342187" w14:paraId="2E578360" w14:textId="77777777" w:rsidTr="23B08687">
        <w:trPr>
          <w:trHeight w:val="288"/>
        </w:trPr>
        <w:tc>
          <w:tcPr>
            <w:tcW w:w="1043" w:type="dxa"/>
            <w:tcMar>
              <w:top w:w="15" w:type="dxa"/>
              <w:left w:w="108" w:type="dxa"/>
              <w:bottom w:w="15" w:type="dxa"/>
              <w:right w:w="108" w:type="dxa"/>
            </w:tcMar>
          </w:tcPr>
          <w:p w14:paraId="05CB4682" w14:textId="5A3C9999" w:rsidR="00342187" w:rsidRPr="4A4C7DB6" w:rsidRDefault="00342187" w:rsidP="00342187">
            <w:pPr>
              <w:spacing w:line="257" w:lineRule="auto"/>
              <w:rPr>
                <w:rFonts w:eastAsia="Arial"/>
                <w:color w:val="000000" w:themeColor="text1"/>
              </w:rPr>
            </w:pPr>
            <w:r>
              <w:rPr>
                <w:rFonts w:eastAsia="Arial"/>
                <w:color w:val="000000" w:themeColor="text1"/>
              </w:rPr>
              <w:t>QL306-06</w:t>
            </w:r>
          </w:p>
        </w:tc>
        <w:tc>
          <w:tcPr>
            <w:tcW w:w="2638" w:type="dxa"/>
            <w:tcMar>
              <w:top w:w="15" w:type="dxa"/>
              <w:left w:w="108" w:type="dxa"/>
              <w:bottom w:w="15" w:type="dxa"/>
              <w:right w:w="108" w:type="dxa"/>
            </w:tcMar>
          </w:tcPr>
          <w:p w14:paraId="625C8E04" w14:textId="61DD59A6" w:rsidR="00342187" w:rsidRPr="4A4C7DB6" w:rsidRDefault="00342187" w:rsidP="00342187">
            <w:pPr>
              <w:rPr>
                <w:rFonts w:eastAsia="Arial"/>
                <w:color w:val="000000" w:themeColor="text1"/>
              </w:rPr>
            </w:pPr>
            <w:r>
              <w:rPr>
                <w:rFonts w:eastAsia="Arial"/>
                <w:color w:val="000000" w:themeColor="text1"/>
              </w:rPr>
              <w:t xml:space="preserve">Con-Ed application submitted </w:t>
            </w:r>
          </w:p>
        </w:tc>
        <w:tc>
          <w:tcPr>
            <w:tcW w:w="10179" w:type="dxa"/>
            <w:tcMar>
              <w:top w:w="15" w:type="dxa"/>
              <w:left w:w="108" w:type="dxa"/>
              <w:bottom w:w="15" w:type="dxa"/>
              <w:right w:w="108" w:type="dxa"/>
            </w:tcMar>
          </w:tcPr>
          <w:p w14:paraId="03C511B2" w14:textId="77777777" w:rsidR="00342187" w:rsidRDefault="00342187" w:rsidP="00342187">
            <w:pPr>
              <w:rPr>
                <w:rFonts w:eastAsia="Arial"/>
                <w:color w:val="000000" w:themeColor="text1"/>
                <w:lang w:val="en-US"/>
              </w:rPr>
            </w:pPr>
            <w:r w:rsidRPr="2C95324E">
              <w:rPr>
                <w:rFonts w:eastAsia="Arial"/>
                <w:b/>
                <w:bCs/>
                <w:color w:val="000000" w:themeColor="text1"/>
                <w:lang w:val="en-US"/>
              </w:rPr>
              <w:t>Purpose</w:t>
            </w:r>
            <w:r w:rsidRPr="2C95324E">
              <w:rPr>
                <w:rFonts w:eastAsia="Arial"/>
                <w:color w:val="000000" w:themeColor="text1"/>
                <w:lang w:val="en-US"/>
              </w:rPr>
              <w:t xml:space="preserve">: </w:t>
            </w:r>
            <w:r>
              <w:rPr>
                <w:rFonts w:eastAsia="Arial"/>
                <w:color w:val="000000" w:themeColor="text1"/>
                <w:lang w:val="en-US"/>
              </w:rPr>
              <w:t>Identify Con Ed applications</w:t>
            </w:r>
          </w:p>
          <w:p w14:paraId="3A448BB8" w14:textId="77777777" w:rsidR="00342187" w:rsidRDefault="00342187" w:rsidP="00342187">
            <w:pPr>
              <w:rPr>
                <w:rFonts w:eastAsia="Arial"/>
                <w:color w:val="000000" w:themeColor="text1"/>
                <w:lang w:val="en-US"/>
              </w:rPr>
            </w:pPr>
          </w:p>
          <w:p w14:paraId="72B0D234" w14:textId="06FAA2C1" w:rsidR="00342187" w:rsidRDefault="41AC1916" w:rsidP="547397E5">
            <w:pPr>
              <w:rPr>
                <w:rFonts w:eastAsia="Arial"/>
                <w:color w:val="000000" w:themeColor="text1"/>
                <w:lang w:val="en-US"/>
              </w:rPr>
            </w:pPr>
            <w:r w:rsidRPr="547397E5">
              <w:rPr>
                <w:rFonts w:eastAsia="Arial"/>
                <w:b/>
                <w:bCs/>
                <w:color w:val="000000" w:themeColor="text1"/>
                <w:lang w:val="en-US"/>
              </w:rPr>
              <w:t xml:space="preserve">Allow filtering by: </w:t>
            </w:r>
            <w:r w:rsidRPr="547397E5">
              <w:rPr>
                <w:rFonts w:eastAsia="Arial"/>
                <w:color w:val="000000" w:themeColor="text1"/>
                <w:lang w:val="en-US"/>
              </w:rPr>
              <w:t>Admissions Counselor, admissions/academic period, Admissions Stage and Admissions Program</w:t>
            </w:r>
            <w:r>
              <w:t xml:space="preserve"> Offering Item</w:t>
            </w:r>
            <w:r w:rsidRPr="547397E5">
              <w:rPr>
                <w:rFonts w:eastAsia="Arial"/>
                <w:b/>
                <w:bCs/>
                <w:color w:val="000000" w:themeColor="text1"/>
                <w:lang w:val="en-US"/>
              </w:rPr>
              <w:t xml:space="preserve">, </w:t>
            </w:r>
            <w:r w:rsidRPr="547397E5">
              <w:rPr>
                <w:rFonts w:eastAsia="Arial"/>
                <w:color w:val="000000" w:themeColor="text1"/>
                <w:lang w:val="en-US"/>
              </w:rPr>
              <w:t>Division</w:t>
            </w:r>
            <w:r w:rsidR="6242D64D" w:rsidRPr="547397E5">
              <w:rPr>
                <w:rFonts w:eastAsia="Arial"/>
                <w:color w:val="000000" w:themeColor="text1"/>
                <w:lang w:val="en-US"/>
              </w:rPr>
              <w:t xml:space="preserve">, </w:t>
            </w:r>
            <w:r w:rsidR="6242D64D" w:rsidRPr="547397E5">
              <w:rPr>
                <w:rFonts w:eastAsia="Arial"/>
                <w:color w:val="000000" w:themeColor="text1"/>
              </w:rPr>
              <w:t xml:space="preserve">Delivery Mode =8 (lock this filter) </w:t>
            </w:r>
          </w:p>
          <w:p w14:paraId="047D1639" w14:textId="77777777" w:rsidR="00342187" w:rsidRDefault="00342187" w:rsidP="00342187">
            <w:pPr>
              <w:rPr>
                <w:rFonts w:eastAsia="Arial"/>
                <w:b/>
                <w:bCs/>
                <w:color w:val="000000" w:themeColor="text1"/>
                <w:lang w:val="en-US"/>
              </w:rPr>
            </w:pPr>
          </w:p>
          <w:p w14:paraId="4DCA299A" w14:textId="77777777" w:rsidR="00342187" w:rsidRDefault="00342187" w:rsidP="00342187">
            <w:pPr>
              <w:rPr>
                <w:rFonts w:eastAsia="Arial"/>
                <w:color w:val="000000" w:themeColor="text1"/>
                <w:lang w:val="en-US"/>
              </w:rPr>
            </w:pPr>
            <w:r w:rsidRPr="6063DE78">
              <w:rPr>
                <w:rFonts w:eastAsia="Arial"/>
                <w:b/>
                <w:bCs/>
                <w:color w:val="000000" w:themeColor="text1"/>
                <w:lang w:val="en-US"/>
              </w:rPr>
              <w:t xml:space="preserve">List: </w:t>
            </w:r>
            <w:r w:rsidRPr="6063DE78">
              <w:rPr>
                <w:rFonts w:eastAsia="Arial"/>
                <w:color w:val="000000" w:themeColor="text1"/>
                <w:lang w:val="en-US"/>
              </w:rPr>
              <w:t xml:space="preserve">all Admissions Records </w:t>
            </w:r>
            <w:r>
              <w:rPr>
                <w:rFonts w:eastAsia="Arial"/>
                <w:color w:val="000000" w:themeColor="text1"/>
                <w:lang w:val="en-US"/>
              </w:rPr>
              <w:t>meeting criteria</w:t>
            </w:r>
          </w:p>
          <w:p w14:paraId="5FAAC8D1" w14:textId="77777777" w:rsidR="00342187" w:rsidRDefault="00342187" w:rsidP="00342187">
            <w:pPr>
              <w:rPr>
                <w:rFonts w:eastAsia="Arial"/>
                <w:color w:val="000000" w:themeColor="text1"/>
                <w:lang w:val="en-US"/>
              </w:rPr>
            </w:pPr>
          </w:p>
          <w:p w14:paraId="13C1106A" w14:textId="35E6EBE5" w:rsidR="00342187" w:rsidRPr="4A4C7DB6" w:rsidRDefault="00342187" w:rsidP="1D243EFC">
            <w:pPr>
              <w:rPr>
                <w:rFonts w:eastAsia="Arial"/>
                <w:b/>
                <w:bCs/>
                <w:color w:val="000000" w:themeColor="text1"/>
              </w:rPr>
            </w:pPr>
            <w:r w:rsidRPr="1D243EFC">
              <w:rPr>
                <w:rFonts w:eastAsia="Arial"/>
                <w:b/>
                <w:bCs/>
                <w:color w:val="000000" w:themeColor="text1"/>
              </w:rPr>
              <w:t>Fields:</w:t>
            </w:r>
            <w:r w:rsidRPr="1D243EFC">
              <w:rPr>
                <w:rFonts w:eastAsia="Arial"/>
                <w:color w:val="000000" w:themeColor="text1"/>
              </w:rPr>
              <w:t xml:space="preserve"> Division, Admissions Program Offering Item, Generated Contact ID, Person Display Name,</w:t>
            </w:r>
            <w:r w:rsidRPr="1D243EFC">
              <w:t xml:space="preserve"> </w:t>
            </w:r>
            <w:r w:rsidRPr="1D243EFC">
              <w:rPr>
                <w:rFonts w:eastAsia="Arial"/>
                <w:color w:val="000000" w:themeColor="text1"/>
              </w:rPr>
              <w:t>, Admissions Stage, Application Date,</w:t>
            </w:r>
            <w:r w:rsidRPr="1D243EFC">
              <w:t xml:space="preserve"> </w:t>
            </w:r>
            <w:r w:rsidRPr="1D243EFC">
              <w:rPr>
                <w:rFonts w:eastAsia="Arial"/>
                <w:color w:val="000000" w:themeColor="text1"/>
              </w:rPr>
              <w:t>Admissions Counselor</w:t>
            </w:r>
          </w:p>
        </w:tc>
        <w:tc>
          <w:tcPr>
            <w:tcW w:w="3410" w:type="dxa"/>
          </w:tcPr>
          <w:p w14:paraId="709F67A1" w14:textId="470EDD57" w:rsidR="00342187" w:rsidRPr="4A4C7DB6" w:rsidRDefault="00342187" w:rsidP="00342187">
            <w:pPr>
              <w:spacing w:line="259" w:lineRule="auto"/>
              <w:rPr>
                <w:color w:val="FF0000"/>
                <w:lang w:val="en-US"/>
              </w:rPr>
            </w:pPr>
            <w:r>
              <w:rPr>
                <w:color w:val="FF0000"/>
                <w:lang w:val="en-US"/>
              </w:rPr>
              <w:t xml:space="preserve">To support con ed coming from OCAS </w:t>
            </w:r>
          </w:p>
        </w:tc>
      </w:tr>
    </w:tbl>
    <w:p w14:paraId="35D95CDB" w14:textId="3A94D485" w:rsidR="00801651" w:rsidRDefault="00801651" w:rsidP="00801651">
      <w:r>
        <w:lastRenderedPageBreak/>
        <w:t xml:space="preserve"> </w:t>
      </w:r>
    </w:p>
    <w:p w14:paraId="7AA9B60C" w14:textId="77777777" w:rsidR="00801651" w:rsidRPr="00801651" w:rsidRDefault="00801651" w:rsidP="00801651"/>
    <w:p w14:paraId="38C28D3C" w14:textId="072EC9E6" w:rsidR="00D10C03" w:rsidRDefault="00F50BE1" w:rsidP="07B40855">
      <w:pPr>
        <w:pStyle w:val="Heading2"/>
        <w:numPr>
          <w:ilvl w:val="0"/>
          <w:numId w:val="0"/>
        </w:numPr>
      </w:pPr>
      <w:r>
        <w:t xml:space="preserve"> </w:t>
      </w:r>
      <w:r w:rsidR="00D10C03">
        <w:t>Rulesets</w:t>
      </w:r>
    </w:p>
    <w:p w14:paraId="5EA6A429" w14:textId="6B670827" w:rsidR="00821189" w:rsidRDefault="00821189">
      <w:r w:rsidRPr="4ED6F847">
        <w:rPr>
          <w:rFonts w:eastAsia="Arial"/>
        </w:rPr>
        <w:t>The table documents any rulesets related to the workflows above.</w:t>
      </w:r>
    </w:p>
    <w:p w14:paraId="6BAEC536" w14:textId="777C4464" w:rsidR="0D1DAE49" w:rsidRDefault="0D1DAE49" w:rsidP="0D1DAE49">
      <w:pPr>
        <w:rPr>
          <w:rFonts w:eastAsia="Arial"/>
        </w:rPr>
      </w:pPr>
    </w:p>
    <w:p w14:paraId="29042C5C" w14:textId="77777777" w:rsidR="00821189" w:rsidRPr="00821189" w:rsidRDefault="00821189" w:rsidP="00821189"/>
    <w:tbl>
      <w:tblPr>
        <w:tblStyle w:val="TableGridLight"/>
        <w:tblW w:w="17280" w:type="dxa"/>
        <w:tblLayout w:type="fixed"/>
        <w:tblCellMar>
          <w:top w:w="58" w:type="dxa"/>
          <w:left w:w="115" w:type="dxa"/>
          <w:bottom w:w="58" w:type="dxa"/>
          <w:right w:w="115" w:type="dxa"/>
        </w:tblCellMar>
        <w:tblLook w:val="04A0" w:firstRow="1" w:lastRow="0" w:firstColumn="1" w:lastColumn="0" w:noHBand="0" w:noVBand="1"/>
      </w:tblPr>
      <w:tblGrid>
        <w:gridCol w:w="905"/>
        <w:gridCol w:w="2070"/>
        <w:gridCol w:w="5340"/>
        <w:gridCol w:w="6005"/>
        <w:gridCol w:w="2960"/>
      </w:tblGrid>
      <w:tr w:rsidR="003821E4" w:rsidRPr="00583BC8" w14:paraId="363C2DD3" w14:textId="77777777" w:rsidTr="23B08687">
        <w:trPr>
          <w:trHeight w:val="288"/>
          <w:tblHeader/>
        </w:trPr>
        <w:tc>
          <w:tcPr>
            <w:tcW w:w="905" w:type="dxa"/>
            <w:shd w:val="clear" w:color="auto" w:fill="008000"/>
            <w:tcMar>
              <w:top w:w="15" w:type="dxa"/>
              <w:left w:w="108" w:type="dxa"/>
              <w:bottom w:w="15" w:type="dxa"/>
              <w:right w:w="108" w:type="dxa"/>
            </w:tcMar>
            <w:hideMark/>
          </w:tcPr>
          <w:p w14:paraId="1BF6B059" w14:textId="77777777" w:rsidR="003821E4" w:rsidRPr="008267DD" w:rsidRDefault="003821E4" w:rsidP="00A05023">
            <w:pPr>
              <w:pStyle w:val="ListParagraph"/>
              <w:ind w:left="0"/>
              <w:rPr>
                <w:b/>
                <w:bCs/>
                <w:color w:val="FFFFFF" w:themeColor="background1"/>
                <w:lang w:val="en-US"/>
              </w:rPr>
            </w:pPr>
            <w:r w:rsidRPr="53A49A16">
              <w:rPr>
                <w:b/>
                <w:bCs/>
                <w:color w:val="FFFFFF" w:themeColor="background1"/>
                <w:lang w:val="en-US"/>
              </w:rPr>
              <w:t>ID</w:t>
            </w:r>
          </w:p>
        </w:tc>
        <w:tc>
          <w:tcPr>
            <w:tcW w:w="2070" w:type="dxa"/>
            <w:shd w:val="clear" w:color="auto" w:fill="008000"/>
            <w:tcMar>
              <w:top w:w="15" w:type="dxa"/>
              <w:left w:w="108" w:type="dxa"/>
              <w:bottom w:w="15" w:type="dxa"/>
              <w:right w:w="108" w:type="dxa"/>
            </w:tcMar>
            <w:hideMark/>
          </w:tcPr>
          <w:p w14:paraId="61D80EF0" w14:textId="69485432" w:rsidR="003821E4" w:rsidRPr="008267DD" w:rsidRDefault="003821E4" w:rsidP="00A05023">
            <w:pPr>
              <w:pStyle w:val="ListParagraph"/>
              <w:ind w:left="0"/>
              <w:rPr>
                <w:b/>
                <w:bCs/>
                <w:color w:val="FFFFFF" w:themeColor="background1"/>
                <w:lang w:val="en-US"/>
              </w:rPr>
            </w:pPr>
            <w:r>
              <w:rPr>
                <w:b/>
                <w:bCs/>
                <w:color w:val="FFFFFF" w:themeColor="background1"/>
                <w:lang w:val="en-US"/>
              </w:rPr>
              <w:t>Ruleset Type</w:t>
            </w:r>
          </w:p>
        </w:tc>
        <w:tc>
          <w:tcPr>
            <w:tcW w:w="5340" w:type="dxa"/>
            <w:shd w:val="clear" w:color="auto" w:fill="008000"/>
            <w:tcMar>
              <w:top w:w="15" w:type="dxa"/>
              <w:left w:w="108" w:type="dxa"/>
              <w:bottom w:w="15" w:type="dxa"/>
              <w:right w:w="108" w:type="dxa"/>
            </w:tcMar>
          </w:tcPr>
          <w:p w14:paraId="06404F53" w14:textId="30CE91A9" w:rsidR="4F365459" w:rsidRDefault="4F365459" w:rsidP="0D1DAE49">
            <w:pPr>
              <w:pStyle w:val="ListParagraph"/>
              <w:ind w:left="0"/>
              <w:rPr>
                <w:b/>
                <w:bCs/>
                <w:color w:val="FFFFFF" w:themeColor="background1"/>
                <w:lang w:val="en-US"/>
              </w:rPr>
            </w:pPr>
            <w:r w:rsidRPr="0D1DAE49">
              <w:rPr>
                <w:b/>
                <w:bCs/>
                <w:color w:val="FFFFFF" w:themeColor="background1"/>
                <w:lang w:val="en-US"/>
              </w:rPr>
              <w:t>Ruleset Information</w:t>
            </w:r>
          </w:p>
        </w:tc>
        <w:tc>
          <w:tcPr>
            <w:tcW w:w="6005" w:type="dxa"/>
            <w:shd w:val="clear" w:color="auto" w:fill="008000"/>
            <w:tcMar>
              <w:top w:w="15" w:type="dxa"/>
              <w:left w:w="108" w:type="dxa"/>
              <w:bottom w:w="15" w:type="dxa"/>
              <w:right w:w="108" w:type="dxa"/>
            </w:tcMar>
            <w:hideMark/>
          </w:tcPr>
          <w:p w14:paraId="38C1E767" w14:textId="77777777" w:rsidR="003821E4" w:rsidRPr="008267DD" w:rsidRDefault="62255C38" w:rsidP="6274AC3A">
            <w:pPr>
              <w:pStyle w:val="ListParagraph"/>
              <w:ind w:left="0"/>
              <w:rPr>
                <w:rFonts w:eastAsia="Arial"/>
                <w:b/>
                <w:bCs/>
                <w:color w:val="FFFFFF" w:themeColor="background1"/>
                <w:lang w:val="en-US"/>
              </w:rPr>
            </w:pPr>
            <w:r w:rsidRPr="6274AC3A">
              <w:rPr>
                <w:rFonts w:eastAsia="Arial"/>
                <w:b/>
                <w:bCs/>
                <w:color w:val="FFFFFF" w:themeColor="background1"/>
                <w:lang w:val="en-US"/>
              </w:rPr>
              <w:t>Description</w:t>
            </w:r>
          </w:p>
        </w:tc>
        <w:tc>
          <w:tcPr>
            <w:tcW w:w="2960" w:type="dxa"/>
            <w:shd w:val="clear" w:color="auto" w:fill="008000"/>
          </w:tcPr>
          <w:p w14:paraId="01D72893" w14:textId="77777777" w:rsidR="003821E4" w:rsidRPr="008267DD" w:rsidRDefault="003821E4" w:rsidP="00A05023">
            <w:pPr>
              <w:pStyle w:val="ListParagraph"/>
              <w:ind w:left="0"/>
              <w:rPr>
                <w:b/>
                <w:bCs/>
                <w:color w:val="FFFFFF" w:themeColor="background1"/>
                <w:lang w:val="en-US"/>
              </w:rPr>
            </w:pPr>
            <w:r>
              <w:rPr>
                <w:b/>
                <w:bCs/>
                <w:color w:val="FFFFFF" w:themeColor="background1"/>
                <w:lang w:val="en-US"/>
              </w:rPr>
              <w:t>Comments</w:t>
            </w:r>
          </w:p>
        </w:tc>
      </w:tr>
      <w:tr w:rsidR="003821E4" w:rsidRPr="00583BC8" w14:paraId="6675D8D8" w14:textId="77777777" w:rsidTr="23B08687">
        <w:trPr>
          <w:trHeight w:val="288"/>
        </w:trPr>
        <w:tc>
          <w:tcPr>
            <w:tcW w:w="905" w:type="dxa"/>
            <w:tcMar>
              <w:top w:w="15" w:type="dxa"/>
              <w:left w:w="108" w:type="dxa"/>
              <w:bottom w:w="15" w:type="dxa"/>
              <w:right w:w="108" w:type="dxa"/>
            </w:tcMar>
          </w:tcPr>
          <w:p w14:paraId="0EE12182" w14:textId="71860769" w:rsidR="0D1DAE49" w:rsidRDefault="4016839A" w:rsidP="0CDFBEE9">
            <w:pPr>
              <w:spacing w:line="259" w:lineRule="auto"/>
              <w:rPr>
                <w:rFonts w:eastAsia="Arial"/>
                <w:color w:val="000000" w:themeColor="text1"/>
                <w:lang w:val="en-US"/>
              </w:rPr>
            </w:pPr>
            <w:r w:rsidRPr="57F5C090">
              <w:rPr>
                <w:rFonts w:eastAsia="Arial"/>
                <w:color w:val="000000" w:themeColor="text1"/>
                <w:lang w:val="en-US"/>
              </w:rPr>
              <w:t>RS-30</w:t>
            </w:r>
            <w:r w:rsidR="751FF05A" w:rsidRPr="57F5C090">
              <w:rPr>
                <w:rFonts w:eastAsia="Arial"/>
                <w:color w:val="000000" w:themeColor="text1"/>
                <w:lang w:val="en-US"/>
              </w:rPr>
              <w:t>6</w:t>
            </w:r>
            <w:r w:rsidRPr="57F5C090">
              <w:rPr>
                <w:rFonts w:eastAsia="Arial"/>
                <w:color w:val="000000" w:themeColor="text1"/>
                <w:lang w:val="en-US"/>
              </w:rPr>
              <w:t>-</w:t>
            </w:r>
            <w:r w:rsidR="6007599D" w:rsidRPr="57F5C090">
              <w:rPr>
                <w:rFonts w:eastAsia="Arial"/>
                <w:color w:val="000000" w:themeColor="text1"/>
                <w:lang w:val="en-US"/>
              </w:rPr>
              <w:t>001</w:t>
            </w:r>
          </w:p>
        </w:tc>
        <w:tc>
          <w:tcPr>
            <w:tcW w:w="2070" w:type="dxa"/>
            <w:tcMar>
              <w:top w:w="15" w:type="dxa"/>
              <w:left w:w="108" w:type="dxa"/>
              <w:bottom w:w="15" w:type="dxa"/>
              <w:right w:w="108" w:type="dxa"/>
            </w:tcMar>
          </w:tcPr>
          <w:p w14:paraId="39EEF54C" w14:textId="7F7A54CB" w:rsidR="29D25AB0" w:rsidRDefault="29D25AB0" w:rsidP="0D1DAE49">
            <w:pPr>
              <w:spacing w:line="259" w:lineRule="auto"/>
            </w:pPr>
            <w:r w:rsidRPr="0D1DAE49">
              <w:rPr>
                <w:rFonts w:eastAsia="Arial"/>
                <w:color w:val="000000" w:themeColor="text1"/>
                <w:lang w:val="en-US"/>
              </w:rPr>
              <w:t>Admissions Stage Change</w:t>
            </w:r>
          </w:p>
        </w:tc>
        <w:tc>
          <w:tcPr>
            <w:tcW w:w="5340" w:type="dxa"/>
            <w:tcMar>
              <w:top w:w="15" w:type="dxa"/>
              <w:left w:w="108" w:type="dxa"/>
              <w:bottom w:w="15" w:type="dxa"/>
              <w:right w:w="108" w:type="dxa"/>
            </w:tcMar>
          </w:tcPr>
          <w:p w14:paraId="64185D36" w14:textId="60923498" w:rsidR="0D1DAE49" w:rsidRDefault="0D1DAE49" w:rsidP="0D1DAE49">
            <w:pPr>
              <w:rPr>
                <w:rFonts w:eastAsia="Arial"/>
                <w:color w:val="000000" w:themeColor="text1"/>
              </w:rPr>
            </w:pPr>
            <w:r w:rsidRPr="0D1DAE49">
              <w:rPr>
                <w:rFonts w:eastAsia="Arial"/>
                <w:b/>
                <w:bCs/>
                <w:color w:val="000000" w:themeColor="text1"/>
                <w:lang w:val="en-US"/>
              </w:rPr>
              <w:t xml:space="preserve">Name: </w:t>
            </w:r>
            <w:r w:rsidRPr="0D1DAE49">
              <w:rPr>
                <w:rFonts w:eastAsia="Arial"/>
                <w:color w:val="000000" w:themeColor="text1"/>
                <w:lang w:val="en-US"/>
              </w:rPr>
              <w:t>Auto-Assessment: Application on Hold</w:t>
            </w:r>
          </w:p>
          <w:p w14:paraId="4B037967" w14:textId="5771FB51" w:rsidR="0D1DAE49" w:rsidRDefault="0D1DAE49" w:rsidP="0D1DAE49">
            <w:pPr>
              <w:spacing w:line="259" w:lineRule="auto"/>
              <w:rPr>
                <w:rFonts w:eastAsia="Arial"/>
                <w:color w:val="000000" w:themeColor="text1"/>
              </w:rPr>
            </w:pPr>
            <w:r w:rsidRPr="0D1DAE49">
              <w:rPr>
                <w:rFonts w:eastAsia="Arial"/>
                <w:b/>
                <w:bCs/>
                <w:color w:val="000000" w:themeColor="text1"/>
                <w:lang w:val="en-US"/>
              </w:rPr>
              <w:t xml:space="preserve">Description: </w:t>
            </w:r>
            <w:r w:rsidRPr="0D1DAE49">
              <w:rPr>
                <w:rFonts w:eastAsia="Arial"/>
                <w:color w:val="000000" w:themeColor="text1"/>
                <w:lang w:val="en-US"/>
              </w:rPr>
              <w:t>Ruleset to update Admissions Stage to “Application on Hold” if the applicant has an existing Hold on the account</w:t>
            </w:r>
          </w:p>
          <w:p w14:paraId="159C2F19" w14:textId="69A67E0F" w:rsidR="0D1DAE49" w:rsidRDefault="0D1DAE49" w:rsidP="0D1DAE49">
            <w:pPr>
              <w:rPr>
                <w:rFonts w:eastAsia="Arial"/>
                <w:color w:val="000000" w:themeColor="text1"/>
              </w:rPr>
            </w:pPr>
            <w:r w:rsidRPr="0D1DAE49">
              <w:rPr>
                <w:rFonts w:eastAsia="Arial"/>
                <w:b/>
                <w:bCs/>
                <w:color w:val="000000" w:themeColor="text1"/>
                <w:lang w:val="en-US"/>
              </w:rPr>
              <w:t xml:space="preserve">BMN: </w:t>
            </w:r>
            <w:r w:rsidRPr="0D1DAE49">
              <w:rPr>
                <w:rFonts w:eastAsia="Arial"/>
                <w:color w:val="000000" w:themeColor="text1"/>
                <w:lang w:val="en-US"/>
              </w:rPr>
              <w:t>Ruleset.ApplicationOnHold</w:t>
            </w:r>
          </w:p>
          <w:p w14:paraId="7CDDD899" w14:textId="25653CD6" w:rsidR="0D1DAE49" w:rsidRDefault="0D1DAE49" w:rsidP="0D1DAE49">
            <w:pPr>
              <w:rPr>
                <w:rFonts w:eastAsia="Arial"/>
                <w:color w:val="000000" w:themeColor="text1"/>
              </w:rPr>
            </w:pPr>
            <w:r w:rsidRPr="0D1DAE49">
              <w:rPr>
                <w:rFonts w:eastAsia="Arial"/>
                <w:b/>
                <w:bCs/>
                <w:color w:val="000000" w:themeColor="text1"/>
                <w:lang w:val="en-US"/>
              </w:rPr>
              <w:t>Entity:</w:t>
            </w:r>
            <w:r w:rsidRPr="0D1DAE49">
              <w:rPr>
                <w:rFonts w:eastAsia="Arial"/>
                <w:color w:val="000000" w:themeColor="text1"/>
                <w:lang w:val="en-US"/>
              </w:rPr>
              <w:t xml:space="preserve"> Admissions Record</w:t>
            </w:r>
          </w:p>
          <w:p w14:paraId="5558FCEF" w14:textId="0E78C49E" w:rsidR="0D1DAE49" w:rsidRDefault="0D1DAE49" w:rsidP="0D1DAE49">
            <w:pPr>
              <w:rPr>
                <w:rFonts w:eastAsia="Arial"/>
                <w:color w:val="000000" w:themeColor="text1"/>
              </w:rPr>
            </w:pPr>
            <w:r w:rsidRPr="0D1DAE49">
              <w:rPr>
                <w:rFonts w:eastAsia="Arial"/>
                <w:b/>
                <w:bCs/>
                <w:color w:val="000000" w:themeColor="text1"/>
                <w:lang w:val="en-US"/>
              </w:rPr>
              <w:t>Module:</w:t>
            </w:r>
            <w:r w:rsidRPr="0D1DAE49">
              <w:rPr>
                <w:rFonts w:eastAsia="Arial"/>
                <w:color w:val="000000" w:themeColor="text1"/>
                <w:lang w:val="en-US"/>
              </w:rPr>
              <w:t xml:space="preserve"> Admissions</w:t>
            </w:r>
          </w:p>
          <w:p w14:paraId="6FA9A40C" w14:textId="7941E19A" w:rsidR="0D1DAE49" w:rsidRDefault="0D1DAE49" w:rsidP="0D1DAE49">
            <w:pPr>
              <w:rPr>
                <w:rFonts w:eastAsia="Arial"/>
                <w:color w:val="000000" w:themeColor="text1"/>
              </w:rPr>
            </w:pPr>
          </w:p>
        </w:tc>
        <w:tc>
          <w:tcPr>
            <w:tcW w:w="6005" w:type="dxa"/>
            <w:tcMar>
              <w:top w:w="15" w:type="dxa"/>
              <w:left w:w="108" w:type="dxa"/>
              <w:bottom w:w="15" w:type="dxa"/>
              <w:right w:w="108" w:type="dxa"/>
            </w:tcMar>
          </w:tcPr>
          <w:p w14:paraId="3F0DDBDF" w14:textId="7A16C7A2" w:rsidR="0D1DAE49" w:rsidRDefault="208E84E1" w:rsidP="68BBE3B1">
            <w:pPr>
              <w:rPr>
                <w:rFonts w:eastAsia="Arial"/>
                <w:color w:val="000000" w:themeColor="text1"/>
              </w:rPr>
            </w:pPr>
            <w:r w:rsidRPr="68BBE3B1">
              <w:rPr>
                <w:rFonts w:eastAsia="Arial"/>
                <w:b/>
                <w:bCs/>
                <w:color w:val="000000" w:themeColor="text1"/>
                <w:lang w:val="en-US"/>
              </w:rPr>
              <w:t>Trigger</w:t>
            </w:r>
            <w:r w:rsidRPr="68BBE3B1">
              <w:rPr>
                <w:rFonts w:eastAsia="Arial"/>
                <w:color w:val="000000" w:themeColor="text1"/>
                <w:lang w:val="en-US"/>
              </w:rPr>
              <w:t xml:space="preserve">: admissions record is </w:t>
            </w:r>
            <w:r w:rsidR="0DFFB0EC" w:rsidRPr="68BBE3B1">
              <w:rPr>
                <w:rFonts w:eastAsia="Arial"/>
                <w:color w:val="000000" w:themeColor="text1"/>
                <w:lang w:val="en-US"/>
              </w:rPr>
              <w:t>created,</w:t>
            </w:r>
            <w:r w:rsidRPr="68BBE3B1">
              <w:rPr>
                <w:rFonts w:eastAsia="Arial"/>
                <w:color w:val="000000" w:themeColor="text1"/>
                <w:lang w:val="en-US"/>
              </w:rPr>
              <w:t xml:space="preserve"> or </w:t>
            </w:r>
            <w:r w:rsidR="3A2056A3" w:rsidRPr="68BBE3B1">
              <w:rPr>
                <w:rFonts w:eastAsia="Arial"/>
                <w:color w:val="000000" w:themeColor="text1"/>
                <w:lang w:val="en-US"/>
              </w:rPr>
              <w:t xml:space="preserve">a </w:t>
            </w:r>
            <w:commentRangeStart w:id="36"/>
            <w:commentRangeStart w:id="37"/>
            <w:r w:rsidR="3A2056A3" w:rsidRPr="68BBE3B1">
              <w:rPr>
                <w:rFonts w:eastAsia="Arial"/>
                <w:color w:val="000000" w:themeColor="text1"/>
                <w:lang w:val="en-US"/>
              </w:rPr>
              <w:t xml:space="preserve">new Hold </w:t>
            </w:r>
            <w:commentRangeEnd w:id="36"/>
            <w:r w:rsidR="100DC8D2" w:rsidRPr="68BBE3B1">
              <w:rPr>
                <w:rStyle w:val="CommentReference"/>
                <w:rFonts w:eastAsia="Arial"/>
                <w:color w:val="000000" w:themeColor="text1"/>
                <w:sz w:val="22"/>
                <w:szCs w:val="22"/>
                <w:lang w:val="en-US"/>
              </w:rPr>
              <w:commentReference w:id="36"/>
            </w:r>
            <w:commentRangeEnd w:id="37"/>
            <w:r w:rsidR="100DC8D2" w:rsidRPr="68BBE3B1">
              <w:rPr>
                <w:rStyle w:val="CommentReference"/>
                <w:rFonts w:eastAsia="Arial"/>
                <w:color w:val="000000" w:themeColor="text1"/>
                <w:sz w:val="22"/>
                <w:szCs w:val="22"/>
                <w:lang w:val="en-US"/>
              </w:rPr>
              <w:commentReference w:id="37"/>
            </w:r>
            <w:r w:rsidR="3A2056A3" w:rsidRPr="68BBE3B1">
              <w:rPr>
                <w:rFonts w:eastAsia="Arial"/>
                <w:color w:val="000000" w:themeColor="text1"/>
                <w:lang w:val="en-US"/>
              </w:rPr>
              <w:t>is a</w:t>
            </w:r>
          </w:p>
          <w:p w14:paraId="0F7CBEA2" w14:textId="141FA622" w:rsidR="0D1DAE49" w:rsidRDefault="3A2056A3" w:rsidP="6274AC3A">
            <w:pPr>
              <w:rPr>
                <w:rFonts w:eastAsia="Arial"/>
                <w:color w:val="000000" w:themeColor="text1"/>
              </w:rPr>
            </w:pPr>
            <w:r w:rsidRPr="68BBE3B1">
              <w:rPr>
                <w:rFonts w:eastAsia="Arial"/>
                <w:color w:val="000000" w:themeColor="text1"/>
                <w:lang w:val="en-US"/>
              </w:rPr>
              <w:t>an applicant’s Person Record</w:t>
            </w:r>
          </w:p>
          <w:p w14:paraId="04F61776" w14:textId="30AB8CF1" w:rsidR="0D1DAE49" w:rsidRDefault="0D1DAE49" w:rsidP="6274AC3A">
            <w:pPr>
              <w:rPr>
                <w:rFonts w:eastAsia="Arial"/>
                <w:color w:val="000000" w:themeColor="text1"/>
              </w:rPr>
            </w:pPr>
          </w:p>
          <w:p w14:paraId="608D91CE" w14:textId="6CDBA72C" w:rsidR="0D1DAE49" w:rsidRDefault="100DC8D2" w:rsidP="6274AC3A">
            <w:pPr>
              <w:rPr>
                <w:rFonts w:eastAsia="Arial"/>
                <w:color w:val="000000" w:themeColor="text1"/>
              </w:rPr>
            </w:pPr>
            <w:r w:rsidRPr="6274AC3A">
              <w:rPr>
                <w:rFonts w:eastAsia="Arial"/>
                <w:b/>
                <w:bCs/>
                <w:color w:val="000000" w:themeColor="text1"/>
                <w:lang w:val="en-US"/>
              </w:rPr>
              <w:t>Logic</w:t>
            </w:r>
            <w:r w:rsidRPr="6274AC3A">
              <w:rPr>
                <w:rFonts w:eastAsia="Arial"/>
                <w:color w:val="000000" w:themeColor="text1"/>
                <w:lang w:val="en-US"/>
              </w:rPr>
              <w:t>:</w:t>
            </w:r>
          </w:p>
          <w:p w14:paraId="2272FC7A" w14:textId="18CD82B2" w:rsidR="0D1DAE49" w:rsidRDefault="100DC8D2" w:rsidP="6274AC3A">
            <w:pPr>
              <w:pStyle w:val="ListParagraph"/>
              <w:numPr>
                <w:ilvl w:val="0"/>
                <w:numId w:val="18"/>
              </w:numPr>
              <w:spacing w:line="259" w:lineRule="auto"/>
              <w:rPr>
                <w:rFonts w:eastAsia="Arial"/>
                <w:color w:val="000000" w:themeColor="text1"/>
              </w:rPr>
            </w:pPr>
            <w:r w:rsidRPr="6274AC3A">
              <w:rPr>
                <w:rFonts w:eastAsia="Arial"/>
                <w:color w:val="000000" w:themeColor="text1"/>
              </w:rPr>
              <w:t>Is there an existing “Hold” on the person record?</w:t>
            </w:r>
          </w:p>
          <w:p w14:paraId="6215A82F" w14:textId="21293470"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No: no action</w:t>
            </w:r>
          </w:p>
          <w:p w14:paraId="7E9BE240" w14:textId="14CAF729" w:rsidR="0D1DAE49" w:rsidRDefault="100DC8D2" w:rsidP="6274AC3A">
            <w:pPr>
              <w:pStyle w:val="ListParagraph"/>
              <w:numPr>
                <w:ilvl w:val="0"/>
                <w:numId w:val="18"/>
              </w:numPr>
              <w:spacing w:line="259" w:lineRule="auto"/>
              <w:rPr>
                <w:rFonts w:eastAsia="Arial"/>
                <w:color w:val="000000" w:themeColor="text1"/>
              </w:rPr>
            </w:pPr>
            <w:r w:rsidRPr="6274AC3A">
              <w:rPr>
                <w:rFonts w:eastAsia="Arial"/>
                <w:color w:val="000000" w:themeColor="text1"/>
              </w:rPr>
              <w:t>Yes: Is it any of the following financial holds?</w:t>
            </w:r>
          </w:p>
          <w:p w14:paraId="4D15C68A" w14:textId="74F369A4" w:rsidR="0D1DAE49" w:rsidRDefault="100DC8D2" w:rsidP="1D243EFC">
            <w:pPr>
              <w:spacing w:line="259" w:lineRule="auto"/>
              <w:ind w:left="720"/>
              <w:rPr>
                <w:rFonts w:eastAsia="Arial"/>
                <w:color w:val="000000" w:themeColor="text1"/>
              </w:rPr>
            </w:pPr>
            <w:r w:rsidRPr="1D243EFC">
              <w:rPr>
                <w:rFonts w:eastAsia="Arial"/>
                <w:color w:val="000000" w:themeColor="text1"/>
              </w:rPr>
              <w:t>HoldCategory.Financial-ReturnedCheque</w:t>
            </w:r>
          </w:p>
          <w:p w14:paraId="7F31BEE5" w14:textId="5FACBDDC"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HoldCategory.Financial-UnpaidFees</w:t>
            </w:r>
          </w:p>
          <w:p w14:paraId="071F0E09" w14:textId="18E46064"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HoldCategory.Financial-UnpaidLockerFees</w:t>
            </w:r>
          </w:p>
          <w:p w14:paraId="4A969307" w14:textId="70EA571E"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HoldCategory.Financial-OutstandingEmergencyLoan</w:t>
            </w:r>
          </w:p>
          <w:p w14:paraId="19A91B06" w14:textId="1C806FF7" w:rsidR="0D1DAE49" w:rsidRDefault="100DC8D2" w:rsidP="1D243EFC">
            <w:pPr>
              <w:spacing w:line="257" w:lineRule="auto"/>
              <w:ind w:left="720"/>
              <w:rPr>
                <w:rFonts w:eastAsia="Arial"/>
                <w:color w:val="000000" w:themeColor="text1"/>
              </w:rPr>
            </w:pPr>
            <w:r w:rsidRPr="1D243EFC">
              <w:rPr>
                <w:rFonts w:eastAsia="Arial"/>
                <w:color w:val="000000" w:themeColor="text1"/>
              </w:rPr>
              <w:t>HoldCategory.LaptopNotReturnedDamaged</w:t>
            </w:r>
          </w:p>
          <w:p w14:paraId="3B437B8E" w14:textId="604D5595"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HoldCategory.Financial-PlacedwithCollectionAgency</w:t>
            </w:r>
          </w:p>
          <w:p w14:paraId="604F7221" w14:textId="4B09A0C9"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HoldCategory.Financial-WriteOff</w:t>
            </w:r>
          </w:p>
          <w:p w14:paraId="56E5F492" w14:textId="49D89EC3"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HoldCategory.Financial-OtherFees</w:t>
            </w:r>
          </w:p>
          <w:p w14:paraId="3CB47F33" w14:textId="74C4F4FA" w:rsidR="0D1DAE49" w:rsidRDefault="100DC8D2" w:rsidP="1D243EFC">
            <w:pPr>
              <w:spacing w:line="257" w:lineRule="auto"/>
              <w:ind w:left="720"/>
              <w:rPr>
                <w:rFonts w:eastAsia="Arial"/>
                <w:color w:val="000000" w:themeColor="text1"/>
              </w:rPr>
            </w:pPr>
            <w:r w:rsidRPr="1D243EFC">
              <w:rPr>
                <w:rFonts w:eastAsia="Arial"/>
                <w:color w:val="000000" w:themeColor="text1"/>
              </w:rPr>
              <w:t>HoldCategory.FinancialAid-OSAP</w:t>
            </w:r>
          </w:p>
          <w:p w14:paraId="641B1A1F" w14:textId="5A6323AF"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Yes: is the amount owing &gt;100?</w:t>
            </w:r>
          </w:p>
          <w:p w14:paraId="4D01E631" w14:textId="0F8F7C40" w:rsidR="0D1DAE49" w:rsidRDefault="100DC8D2" w:rsidP="6274AC3A">
            <w:pPr>
              <w:pStyle w:val="ListParagraph"/>
              <w:numPr>
                <w:ilvl w:val="2"/>
                <w:numId w:val="18"/>
              </w:numPr>
              <w:spacing w:line="259" w:lineRule="auto"/>
              <w:rPr>
                <w:ins w:id="39" w:author="Samantha Harris" w:date="2022-12-05T13:53:00Z"/>
                <w:rFonts w:eastAsia="Arial"/>
                <w:color w:val="000000" w:themeColor="text1"/>
              </w:rPr>
            </w:pPr>
            <w:r w:rsidRPr="6AC545F2">
              <w:rPr>
                <w:rFonts w:eastAsia="Arial"/>
                <w:color w:val="000000" w:themeColor="text1"/>
              </w:rPr>
              <w:t>Yes: update stage to “Application on Hold”</w:t>
            </w:r>
          </w:p>
          <w:p w14:paraId="3D4523DD" w14:textId="390C9F7D" w:rsidR="0D415494" w:rsidRDefault="77E97C9B" w:rsidP="6AC545F2">
            <w:pPr>
              <w:pStyle w:val="ListParagraph"/>
              <w:numPr>
                <w:ilvl w:val="2"/>
                <w:numId w:val="18"/>
              </w:numPr>
              <w:spacing w:line="259" w:lineRule="auto"/>
              <w:rPr>
                <w:rFonts w:eastAsia="Arial"/>
                <w:color w:val="000000" w:themeColor="text1"/>
              </w:rPr>
            </w:pPr>
            <w:r w:rsidRPr="1704EA7F">
              <w:rPr>
                <w:rFonts w:eastAsia="Arial"/>
                <w:color w:val="000000" w:themeColor="text1"/>
              </w:rPr>
              <w:t>No: no action</w:t>
            </w:r>
          </w:p>
          <w:p w14:paraId="48F3EAE4" w14:textId="7A9F0649" w:rsidR="0D1DAE49" w:rsidRDefault="100DC8D2" w:rsidP="6274AC3A">
            <w:pPr>
              <w:pStyle w:val="ListParagraph"/>
              <w:numPr>
                <w:ilvl w:val="0"/>
                <w:numId w:val="18"/>
              </w:numPr>
              <w:spacing w:line="259" w:lineRule="auto"/>
              <w:rPr>
                <w:rFonts w:eastAsia="Arial"/>
                <w:color w:val="000000" w:themeColor="text1"/>
              </w:rPr>
            </w:pPr>
            <w:r w:rsidRPr="6274AC3A">
              <w:rPr>
                <w:rFonts w:eastAsia="Arial"/>
                <w:color w:val="000000" w:themeColor="text1"/>
              </w:rPr>
              <w:t>No: is it any of the following academic holds?</w:t>
            </w:r>
          </w:p>
          <w:p w14:paraId="08D756C4" w14:textId="6D75F4E8"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HoldCategory.Academic-TemporaryProgramWithdrawal</w:t>
            </w:r>
          </w:p>
          <w:p w14:paraId="7BBC94F3" w14:textId="6CEFBC35" w:rsidR="0D1DAE49" w:rsidRDefault="100DC8D2" w:rsidP="1D243EFC">
            <w:pPr>
              <w:spacing w:line="257" w:lineRule="auto"/>
              <w:ind w:left="720"/>
              <w:rPr>
                <w:rFonts w:eastAsia="Arial"/>
                <w:color w:val="000000" w:themeColor="text1"/>
              </w:rPr>
            </w:pPr>
            <w:r w:rsidRPr="1D243EFC">
              <w:rPr>
                <w:rFonts w:eastAsia="Arial"/>
                <w:color w:val="000000" w:themeColor="text1"/>
              </w:rPr>
              <w:lastRenderedPageBreak/>
              <w:t>HoldCategory.Academic-TemporaryProgramReducedLoad</w:t>
            </w:r>
          </w:p>
          <w:p w14:paraId="490DB1A5" w14:textId="66533E52"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HoldCategory.Academic-PermanentProgramWithdrawal</w:t>
            </w:r>
          </w:p>
          <w:p w14:paraId="17F667ED" w14:textId="5566B35B"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HoldCategory.Academic-TemporaryCourseWithdrawal</w:t>
            </w:r>
          </w:p>
          <w:p w14:paraId="7E931135" w14:textId="6806D215"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HoldCategory.Academic-PermanentCourseWithdrawal</w:t>
            </w:r>
          </w:p>
          <w:p w14:paraId="72277FE8" w14:textId="744F7190"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HoldCategory.Academic-Other</w:t>
            </w:r>
          </w:p>
          <w:p w14:paraId="038072F5" w14:textId="30C29EF8"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HoldCategory.Academic-Plagiarism</w:t>
            </w:r>
          </w:p>
          <w:p w14:paraId="453C1AA4" w14:textId="645425A8"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HoldCategory.Academic-Discipline</w:t>
            </w:r>
          </w:p>
          <w:p w14:paraId="3E00356E" w14:textId="1C3BAE17"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HoldCategory.Academic-DepartmentLoan</w:t>
            </w:r>
          </w:p>
          <w:p w14:paraId="1506D78C" w14:textId="49306F0D" w:rsidR="0D1DAE49" w:rsidRDefault="100DC8D2" w:rsidP="6274AC3A">
            <w:pPr>
              <w:pStyle w:val="ListParagraph"/>
              <w:numPr>
                <w:ilvl w:val="1"/>
                <w:numId w:val="18"/>
              </w:numPr>
              <w:spacing w:line="259" w:lineRule="auto"/>
              <w:rPr>
                <w:ins w:id="40" w:author="Samantha Harris" w:date="2022-12-05T13:53:00Z"/>
                <w:rFonts w:eastAsia="Arial"/>
                <w:color w:val="000000" w:themeColor="text1"/>
              </w:rPr>
            </w:pPr>
            <w:r w:rsidRPr="6AC545F2">
              <w:rPr>
                <w:rFonts w:eastAsia="Arial"/>
                <w:color w:val="000000" w:themeColor="text1"/>
              </w:rPr>
              <w:t>Yes: update stage to “Application on Hold”</w:t>
            </w:r>
          </w:p>
          <w:p w14:paraId="5E33976A" w14:textId="5C92DCA5" w:rsidR="76A38DF9" w:rsidRDefault="0A146D86" w:rsidP="6AC545F2">
            <w:pPr>
              <w:pStyle w:val="ListParagraph"/>
              <w:numPr>
                <w:ilvl w:val="1"/>
                <w:numId w:val="18"/>
              </w:numPr>
              <w:spacing w:line="259" w:lineRule="auto"/>
              <w:rPr>
                <w:rFonts w:eastAsia="Arial"/>
                <w:color w:val="000000" w:themeColor="text1"/>
              </w:rPr>
            </w:pPr>
            <w:r w:rsidRPr="1704EA7F">
              <w:rPr>
                <w:rFonts w:eastAsia="Arial"/>
                <w:color w:val="000000" w:themeColor="text1"/>
              </w:rPr>
              <w:t xml:space="preserve">No: no action  </w:t>
            </w:r>
          </w:p>
          <w:p w14:paraId="75692F93" w14:textId="3F12F756" w:rsidR="0D1DAE49" w:rsidRDefault="100DC8D2" w:rsidP="6274AC3A">
            <w:pPr>
              <w:pStyle w:val="ListParagraph"/>
              <w:numPr>
                <w:ilvl w:val="0"/>
                <w:numId w:val="18"/>
              </w:numPr>
              <w:spacing w:line="257" w:lineRule="auto"/>
              <w:rPr>
                <w:rFonts w:eastAsia="Arial"/>
                <w:color w:val="000000" w:themeColor="text1"/>
              </w:rPr>
            </w:pPr>
            <w:r w:rsidRPr="6274AC3A">
              <w:rPr>
                <w:rFonts w:eastAsia="Arial"/>
                <w:color w:val="000000" w:themeColor="text1"/>
              </w:rPr>
              <w:t>No: is it a Media Centre hold?</w:t>
            </w:r>
          </w:p>
          <w:p w14:paraId="60378E30" w14:textId="5BE3751A" w:rsidR="0D1DAE49" w:rsidRDefault="100DC8D2" w:rsidP="1D243EFC">
            <w:pPr>
              <w:spacing w:line="257" w:lineRule="auto"/>
              <w:ind w:left="720"/>
              <w:rPr>
                <w:rFonts w:eastAsia="Arial"/>
                <w:color w:val="000000" w:themeColor="text1"/>
              </w:rPr>
            </w:pPr>
            <w:r w:rsidRPr="1D243EFC">
              <w:rPr>
                <w:rFonts w:eastAsia="Arial"/>
                <w:color w:val="000000" w:themeColor="text1"/>
              </w:rPr>
              <w:t>HoldCategory.MediaResourceCentreLoan</w:t>
            </w:r>
          </w:p>
          <w:p w14:paraId="57D2FAAA" w14:textId="565EF11A"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Yes: no action</w:t>
            </w:r>
          </w:p>
          <w:p w14:paraId="287D18A6" w14:textId="7470A47F" w:rsidR="0D1DAE49" w:rsidRDefault="100DC8D2" w:rsidP="6274AC3A">
            <w:pPr>
              <w:pStyle w:val="ListParagraph"/>
              <w:numPr>
                <w:ilvl w:val="0"/>
                <w:numId w:val="18"/>
              </w:numPr>
              <w:spacing w:line="259" w:lineRule="auto"/>
              <w:rPr>
                <w:rFonts w:eastAsia="Arial"/>
                <w:color w:val="000000" w:themeColor="text1"/>
              </w:rPr>
            </w:pPr>
            <w:r w:rsidRPr="6274AC3A">
              <w:rPr>
                <w:rFonts w:eastAsia="Arial"/>
                <w:color w:val="000000" w:themeColor="text1"/>
              </w:rPr>
              <w:t>No: is it a Misconduct hold?</w:t>
            </w:r>
          </w:p>
          <w:p w14:paraId="3D4928BD" w14:textId="673516AC" w:rsidR="0D1DAE49" w:rsidRDefault="100DC8D2" w:rsidP="1D243EFC">
            <w:pPr>
              <w:spacing w:line="257" w:lineRule="auto"/>
              <w:ind w:left="720"/>
              <w:rPr>
                <w:rFonts w:eastAsia="Arial"/>
                <w:color w:val="000000" w:themeColor="text1"/>
              </w:rPr>
            </w:pPr>
            <w:r w:rsidRPr="1D243EFC">
              <w:rPr>
                <w:rFonts w:eastAsia="Arial"/>
                <w:color w:val="000000" w:themeColor="text1"/>
              </w:rPr>
              <w:t>HoldCategory.Misconduct-TemporaryCollegeWithdrawal</w:t>
            </w:r>
          </w:p>
          <w:p w14:paraId="162FB4A3" w14:textId="0755B61D" w:rsidR="0D1DAE49" w:rsidRDefault="100DC8D2" w:rsidP="1D243EFC">
            <w:pPr>
              <w:spacing w:line="257" w:lineRule="auto"/>
              <w:ind w:left="720"/>
              <w:rPr>
                <w:rFonts w:eastAsia="Arial"/>
                <w:color w:val="000000" w:themeColor="text1"/>
              </w:rPr>
            </w:pPr>
            <w:r w:rsidRPr="1D243EFC">
              <w:rPr>
                <w:rFonts w:eastAsia="Arial"/>
                <w:color w:val="000000" w:themeColor="text1"/>
              </w:rPr>
              <w:t>HoldCategory.Misconduct-PermanentCollegeWithdrawal</w:t>
            </w:r>
          </w:p>
          <w:p w14:paraId="054328F1" w14:textId="5B935648" w:rsidR="0D1DAE49" w:rsidRDefault="100DC8D2" w:rsidP="1D243EFC">
            <w:pPr>
              <w:spacing w:line="257" w:lineRule="auto"/>
              <w:ind w:left="720"/>
              <w:rPr>
                <w:rFonts w:eastAsia="Arial"/>
                <w:color w:val="000000" w:themeColor="text1"/>
              </w:rPr>
            </w:pPr>
            <w:r w:rsidRPr="1D243EFC">
              <w:rPr>
                <w:rFonts w:eastAsia="Arial"/>
                <w:color w:val="000000" w:themeColor="text1"/>
              </w:rPr>
              <w:t>HoldCategory.MisconductPermWithdrawNotifySecurity</w:t>
            </w:r>
          </w:p>
          <w:p w14:paraId="068302AA" w14:textId="7BC64B05" w:rsidR="0D1DAE49" w:rsidRDefault="100DC8D2" w:rsidP="1D243EFC">
            <w:pPr>
              <w:spacing w:line="257" w:lineRule="auto"/>
              <w:ind w:left="720"/>
              <w:rPr>
                <w:rFonts w:eastAsia="Arial"/>
                <w:color w:val="000000" w:themeColor="text1"/>
              </w:rPr>
            </w:pPr>
            <w:r w:rsidRPr="1D243EFC">
              <w:rPr>
                <w:rFonts w:eastAsia="Arial"/>
                <w:color w:val="000000" w:themeColor="text1"/>
              </w:rPr>
              <w:t>HoldCategory.Misconduct-InvoluntaryWithdrawal</w:t>
            </w:r>
          </w:p>
          <w:p w14:paraId="79C6AEC7" w14:textId="100B29DA" w:rsidR="0D1DAE49" w:rsidRDefault="3F1B5C6E" w:rsidP="1D243EFC">
            <w:pPr>
              <w:spacing w:line="257" w:lineRule="auto"/>
              <w:ind w:left="720"/>
              <w:rPr>
                <w:rFonts w:eastAsia="Arial"/>
              </w:rPr>
            </w:pPr>
            <w:r w:rsidRPr="1D243EFC">
              <w:rPr>
                <w:rFonts w:eastAsia="Arial"/>
                <w:color w:val="000000" w:themeColor="text1"/>
              </w:rPr>
              <w:t>HoldCategory.Misconduct-Probation</w:t>
            </w:r>
            <w:r>
              <w:br/>
            </w:r>
            <w:commentRangeStart w:id="41"/>
            <w:r w:rsidR="2BBC7AEB" w:rsidRPr="1D243EFC">
              <w:rPr>
                <w:rFonts w:eastAsia="Arial"/>
              </w:rPr>
              <w:t>HoldCategory.Misconduct-Trespassing</w:t>
            </w:r>
          </w:p>
          <w:p w14:paraId="25ED4ED6" w14:textId="6E42F0F6" w:rsidR="0D1DAE49" w:rsidRDefault="2BBC7AEB" w:rsidP="1D243EFC">
            <w:pPr>
              <w:spacing w:line="257" w:lineRule="auto"/>
              <w:ind w:left="720"/>
              <w:rPr>
                <w:rFonts w:eastAsia="Arial"/>
              </w:rPr>
            </w:pPr>
            <w:r w:rsidRPr="1D243EFC">
              <w:rPr>
                <w:rFonts w:eastAsia="Arial"/>
              </w:rPr>
              <w:t>HoldCategory.Misconduct-StudentConductHearinginProgress</w:t>
            </w:r>
            <w:commentRangeEnd w:id="41"/>
            <w:r>
              <w:rPr>
                <w:rStyle w:val="CommentReference"/>
                <w:rFonts w:eastAsia="Arial"/>
                <w:sz w:val="22"/>
                <w:szCs w:val="22"/>
              </w:rPr>
              <w:commentReference w:id="41"/>
            </w:r>
          </w:p>
          <w:p w14:paraId="7A4A3595" w14:textId="221436E4"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Yes: update stage to “Application on Hold”</w:t>
            </w:r>
          </w:p>
          <w:p w14:paraId="1DAC293D" w14:textId="0F459365" w:rsidR="0D1DAE49" w:rsidRDefault="100DC8D2" w:rsidP="6274AC3A">
            <w:pPr>
              <w:pStyle w:val="ListParagraph"/>
              <w:numPr>
                <w:ilvl w:val="0"/>
                <w:numId w:val="18"/>
              </w:numPr>
              <w:spacing w:line="259" w:lineRule="auto"/>
              <w:rPr>
                <w:rFonts w:eastAsia="Arial"/>
                <w:color w:val="000000" w:themeColor="text1"/>
              </w:rPr>
            </w:pPr>
            <w:r w:rsidRPr="6274AC3A">
              <w:rPr>
                <w:rFonts w:eastAsia="Arial"/>
                <w:color w:val="000000" w:themeColor="text1"/>
              </w:rPr>
              <w:t>No: is it an Ancillary hold?</w:t>
            </w:r>
          </w:p>
          <w:p w14:paraId="68658FCB" w14:textId="64A7C48B"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HoldCategory.Ancillary-UnpaidResidenceFees</w:t>
            </w:r>
          </w:p>
          <w:p w14:paraId="636EF8B3" w14:textId="3564F3C8" w:rsidR="0D1DAE49" w:rsidRDefault="100DC8D2" w:rsidP="1D243EFC">
            <w:pPr>
              <w:spacing w:line="257" w:lineRule="auto"/>
              <w:ind w:left="720"/>
              <w:rPr>
                <w:rFonts w:eastAsia="Arial"/>
                <w:color w:val="000000" w:themeColor="text1"/>
              </w:rPr>
            </w:pPr>
            <w:r w:rsidRPr="1D243EFC">
              <w:rPr>
                <w:rFonts w:eastAsia="Arial"/>
                <w:color w:val="000000" w:themeColor="text1"/>
              </w:rPr>
              <w:lastRenderedPageBreak/>
              <w:t>HoldCategory.Ancillary-UnpaidCardServicesFee</w:t>
            </w:r>
          </w:p>
          <w:p w14:paraId="78157906" w14:textId="7127CF9B"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HoldCategory.Ancillary-UnpaidParkingFinesFees</w:t>
            </w:r>
          </w:p>
          <w:p w14:paraId="251A70B4" w14:textId="5398D44C"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HoldCategory.Ancillary-UnpaidLockerAdminFee</w:t>
            </w:r>
          </w:p>
          <w:p w14:paraId="09C9E711" w14:textId="21294A7C"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HoldCategory.Ancillary-UnpaidMealPlan</w:t>
            </w:r>
          </w:p>
          <w:p w14:paraId="32357A33" w14:textId="6CE2DDC1" w:rsidR="0D1DAE49" w:rsidRDefault="100DC8D2" w:rsidP="1D243EFC">
            <w:pPr>
              <w:spacing w:line="257" w:lineRule="auto"/>
              <w:ind w:left="720"/>
              <w:rPr>
                <w:rFonts w:eastAsia="Arial"/>
                <w:color w:val="000000" w:themeColor="text1"/>
              </w:rPr>
            </w:pPr>
            <w:r w:rsidRPr="1D243EFC">
              <w:rPr>
                <w:rFonts w:eastAsia="Arial"/>
                <w:color w:val="000000" w:themeColor="text1"/>
              </w:rPr>
              <w:t>HoldCategory.Ancillary-UnpaidBookstoreTechStore</w:t>
            </w:r>
          </w:p>
          <w:p w14:paraId="035C4FFF" w14:textId="400F4CD1"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Yes: is the amount owing &gt;100?</w:t>
            </w:r>
          </w:p>
          <w:p w14:paraId="5913F633" w14:textId="675208BE" w:rsidR="0D1DAE49" w:rsidRDefault="100DC8D2" w:rsidP="6274AC3A">
            <w:pPr>
              <w:pStyle w:val="ListParagraph"/>
              <w:numPr>
                <w:ilvl w:val="2"/>
                <w:numId w:val="18"/>
              </w:numPr>
              <w:spacing w:line="259" w:lineRule="auto"/>
              <w:rPr>
                <w:rFonts w:eastAsia="Arial"/>
                <w:color w:val="000000" w:themeColor="text1"/>
              </w:rPr>
            </w:pPr>
            <w:r w:rsidRPr="6AC545F2">
              <w:rPr>
                <w:rFonts w:eastAsia="Arial"/>
                <w:color w:val="000000" w:themeColor="text1"/>
              </w:rPr>
              <w:t>Yes: update stage to “Application on Hold”</w:t>
            </w:r>
          </w:p>
          <w:p w14:paraId="795B2483" w14:textId="08D76674" w:rsidR="0A995811" w:rsidRDefault="302A84D7" w:rsidP="6AC545F2">
            <w:pPr>
              <w:pStyle w:val="ListParagraph"/>
              <w:numPr>
                <w:ilvl w:val="0"/>
                <w:numId w:val="18"/>
              </w:numPr>
              <w:spacing w:line="259" w:lineRule="auto"/>
              <w:rPr>
                <w:rFonts w:eastAsia="Arial"/>
                <w:color w:val="000000" w:themeColor="text1"/>
              </w:rPr>
            </w:pPr>
            <w:r w:rsidRPr="080CE661">
              <w:rPr>
                <w:rFonts w:eastAsia="Arial"/>
                <w:color w:val="000000" w:themeColor="text1"/>
              </w:rPr>
              <w:t xml:space="preserve">No: is it a </w:t>
            </w:r>
            <w:commentRangeStart w:id="43"/>
            <w:r w:rsidRPr="080CE661">
              <w:rPr>
                <w:rFonts w:eastAsia="Arial"/>
                <w:color w:val="000000" w:themeColor="text1"/>
              </w:rPr>
              <w:t xml:space="preserve">Registrar’s </w:t>
            </w:r>
            <w:commentRangeEnd w:id="43"/>
            <w:r w:rsidR="0A995811" w:rsidRPr="080CE661">
              <w:rPr>
                <w:rStyle w:val="CommentReference"/>
                <w:rFonts w:eastAsia="Arial"/>
                <w:color w:val="000000" w:themeColor="text1"/>
                <w:sz w:val="22"/>
                <w:szCs w:val="22"/>
              </w:rPr>
              <w:commentReference w:id="43"/>
            </w:r>
            <w:r w:rsidRPr="080CE661">
              <w:rPr>
                <w:rFonts w:eastAsia="Arial"/>
                <w:color w:val="000000" w:themeColor="text1"/>
              </w:rPr>
              <w:t>Office Hold?</w:t>
            </w:r>
            <w:r w:rsidR="0A995811">
              <w:br/>
            </w:r>
            <w:r w:rsidR="1024ED7E" w:rsidRPr="080CE661">
              <w:rPr>
                <w:rFonts w:eastAsia="Arial"/>
                <w:color w:val="000000" w:themeColor="text1"/>
              </w:rPr>
              <w:t>HoldCategory.RegistrarsOfficeHold</w:t>
            </w:r>
          </w:p>
          <w:p w14:paraId="64D47722" w14:textId="596B3FD9" w:rsidR="6F80FB74" w:rsidRDefault="6F80FB74" w:rsidP="5F807601">
            <w:pPr>
              <w:pStyle w:val="ListParagraph"/>
              <w:numPr>
                <w:ilvl w:val="1"/>
                <w:numId w:val="18"/>
              </w:numPr>
              <w:spacing w:line="259" w:lineRule="auto"/>
              <w:rPr>
                <w:rFonts w:eastAsia="Arial"/>
                <w:color w:val="000000" w:themeColor="text1"/>
              </w:rPr>
            </w:pPr>
            <w:r w:rsidRPr="5F807601">
              <w:rPr>
                <w:rFonts w:eastAsia="Arial"/>
                <w:color w:val="000000" w:themeColor="text1"/>
              </w:rPr>
              <w:t>Yes: update stage to “Application on Hold”</w:t>
            </w:r>
          </w:p>
          <w:p w14:paraId="562E81F7" w14:textId="5502222D" w:rsidR="0D1DAE49" w:rsidRDefault="5E310635" w:rsidP="6274AC3A">
            <w:pPr>
              <w:pStyle w:val="ListParagraph"/>
              <w:numPr>
                <w:ilvl w:val="0"/>
                <w:numId w:val="18"/>
              </w:numPr>
              <w:spacing w:line="259" w:lineRule="auto"/>
              <w:rPr>
                <w:rFonts w:eastAsia="Arial"/>
                <w:color w:val="000000" w:themeColor="text1"/>
              </w:rPr>
            </w:pPr>
            <w:r w:rsidRPr="5F807601">
              <w:rPr>
                <w:rFonts w:eastAsia="Arial"/>
                <w:color w:val="000000" w:themeColor="text1"/>
              </w:rPr>
              <w:t xml:space="preserve">No: </w:t>
            </w:r>
            <w:r w:rsidR="100DC8D2" w:rsidRPr="5F807601">
              <w:rPr>
                <w:rFonts w:eastAsia="Arial"/>
                <w:color w:val="000000" w:themeColor="text1"/>
              </w:rPr>
              <w:t>Is it a Leave of absence hold?</w:t>
            </w:r>
            <w:r>
              <w:br/>
            </w:r>
            <w:r w:rsidR="100DC8D2" w:rsidRPr="5F807601">
              <w:rPr>
                <w:rFonts w:eastAsia="Arial"/>
                <w:color w:val="000000" w:themeColor="text1"/>
              </w:rPr>
              <w:t>HoldCategory.LeaveOfAbsence</w:t>
            </w:r>
          </w:p>
          <w:p w14:paraId="1787FAC8" w14:textId="099F7519" w:rsidR="0D1DAE49" w:rsidRDefault="100DC8D2"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Yes: no action</w:t>
            </w:r>
          </w:p>
        </w:tc>
        <w:tc>
          <w:tcPr>
            <w:tcW w:w="2960" w:type="dxa"/>
          </w:tcPr>
          <w:p w14:paraId="0FA65775" w14:textId="443E18A9" w:rsidR="0D1DAE49" w:rsidRDefault="0D1DAE49" w:rsidP="0D1DAE49">
            <w:pPr>
              <w:spacing w:line="259" w:lineRule="auto"/>
              <w:rPr>
                <w:rFonts w:eastAsia="Arial"/>
                <w:color w:val="000000" w:themeColor="text1"/>
              </w:rPr>
            </w:pPr>
            <w:r w:rsidRPr="0D1DAE49">
              <w:rPr>
                <w:rFonts w:eastAsia="Arial"/>
                <w:color w:val="000000" w:themeColor="text1"/>
                <w:lang w:val="en-US"/>
              </w:rPr>
              <w:lastRenderedPageBreak/>
              <w:t>If additional holds are identified, this will need to be updated accordingly</w:t>
            </w:r>
          </w:p>
          <w:p w14:paraId="5489AF26" w14:textId="443AD992" w:rsidR="0D1DAE49" w:rsidRDefault="0D1DAE49" w:rsidP="0D1DAE49">
            <w:pPr>
              <w:spacing w:line="259" w:lineRule="auto"/>
              <w:rPr>
                <w:rFonts w:eastAsia="Arial"/>
                <w:color w:val="000000" w:themeColor="text1"/>
                <w:lang w:val="en-US"/>
              </w:rPr>
            </w:pPr>
          </w:p>
          <w:p w14:paraId="0B54D68F" w14:textId="3521917D" w:rsidR="36F8282F" w:rsidRDefault="76EF9ADD" w:rsidP="0D1DAE49">
            <w:pPr>
              <w:spacing w:line="259" w:lineRule="auto"/>
              <w:rPr>
                <w:rFonts w:eastAsia="Arial"/>
                <w:color w:val="000000" w:themeColor="text1"/>
                <w:lang w:val="en-US"/>
              </w:rPr>
            </w:pPr>
            <w:r w:rsidRPr="725F2C4A">
              <w:rPr>
                <w:rFonts w:eastAsia="Arial"/>
                <w:color w:val="000000" w:themeColor="text1"/>
                <w:lang w:val="en-US"/>
              </w:rPr>
              <w:t xml:space="preserve">Note that we will change component statuses </w:t>
            </w:r>
            <w:r w:rsidR="0FCDAA85" w:rsidRPr="725F2C4A">
              <w:rPr>
                <w:rFonts w:eastAsia="Arial"/>
                <w:color w:val="000000" w:themeColor="text1"/>
                <w:lang w:val="en-US"/>
              </w:rPr>
              <w:t>based on auto-assessments</w:t>
            </w:r>
            <w:r w:rsidRPr="725F2C4A">
              <w:rPr>
                <w:rFonts w:eastAsia="Arial"/>
                <w:color w:val="000000" w:themeColor="text1"/>
                <w:lang w:val="en-US"/>
              </w:rPr>
              <w:t xml:space="preserve">, but we will </w:t>
            </w:r>
            <w:r w:rsidRPr="725F2C4A">
              <w:rPr>
                <w:rFonts w:eastAsia="Arial"/>
                <w:i/>
                <w:iCs/>
                <w:color w:val="000000" w:themeColor="text1"/>
                <w:lang w:val="en-US"/>
              </w:rPr>
              <w:t xml:space="preserve">not </w:t>
            </w:r>
            <w:r w:rsidRPr="725F2C4A">
              <w:rPr>
                <w:rFonts w:eastAsia="Arial"/>
                <w:color w:val="000000" w:themeColor="text1"/>
                <w:lang w:val="en-US"/>
              </w:rPr>
              <w:t>move these applications into “Application Materials Submitted” to prevent action by the AO</w:t>
            </w:r>
          </w:p>
        </w:tc>
      </w:tr>
      <w:tr w:rsidR="003821E4" w:rsidRPr="00583BC8" w14:paraId="7FFD5B93" w14:textId="77777777" w:rsidTr="23B08687">
        <w:trPr>
          <w:trHeight w:val="288"/>
        </w:trPr>
        <w:tc>
          <w:tcPr>
            <w:tcW w:w="905" w:type="dxa"/>
            <w:tcMar>
              <w:top w:w="15" w:type="dxa"/>
              <w:left w:w="108" w:type="dxa"/>
              <w:bottom w:w="15" w:type="dxa"/>
              <w:right w:w="108" w:type="dxa"/>
            </w:tcMar>
          </w:tcPr>
          <w:p w14:paraId="520CBB19" w14:textId="59683469" w:rsidR="003821E4" w:rsidRPr="007A0C32" w:rsidRDefault="3140750C" w:rsidP="0CDFBEE9">
            <w:pPr>
              <w:spacing w:line="259" w:lineRule="auto"/>
              <w:rPr>
                <w:rFonts w:eastAsia="Arial"/>
                <w:strike/>
                <w:color w:val="000000" w:themeColor="text1"/>
                <w:lang w:val="en-US"/>
              </w:rPr>
            </w:pPr>
            <w:r w:rsidRPr="007A0C32">
              <w:rPr>
                <w:rFonts w:eastAsia="Arial"/>
                <w:strike/>
                <w:color w:val="000000" w:themeColor="text1"/>
                <w:lang w:val="en-US"/>
              </w:rPr>
              <w:lastRenderedPageBreak/>
              <w:t>RS-306-</w:t>
            </w:r>
            <w:r w:rsidR="775BE28B" w:rsidRPr="007A0C32">
              <w:rPr>
                <w:rFonts w:eastAsia="Arial"/>
                <w:strike/>
                <w:color w:val="000000" w:themeColor="text1"/>
                <w:lang w:val="en-US"/>
              </w:rPr>
              <w:t>002</w:t>
            </w:r>
          </w:p>
        </w:tc>
        <w:tc>
          <w:tcPr>
            <w:tcW w:w="2070" w:type="dxa"/>
            <w:tcMar>
              <w:top w:w="15" w:type="dxa"/>
              <w:left w:w="108" w:type="dxa"/>
              <w:bottom w:w="15" w:type="dxa"/>
              <w:right w:w="108" w:type="dxa"/>
            </w:tcMar>
          </w:tcPr>
          <w:p w14:paraId="4D729CC0" w14:textId="6331134E" w:rsidR="003821E4" w:rsidRPr="007A0C32" w:rsidRDefault="60607F5B" w:rsidP="0D1DAE49">
            <w:pPr>
              <w:spacing w:line="259" w:lineRule="auto"/>
              <w:rPr>
                <w:strike/>
              </w:rPr>
            </w:pPr>
            <w:r w:rsidRPr="007A0C32">
              <w:rPr>
                <w:rFonts w:eastAsia="Arial"/>
                <w:strike/>
                <w:color w:val="000000" w:themeColor="text1"/>
                <w:lang w:val="en-US"/>
              </w:rPr>
              <w:t>Admissions Stage Change</w:t>
            </w:r>
          </w:p>
        </w:tc>
        <w:tc>
          <w:tcPr>
            <w:tcW w:w="5340" w:type="dxa"/>
            <w:tcMar>
              <w:top w:w="15" w:type="dxa"/>
              <w:left w:w="108" w:type="dxa"/>
              <w:bottom w:w="15" w:type="dxa"/>
              <w:right w:w="108" w:type="dxa"/>
            </w:tcMar>
          </w:tcPr>
          <w:p w14:paraId="0AEAE3A5" w14:textId="09F4A060" w:rsidR="60607F5B" w:rsidRPr="007A0C32" w:rsidRDefault="60607F5B" w:rsidP="0D1DAE49">
            <w:pPr>
              <w:rPr>
                <w:rFonts w:eastAsia="Arial"/>
                <w:strike/>
                <w:color w:val="000000" w:themeColor="text1"/>
              </w:rPr>
            </w:pPr>
            <w:r w:rsidRPr="007A0C32">
              <w:rPr>
                <w:rFonts w:eastAsia="Arial"/>
                <w:b/>
                <w:bCs/>
                <w:strike/>
                <w:color w:val="000000" w:themeColor="text1"/>
                <w:lang w:val="en-US"/>
              </w:rPr>
              <w:t xml:space="preserve">Name: </w:t>
            </w:r>
            <w:r w:rsidRPr="007A0C32">
              <w:rPr>
                <w:rFonts w:eastAsia="Arial"/>
                <w:strike/>
                <w:color w:val="000000" w:themeColor="text1"/>
                <w:lang w:val="en-US"/>
              </w:rPr>
              <w:t>Auto-Assessment: Advanced Standing</w:t>
            </w:r>
          </w:p>
          <w:p w14:paraId="2FA8ED6F" w14:textId="5908D145" w:rsidR="60607F5B" w:rsidRPr="007A0C32" w:rsidRDefault="60607F5B" w:rsidP="0D1DAE49">
            <w:pPr>
              <w:spacing w:line="259" w:lineRule="auto"/>
              <w:rPr>
                <w:rFonts w:eastAsia="Arial"/>
                <w:strike/>
                <w:color w:val="000000" w:themeColor="text1"/>
              </w:rPr>
            </w:pPr>
            <w:r w:rsidRPr="007A0C32">
              <w:rPr>
                <w:rFonts w:eastAsia="Arial"/>
                <w:b/>
                <w:bCs/>
                <w:strike/>
                <w:color w:val="000000" w:themeColor="text1"/>
                <w:lang w:val="en-US"/>
              </w:rPr>
              <w:t xml:space="preserve">Description: </w:t>
            </w:r>
            <w:r w:rsidRPr="007A0C32">
              <w:rPr>
                <w:rFonts w:eastAsia="Arial"/>
                <w:strike/>
                <w:color w:val="000000" w:themeColor="text1"/>
                <w:lang w:val="en-US"/>
              </w:rPr>
              <w:t>Ruleset to update Admissions Stage to “Advanced Standing” if the applicant applies to a higher level than the entry level</w:t>
            </w:r>
          </w:p>
          <w:p w14:paraId="52E1EE80" w14:textId="21785DC3" w:rsidR="60607F5B" w:rsidRPr="007A0C32" w:rsidRDefault="60607F5B" w:rsidP="0D1DAE49">
            <w:pPr>
              <w:rPr>
                <w:rFonts w:eastAsia="Arial"/>
                <w:strike/>
                <w:color w:val="000000" w:themeColor="text1"/>
              </w:rPr>
            </w:pPr>
            <w:r w:rsidRPr="007A0C32">
              <w:rPr>
                <w:rFonts w:eastAsia="Arial"/>
                <w:b/>
                <w:bCs/>
                <w:strike/>
                <w:color w:val="000000" w:themeColor="text1"/>
                <w:lang w:val="en-US"/>
              </w:rPr>
              <w:t xml:space="preserve">BMN: </w:t>
            </w:r>
            <w:r w:rsidRPr="007A0C32">
              <w:rPr>
                <w:rFonts w:eastAsia="Arial"/>
                <w:strike/>
                <w:color w:val="000000" w:themeColor="text1"/>
                <w:lang w:val="en-US"/>
              </w:rPr>
              <w:t>Ruleset.AdvancedStanding</w:t>
            </w:r>
          </w:p>
          <w:p w14:paraId="157ACE70" w14:textId="25653CD6" w:rsidR="60607F5B" w:rsidRPr="007A0C32" w:rsidRDefault="60607F5B" w:rsidP="0D1DAE49">
            <w:pPr>
              <w:rPr>
                <w:rFonts w:eastAsia="Arial"/>
                <w:strike/>
                <w:color w:val="000000" w:themeColor="text1"/>
              </w:rPr>
            </w:pPr>
            <w:r w:rsidRPr="007A0C32">
              <w:rPr>
                <w:rFonts w:eastAsia="Arial"/>
                <w:b/>
                <w:bCs/>
                <w:strike/>
                <w:color w:val="000000" w:themeColor="text1"/>
                <w:lang w:val="en-US"/>
              </w:rPr>
              <w:t>Entity:</w:t>
            </w:r>
            <w:r w:rsidRPr="007A0C32">
              <w:rPr>
                <w:rFonts w:eastAsia="Arial"/>
                <w:strike/>
                <w:color w:val="000000" w:themeColor="text1"/>
                <w:lang w:val="en-US"/>
              </w:rPr>
              <w:t xml:space="preserve"> Admissions Record</w:t>
            </w:r>
          </w:p>
          <w:p w14:paraId="7D57690F" w14:textId="0E78C49E" w:rsidR="60607F5B" w:rsidRPr="007A0C32" w:rsidRDefault="60607F5B" w:rsidP="0D1DAE49">
            <w:pPr>
              <w:rPr>
                <w:rFonts w:eastAsia="Arial"/>
                <w:strike/>
                <w:color w:val="000000" w:themeColor="text1"/>
              </w:rPr>
            </w:pPr>
            <w:r w:rsidRPr="007A0C32">
              <w:rPr>
                <w:rFonts w:eastAsia="Arial"/>
                <w:b/>
                <w:bCs/>
                <w:strike/>
                <w:color w:val="000000" w:themeColor="text1"/>
                <w:lang w:val="en-US"/>
              </w:rPr>
              <w:t>Module:</w:t>
            </w:r>
            <w:r w:rsidRPr="007A0C32">
              <w:rPr>
                <w:rFonts w:eastAsia="Arial"/>
                <w:strike/>
                <w:color w:val="000000" w:themeColor="text1"/>
                <w:lang w:val="en-US"/>
              </w:rPr>
              <w:t xml:space="preserve"> Admissions</w:t>
            </w:r>
          </w:p>
          <w:p w14:paraId="7FDD0275" w14:textId="0D773614" w:rsidR="0D1DAE49" w:rsidRPr="007A0C32" w:rsidRDefault="0D1DAE49" w:rsidP="0D1DAE49">
            <w:pPr>
              <w:pStyle w:val="ListParagraph"/>
              <w:rPr>
                <w:strike/>
                <w:lang w:val="en-US"/>
              </w:rPr>
            </w:pPr>
          </w:p>
        </w:tc>
        <w:tc>
          <w:tcPr>
            <w:tcW w:w="6005" w:type="dxa"/>
            <w:tcMar>
              <w:top w:w="15" w:type="dxa"/>
              <w:left w:w="108" w:type="dxa"/>
              <w:bottom w:w="15" w:type="dxa"/>
              <w:right w:w="108" w:type="dxa"/>
            </w:tcMar>
          </w:tcPr>
          <w:p w14:paraId="4EE94C1F" w14:textId="33973B1E" w:rsidR="003821E4" w:rsidRPr="007A0C32" w:rsidRDefault="76053F6C" w:rsidP="6274AC3A">
            <w:pPr>
              <w:rPr>
                <w:rFonts w:eastAsia="Arial"/>
                <w:strike/>
                <w:color w:val="000000" w:themeColor="text1"/>
              </w:rPr>
            </w:pPr>
            <w:r w:rsidRPr="007A0C32">
              <w:rPr>
                <w:rFonts w:eastAsia="Arial"/>
                <w:b/>
                <w:bCs/>
                <w:strike/>
                <w:color w:val="000000" w:themeColor="text1"/>
                <w:lang w:val="en-US"/>
              </w:rPr>
              <w:t>Trigger</w:t>
            </w:r>
            <w:r w:rsidRPr="007A0C32">
              <w:rPr>
                <w:rFonts w:eastAsia="Arial"/>
                <w:strike/>
                <w:color w:val="000000" w:themeColor="text1"/>
                <w:lang w:val="en-US"/>
              </w:rPr>
              <w:t>: admissions record is created or “Initial Enrolment Status” field is updated</w:t>
            </w:r>
          </w:p>
          <w:p w14:paraId="407C9A1A" w14:textId="30AB8CF1" w:rsidR="003821E4" w:rsidRPr="007A0C32" w:rsidRDefault="003821E4" w:rsidP="6274AC3A">
            <w:pPr>
              <w:rPr>
                <w:rFonts w:eastAsia="Arial"/>
                <w:strike/>
                <w:color w:val="000000" w:themeColor="text1"/>
              </w:rPr>
            </w:pPr>
          </w:p>
          <w:p w14:paraId="6B85FC20" w14:textId="6CDBA72C" w:rsidR="003821E4" w:rsidRPr="007A0C32" w:rsidRDefault="76053F6C" w:rsidP="6274AC3A">
            <w:pPr>
              <w:rPr>
                <w:rFonts w:eastAsia="Arial"/>
                <w:strike/>
                <w:color w:val="000000" w:themeColor="text1"/>
              </w:rPr>
            </w:pPr>
            <w:r w:rsidRPr="007A0C32">
              <w:rPr>
                <w:rFonts w:eastAsia="Arial"/>
                <w:b/>
                <w:bCs/>
                <w:strike/>
                <w:color w:val="000000" w:themeColor="text1"/>
                <w:lang w:val="en-US"/>
              </w:rPr>
              <w:t>Logic</w:t>
            </w:r>
            <w:r w:rsidRPr="007A0C32">
              <w:rPr>
                <w:rFonts w:eastAsia="Arial"/>
                <w:strike/>
                <w:color w:val="000000" w:themeColor="text1"/>
                <w:lang w:val="en-US"/>
              </w:rPr>
              <w:t>:</w:t>
            </w:r>
          </w:p>
          <w:p w14:paraId="477C7204" w14:textId="5DBAA17D" w:rsidR="003821E4" w:rsidRPr="007A0C32" w:rsidRDefault="76053F6C" w:rsidP="6274AC3A">
            <w:pPr>
              <w:pStyle w:val="ListParagraph"/>
              <w:numPr>
                <w:ilvl w:val="0"/>
                <w:numId w:val="18"/>
              </w:numPr>
              <w:spacing w:line="259" w:lineRule="auto"/>
              <w:rPr>
                <w:rFonts w:eastAsia="Arial"/>
                <w:strike/>
                <w:color w:val="000000" w:themeColor="text1"/>
              </w:rPr>
            </w:pPr>
            <w:r w:rsidRPr="007A0C32">
              <w:rPr>
                <w:rFonts w:eastAsia="Arial"/>
                <w:strike/>
                <w:color w:val="000000" w:themeColor="text1"/>
              </w:rPr>
              <w:t>Check the “Entry Level” FF on the APOI; compare to the “Initial Enrolment Status” on the Admissions Record</w:t>
            </w:r>
          </w:p>
          <w:p w14:paraId="6B2CFFAB" w14:textId="425F7673" w:rsidR="4359865E" w:rsidRPr="007A0C32" w:rsidRDefault="4359865E" w:rsidP="77047574">
            <w:pPr>
              <w:pStyle w:val="ListParagraph"/>
              <w:numPr>
                <w:ilvl w:val="0"/>
                <w:numId w:val="18"/>
              </w:numPr>
              <w:spacing w:line="259" w:lineRule="auto"/>
              <w:rPr>
                <w:rFonts w:eastAsia="Arial"/>
                <w:strike/>
                <w:color w:val="000000" w:themeColor="text1"/>
              </w:rPr>
            </w:pPr>
            <w:r w:rsidRPr="007A0C32">
              <w:rPr>
                <w:rFonts w:eastAsia="Arial"/>
                <w:strike/>
                <w:color w:val="000000" w:themeColor="text1"/>
              </w:rPr>
              <w:t xml:space="preserve">If “Initial Enrollment Status” is Blank no action should be taken </w:t>
            </w:r>
          </w:p>
          <w:p w14:paraId="704596A2" w14:textId="5A00839B" w:rsidR="003821E4" w:rsidRPr="007A0C32" w:rsidRDefault="76053F6C" w:rsidP="6274AC3A">
            <w:pPr>
              <w:pStyle w:val="ListParagraph"/>
              <w:numPr>
                <w:ilvl w:val="0"/>
                <w:numId w:val="18"/>
              </w:numPr>
              <w:spacing w:line="259" w:lineRule="auto"/>
              <w:rPr>
                <w:rFonts w:eastAsia="Arial"/>
                <w:strike/>
                <w:color w:val="000000" w:themeColor="text1"/>
              </w:rPr>
            </w:pPr>
            <w:r w:rsidRPr="007A0C32">
              <w:rPr>
                <w:rFonts w:eastAsia="Arial"/>
                <w:strike/>
                <w:color w:val="000000" w:themeColor="text1"/>
              </w:rPr>
              <w:t>Is the Initial Enrolment Status higher than the Entry Level?</w:t>
            </w:r>
          </w:p>
          <w:p w14:paraId="3C0D5EA2" w14:textId="641A277B" w:rsidR="003821E4" w:rsidRPr="007A0C32" w:rsidRDefault="76053F6C" w:rsidP="712DC159">
            <w:pPr>
              <w:pStyle w:val="ListParagraph"/>
              <w:numPr>
                <w:ilvl w:val="1"/>
                <w:numId w:val="18"/>
              </w:numPr>
              <w:spacing w:line="259" w:lineRule="auto"/>
              <w:rPr>
                <w:rFonts w:eastAsia="Arial"/>
                <w:strike/>
                <w:color w:val="000000" w:themeColor="text1"/>
              </w:rPr>
            </w:pPr>
            <w:r w:rsidRPr="007A0C32">
              <w:rPr>
                <w:rFonts w:eastAsia="Arial"/>
                <w:strike/>
                <w:color w:val="000000" w:themeColor="text1"/>
              </w:rPr>
              <w:t>Yes: update Admissions Stage to “Advanced Standing”</w:t>
            </w:r>
            <w:r w:rsidR="1EAF6BB5" w:rsidRPr="007A0C32">
              <w:rPr>
                <w:rFonts w:eastAsia="Arial"/>
                <w:strike/>
                <w:color w:val="000000" w:themeColor="text1"/>
              </w:rPr>
              <w:t xml:space="preserve"> </w:t>
            </w:r>
            <w:r w:rsidR="1EAF6BB5" w:rsidRPr="007A0C32">
              <w:rPr>
                <w:rFonts w:eastAsia="Arial"/>
                <w:b/>
                <w:bCs/>
                <w:strike/>
                <w:color w:val="000000" w:themeColor="text1"/>
              </w:rPr>
              <w:t>AND</w:t>
            </w:r>
            <w:r w:rsidR="1EAF6BB5" w:rsidRPr="007A0C32">
              <w:rPr>
                <w:rFonts w:eastAsia="Arial"/>
                <w:strike/>
                <w:color w:val="000000" w:themeColor="text1"/>
              </w:rPr>
              <w:t xml:space="preserve"> check “Transfer” Boolean on Admissions Record detail entity</w:t>
            </w:r>
          </w:p>
          <w:p w14:paraId="2CB391C9" w14:textId="21293470" w:rsidR="003821E4" w:rsidRPr="007A0C32" w:rsidRDefault="76053F6C" w:rsidP="6274AC3A">
            <w:pPr>
              <w:pStyle w:val="ListParagraph"/>
              <w:numPr>
                <w:ilvl w:val="1"/>
                <w:numId w:val="18"/>
              </w:numPr>
              <w:spacing w:line="259" w:lineRule="auto"/>
              <w:rPr>
                <w:rFonts w:eastAsia="Arial"/>
                <w:strike/>
                <w:color w:val="000000" w:themeColor="text1"/>
              </w:rPr>
            </w:pPr>
            <w:r w:rsidRPr="007A0C32">
              <w:rPr>
                <w:rFonts w:eastAsia="Arial"/>
                <w:strike/>
                <w:color w:val="000000" w:themeColor="text1"/>
              </w:rPr>
              <w:t>No: no action</w:t>
            </w:r>
          </w:p>
          <w:p w14:paraId="40F45674" w14:textId="56FF01E3" w:rsidR="003821E4" w:rsidRPr="007A0C32" w:rsidRDefault="003821E4" w:rsidP="6274AC3A">
            <w:pPr>
              <w:pStyle w:val="ListParagraph"/>
              <w:ind w:left="0"/>
              <w:rPr>
                <w:rFonts w:eastAsia="Arial"/>
                <w:strike/>
                <w:lang w:val="en-US"/>
              </w:rPr>
            </w:pPr>
          </w:p>
        </w:tc>
        <w:tc>
          <w:tcPr>
            <w:tcW w:w="2960" w:type="dxa"/>
          </w:tcPr>
          <w:p w14:paraId="21F29854" w14:textId="1979B8A6" w:rsidR="003821E4" w:rsidRPr="007A0C32" w:rsidRDefault="03221E0C" w:rsidP="0D1DAE49">
            <w:pPr>
              <w:pStyle w:val="ListParagraph"/>
              <w:ind w:left="0"/>
              <w:rPr>
                <w:strike/>
                <w:lang w:val="en-US"/>
              </w:rPr>
            </w:pPr>
            <w:r w:rsidRPr="007A0C32">
              <w:rPr>
                <w:strike/>
                <w:lang w:val="en-US"/>
              </w:rPr>
              <w:t>Note that the entry level and enrolment status values are identical (Level 01 through 09), not sure if you can use greater than rules, so it may have to be individually built out:</w:t>
            </w:r>
          </w:p>
          <w:p w14:paraId="79F1A46C" w14:textId="7F9AE198" w:rsidR="003821E4" w:rsidRPr="007A0C32" w:rsidRDefault="03221E0C" w:rsidP="0D1DAE49">
            <w:pPr>
              <w:pStyle w:val="ListParagraph"/>
              <w:ind w:left="0"/>
              <w:rPr>
                <w:strike/>
                <w:lang w:val="en-US"/>
              </w:rPr>
            </w:pPr>
            <w:r w:rsidRPr="007A0C32">
              <w:rPr>
                <w:strike/>
                <w:lang w:val="en-US"/>
              </w:rPr>
              <w:t>If entry level is Level 01, and enrolment status is not equal to level 01, change status</w:t>
            </w:r>
          </w:p>
          <w:p w14:paraId="1263052B" w14:textId="3CDC2DD6" w:rsidR="003821E4" w:rsidRPr="007A0C32" w:rsidRDefault="03221E0C" w:rsidP="0D1DAE49">
            <w:pPr>
              <w:pStyle w:val="ListParagraph"/>
              <w:ind w:left="0"/>
              <w:rPr>
                <w:strike/>
                <w:lang w:val="en-US"/>
              </w:rPr>
            </w:pPr>
            <w:r w:rsidRPr="007A0C32">
              <w:rPr>
                <w:strike/>
                <w:lang w:val="en-US"/>
              </w:rPr>
              <w:t>If entry level is Level 02 and enrolment status is not equal to level 01 or level 02, change status</w:t>
            </w:r>
          </w:p>
          <w:p w14:paraId="59758ADF" w14:textId="59D974B6" w:rsidR="003821E4" w:rsidRPr="007A0C32" w:rsidRDefault="03221E0C" w:rsidP="0D1DAE49">
            <w:pPr>
              <w:pStyle w:val="ListParagraph"/>
              <w:ind w:left="0"/>
              <w:rPr>
                <w:strike/>
                <w:lang w:val="en-US"/>
              </w:rPr>
            </w:pPr>
            <w:r w:rsidRPr="007A0C32">
              <w:rPr>
                <w:strike/>
                <w:lang w:val="en-US"/>
              </w:rPr>
              <w:t>Etc.</w:t>
            </w:r>
          </w:p>
          <w:p w14:paraId="6A94213B" w14:textId="2D745F03" w:rsidR="003821E4" w:rsidRPr="007A0C32" w:rsidRDefault="003821E4" w:rsidP="0D1DAE49">
            <w:pPr>
              <w:pStyle w:val="ListParagraph"/>
              <w:ind w:left="0"/>
              <w:rPr>
                <w:strike/>
                <w:lang w:val="en-US"/>
              </w:rPr>
            </w:pPr>
          </w:p>
          <w:p w14:paraId="78A57EC6" w14:textId="58DC1666" w:rsidR="003821E4" w:rsidRPr="007A0C32" w:rsidRDefault="56BCC7B2" w:rsidP="0D1DAE49">
            <w:pPr>
              <w:spacing w:line="259" w:lineRule="auto"/>
              <w:rPr>
                <w:rFonts w:eastAsia="Arial"/>
                <w:strike/>
                <w:color w:val="000000" w:themeColor="text1"/>
                <w:lang w:val="en-US"/>
              </w:rPr>
            </w:pPr>
            <w:r w:rsidRPr="007A0C32">
              <w:rPr>
                <w:rFonts w:eastAsia="Arial"/>
                <w:strike/>
                <w:color w:val="000000" w:themeColor="text1"/>
                <w:lang w:val="en-US"/>
              </w:rPr>
              <w:lastRenderedPageBreak/>
              <w:t xml:space="preserve">Note that we will change component statuses </w:t>
            </w:r>
            <w:r w:rsidR="37D9C6F3" w:rsidRPr="007A0C32">
              <w:rPr>
                <w:rFonts w:eastAsia="Arial"/>
                <w:strike/>
                <w:color w:val="000000" w:themeColor="text1"/>
                <w:lang w:val="en-US"/>
              </w:rPr>
              <w:t>based on auto-assessments</w:t>
            </w:r>
            <w:r w:rsidRPr="007A0C32">
              <w:rPr>
                <w:rFonts w:eastAsia="Arial"/>
                <w:strike/>
                <w:color w:val="000000" w:themeColor="text1"/>
                <w:lang w:val="en-US"/>
              </w:rPr>
              <w:t>, but we will not move these applications into “Application Materials Submitted”; all action on Advanced Standing records should be based on the Advanced Standing QL</w:t>
            </w:r>
          </w:p>
        </w:tc>
      </w:tr>
      <w:tr w:rsidR="0CDFBEE9" w14:paraId="2E15005F" w14:textId="77777777" w:rsidTr="23B08687">
        <w:trPr>
          <w:trHeight w:val="288"/>
        </w:trPr>
        <w:tc>
          <w:tcPr>
            <w:tcW w:w="905" w:type="dxa"/>
            <w:tcMar>
              <w:top w:w="15" w:type="dxa"/>
              <w:left w:w="108" w:type="dxa"/>
              <w:bottom w:w="15" w:type="dxa"/>
              <w:right w:w="108" w:type="dxa"/>
            </w:tcMar>
          </w:tcPr>
          <w:p w14:paraId="253FAD3E" w14:textId="6A9D6D25" w:rsidR="0CDFBEE9" w:rsidRPr="00F60DB3" w:rsidRDefault="54D30E51" w:rsidP="0CDFBEE9">
            <w:pPr>
              <w:spacing w:line="259" w:lineRule="auto"/>
              <w:rPr>
                <w:rFonts w:eastAsia="Arial"/>
                <w:strike/>
                <w:color w:val="000000" w:themeColor="text1"/>
                <w:lang w:val="en-US"/>
              </w:rPr>
            </w:pPr>
            <w:r w:rsidRPr="00F60DB3">
              <w:rPr>
                <w:rFonts w:eastAsia="Arial"/>
                <w:strike/>
                <w:color w:val="000000" w:themeColor="text1"/>
                <w:lang w:val="en-US"/>
              </w:rPr>
              <w:lastRenderedPageBreak/>
              <w:t>RS-306-</w:t>
            </w:r>
            <w:r w:rsidR="315D679E" w:rsidRPr="00F60DB3">
              <w:rPr>
                <w:rFonts w:eastAsia="Arial"/>
                <w:strike/>
                <w:color w:val="000000" w:themeColor="text1"/>
                <w:lang w:val="en-US"/>
              </w:rPr>
              <w:t>003</w:t>
            </w:r>
          </w:p>
        </w:tc>
        <w:tc>
          <w:tcPr>
            <w:tcW w:w="2070" w:type="dxa"/>
            <w:tcMar>
              <w:top w:w="15" w:type="dxa"/>
              <w:left w:w="108" w:type="dxa"/>
              <w:bottom w:w="15" w:type="dxa"/>
              <w:right w:w="108" w:type="dxa"/>
            </w:tcMar>
          </w:tcPr>
          <w:p w14:paraId="1FA7C37D" w14:textId="1832B265" w:rsidR="5A92BEC7" w:rsidRPr="00F60DB3" w:rsidRDefault="5A92BEC7" w:rsidP="0CDFBEE9">
            <w:pPr>
              <w:spacing w:line="259" w:lineRule="auto"/>
              <w:rPr>
                <w:rFonts w:eastAsia="Arial"/>
                <w:strike/>
                <w:color w:val="000000" w:themeColor="text1"/>
                <w:lang w:val="en-US"/>
              </w:rPr>
            </w:pPr>
            <w:r w:rsidRPr="00F60DB3">
              <w:rPr>
                <w:rFonts w:eastAsia="Arial"/>
                <w:strike/>
                <w:color w:val="000000" w:themeColor="text1"/>
                <w:lang w:val="en-US"/>
              </w:rPr>
              <w:t xml:space="preserve">SAR </w:t>
            </w:r>
            <w:r w:rsidR="0CDFBEE9" w:rsidRPr="00F60DB3">
              <w:rPr>
                <w:rFonts w:eastAsia="Arial"/>
                <w:strike/>
                <w:color w:val="000000" w:themeColor="text1"/>
                <w:lang w:val="en-US"/>
              </w:rPr>
              <w:t>Sta</w:t>
            </w:r>
            <w:r w:rsidR="12D59C3C" w:rsidRPr="00F60DB3">
              <w:rPr>
                <w:rFonts w:eastAsia="Arial"/>
                <w:strike/>
                <w:color w:val="000000" w:themeColor="text1"/>
                <w:lang w:val="en-US"/>
              </w:rPr>
              <w:t>tus</w:t>
            </w:r>
            <w:r w:rsidR="0CDFBEE9" w:rsidRPr="00F60DB3">
              <w:rPr>
                <w:rFonts w:eastAsia="Arial"/>
                <w:strike/>
                <w:color w:val="000000" w:themeColor="text1"/>
                <w:lang w:val="en-US"/>
              </w:rPr>
              <w:t xml:space="preserve"> Change</w:t>
            </w:r>
          </w:p>
        </w:tc>
        <w:tc>
          <w:tcPr>
            <w:tcW w:w="5340" w:type="dxa"/>
            <w:tcMar>
              <w:top w:w="15" w:type="dxa"/>
              <w:left w:w="108" w:type="dxa"/>
              <w:bottom w:w="15" w:type="dxa"/>
              <w:right w:w="108" w:type="dxa"/>
            </w:tcMar>
          </w:tcPr>
          <w:p w14:paraId="12961DF7" w14:textId="75D8435D" w:rsidR="0CDFBEE9" w:rsidRPr="007A0C32" w:rsidRDefault="0CDFBEE9" w:rsidP="0CDFBEE9">
            <w:pPr>
              <w:rPr>
                <w:rFonts w:eastAsia="Arial"/>
                <w:color w:val="000000" w:themeColor="text1"/>
              </w:rPr>
            </w:pPr>
            <w:r w:rsidRPr="007A0C32">
              <w:rPr>
                <w:rFonts w:eastAsia="Arial"/>
                <w:b/>
                <w:bCs/>
                <w:color w:val="000000" w:themeColor="text1"/>
                <w:lang w:val="en-US"/>
              </w:rPr>
              <w:t xml:space="preserve">Name: </w:t>
            </w:r>
            <w:r w:rsidR="6BB93B43" w:rsidRPr="007A0C32">
              <w:rPr>
                <w:rFonts w:eastAsia="Arial"/>
                <w:color w:val="000000" w:themeColor="text1"/>
                <w:highlight w:val="yellow"/>
                <w:lang w:val="en-US"/>
              </w:rPr>
              <w:t>SAR Status</w:t>
            </w:r>
            <w:r w:rsidRPr="007A0C32">
              <w:rPr>
                <w:rFonts w:eastAsia="Arial"/>
                <w:color w:val="000000" w:themeColor="text1"/>
                <w:highlight w:val="yellow"/>
                <w:lang w:val="en-US"/>
              </w:rPr>
              <w:t>:</w:t>
            </w:r>
            <w:r w:rsidRPr="007A0C32">
              <w:rPr>
                <w:rFonts w:eastAsia="Arial"/>
                <w:color w:val="000000" w:themeColor="text1"/>
                <w:lang w:val="en-US"/>
              </w:rPr>
              <w:t xml:space="preserve"> </w:t>
            </w:r>
            <w:r w:rsidR="007A0C32">
              <w:rPr>
                <w:rFonts w:eastAsia="Arial"/>
                <w:color w:val="000000" w:themeColor="text1"/>
                <w:lang w:val="en-US"/>
              </w:rPr>
              <w:t>Paid/Deffered</w:t>
            </w:r>
          </w:p>
          <w:p w14:paraId="5E1B5D39" w14:textId="77C0699F" w:rsidR="0CDFBEE9" w:rsidRPr="007A0C32" w:rsidRDefault="0CDFBEE9" w:rsidP="0CDFBEE9">
            <w:pPr>
              <w:spacing w:line="259" w:lineRule="auto"/>
              <w:rPr>
                <w:rFonts w:eastAsia="Arial"/>
                <w:color w:val="000000" w:themeColor="text1"/>
                <w:lang w:val="en-US"/>
              </w:rPr>
            </w:pPr>
            <w:r w:rsidRPr="007A0C32">
              <w:rPr>
                <w:rFonts w:eastAsia="Arial"/>
                <w:b/>
                <w:bCs/>
                <w:color w:val="000000" w:themeColor="text1"/>
                <w:lang w:val="en-US"/>
              </w:rPr>
              <w:t xml:space="preserve">Description: </w:t>
            </w:r>
            <w:r w:rsidRPr="007A0C32">
              <w:rPr>
                <w:rFonts w:eastAsia="Arial"/>
                <w:color w:val="000000" w:themeColor="text1"/>
                <w:lang w:val="en-US"/>
              </w:rPr>
              <w:t xml:space="preserve">Ruleset to update </w:t>
            </w:r>
            <w:r w:rsidR="5A53143F" w:rsidRPr="007A0C32">
              <w:rPr>
                <w:rFonts w:eastAsia="Arial"/>
                <w:color w:val="000000" w:themeColor="text1"/>
                <w:lang w:val="en-US"/>
              </w:rPr>
              <w:t>SAR status</w:t>
            </w:r>
            <w:r w:rsidRPr="007A0C32">
              <w:rPr>
                <w:rFonts w:eastAsia="Arial"/>
                <w:color w:val="000000" w:themeColor="text1"/>
                <w:lang w:val="en-US"/>
              </w:rPr>
              <w:t xml:space="preserve"> to “A</w:t>
            </w:r>
            <w:r w:rsidR="4891809B" w:rsidRPr="007A0C32">
              <w:rPr>
                <w:rFonts w:eastAsia="Arial"/>
                <w:color w:val="000000" w:themeColor="text1"/>
                <w:lang w:val="en-US"/>
              </w:rPr>
              <w:t>dvanced Standing</w:t>
            </w:r>
            <w:r w:rsidRPr="007A0C32">
              <w:rPr>
                <w:rFonts w:eastAsia="Arial"/>
                <w:color w:val="000000" w:themeColor="text1"/>
                <w:lang w:val="en-US"/>
              </w:rPr>
              <w:t>” if the a</w:t>
            </w:r>
            <w:r w:rsidR="6CE4B8CC" w:rsidRPr="007A0C32">
              <w:rPr>
                <w:rFonts w:eastAsia="Arial"/>
                <w:color w:val="000000" w:themeColor="text1"/>
                <w:lang w:val="en-US"/>
              </w:rPr>
              <w:t>dmissions</w:t>
            </w:r>
            <w:r w:rsidR="48C92492" w:rsidRPr="007A0C32">
              <w:rPr>
                <w:rFonts w:eastAsia="Arial"/>
                <w:color w:val="000000" w:themeColor="text1"/>
                <w:lang w:val="en-US"/>
              </w:rPr>
              <w:t xml:space="preserve"> stage is “Advanced Standing”</w:t>
            </w:r>
          </w:p>
          <w:p w14:paraId="5111F120" w14:textId="452A3716" w:rsidR="0CDFBEE9" w:rsidRPr="007A0C32" w:rsidRDefault="0CDFBEE9" w:rsidP="0CDFBEE9">
            <w:pPr>
              <w:rPr>
                <w:rFonts w:eastAsia="Arial"/>
                <w:color w:val="000000" w:themeColor="text1"/>
                <w:lang w:val="en-US"/>
              </w:rPr>
            </w:pPr>
            <w:r w:rsidRPr="007A0C32">
              <w:rPr>
                <w:rFonts w:eastAsia="Arial"/>
                <w:b/>
                <w:bCs/>
                <w:color w:val="000000" w:themeColor="text1"/>
                <w:lang w:val="en-US"/>
              </w:rPr>
              <w:t xml:space="preserve">BMN: </w:t>
            </w:r>
            <w:r w:rsidRPr="007A0C32">
              <w:rPr>
                <w:rFonts w:eastAsia="Arial"/>
                <w:color w:val="000000" w:themeColor="text1"/>
                <w:lang w:val="en-US"/>
              </w:rPr>
              <w:t>Ruleset.</w:t>
            </w:r>
            <w:r w:rsidR="7DA881BA" w:rsidRPr="007A0C32">
              <w:rPr>
                <w:rFonts w:eastAsia="Arial"/>
                <w:color w:val="000000" w:themeColor="text1"/>
                <w:lang w:val="en-US"/>
              </w:rPr>
              <w:t>SAR</w:t>
            </w:r>
            <w:r w:rsidRPr="007A0C32">
              <w:rPr>
                <w:rFonts w:eastAsia="Arial"/>
                <w:color w:val="000000" w:themeColor="text1"/>
                <w:lang w:val="en-US"/>
              </w:rPr>
              <w:t>AdvancedStanding</w:t>
            </w:r>
          </w:p>
          <w:p w14:paraId="2D99AE29" w14:textId="74FD2DD7" w:rsidR="0CDFBEE9" w:rsidRPr="007A0C32" w:rsidRDefault="0CDFBEE9" w:rsidP="0CDFBEE9">
            <w:pPr>
              <w:rPr>
                <w:rFonts w:eastAsia="Arial"/>
                <w:color w:val="000000" w:themeColor="text1"/>
              </w:rPr>
            </w:pPr>
            <w:r w:rsidRPr="007A0C32">
              <w:rPr>
                <w:rFonts w:eastAsia="Arial"/>
                <w:b/>
                <w:bCs/>
                <w:color w:val="000000" w:themeColor="text1"/>
                <w:lang w:val="en-US"/>
              </w:rPr>
              <w:t>Entity:</w:t>
            </w:r>
            <w:r w:rsidRPr="007A0C32">
              <w:rPr>
                <w:rFonts w:eastAsia="Arial"/>
                <w:color w:val="000000" w:themeColor="text1"/>
                <w:lang w:val="en-US"/>
              </w:rPr>
              <w:t xml:space="preserve"> </w:t>
            </w:r>
            <w:r w:rsidR="6B4DA32D" w:rsidRPr="007A0C32">
              <w:rPr>
                <w:rFonts w:eastAsia="Arial"/>
                <w:color w:val="000000" w:themeColor="text1"/>
                <w:lang w:val="en-US"/>
              </w:rPr>
              <w:t xml:space="preserve">Student Academic </w:t>
            </w:r>
            <w:r w:rsidRPr="007A0C32">
              <w:rPr>
                <w:rFonts w:eastAsia="Arial"/>
                <w:color w:val="000000" w:themeColor="text1"/>
                <w:lang w:val="en-US"/>
              </w:rPr>
              <w:t>Record</w:t>
            </w:r>
          </w:p>
          <w:p w14:paraId="36D84370" w14:textId="1C9A33A5" w:rsidR="0CDFBEE9" w:rsidRPr="007A0C32" w:rsidRDefault="54D30E51" w:rsidP="0CDFBEE9">
            <w:pPr>
              <w:rPr>
                <w:rFonts w:eastAsia="Arial"/>
                <w:color w:val="000000" w:themeColor="text1"/>
                <w:lang w:val="en-US"/>
              </w:rPr>
            </w:pPr>
            <w:r w:rsidRPr="007A0C32">
              <w:rPr>
                <w:rFonts w:eastAsia="Arial"/>
                <w:b/>
                <w:bCs/>
                <w:color w:val="000000" w:themeColor="text1"/>
                <w:lang w:val="en-US"/>
              </w:rPr>
              <w:t>Module:</w:t>
            </w:r>
            <w:r w:rsidRPr="007A0C32">
              <w:rPr>
                <w:rFonts w:eastAsia="Arial"/>
                <w:color w:val="000000" w:themeColor="text1"/>
                <w:lang w:val="en-US"/>
              </w:rPr>
              <w:t xml:space="preserve"> A</w:t>
            </w:r>
            <w:r w:rsidR="281B492D" w:rsidRPr="007A0C32">
              <w:rPr>
                <w:rFonts w:eastAsia="Arial"/>
                <w:color w:val="000000" w:themeColor="text1"/>
                <w:lang w:val="en-US"/>
              </w:rPr>
              <w:t>cademics</w:t>
            </w:r>
          </w:p>
          <w:p w14:paraId="53A17A65" w14:textId="0D773614" w:rsidR="0CDFBEE9" w:rsidRPr="007A0C32" w:rsidRDefault="0CDFBEE9" w:rsidP="0CDFBEE9">
            <w:pPr>
              <w:pStyle w:val="ListParagraph"/>
              <w:rPr>
                <w:lang w:val="en-US"/>
              </w:rPr>
            </w:pPr>
          </w:p>
        </w:tc>
        <w:tc>
          <w:tcPr>
            <w:tcW w:w="6005" w:type="dxa"/>
            <w:tcMar>
              <w:top w:w="15" w:type="dxa"/>
              <w:left w:w="108" w:type="dxa"/>
              <w:bottom w:w="15" w:type="dxa"/>
              <w:right w:w="108" w:type="dxa"/>
            </w:tcMar>
          </w:tcPr>
          <w:p w14:paraId="1EF63673" w14:textId="3254EE94" w:rsidR="0CDFBEE9" w:rsidRPr="007A0C32" w:rsidRDefault="0CDFBEE9" w:rsidP="0CDFBEE9">
            <w:pPr>
              <w:rPr>
                <w:rFonts w:eastAsia="Arial"/>
                <w:color w:val="000000" w:themeColor="text1"/>
                <w:lang w:val="en-US"/>
              </w:rPr>
            </w:pPr>
            <w:r w:rsidRPr="007A0C32">
              <w:rPr>
                <w:rFonts w:eastAsia="Arial"/>
                <w:b/>
                <w:bCs/>
                <w:color w:val="000000" w:themeColor="text1"/>
                <w:lang w:val="en-US"/>
              </w:rPr>
              <w:t>Trigger</w:t>
            </w:r>
            <w:r w:rsidRPr="007A0C32">
              <w:rPr>
                <w:rFonts w:eastAsia="Arial"/>
                <w:color w:val="000000" w:themeColor="text1"/>
                <w:lang w:val="en-US"/>
              </w:rPr>
              <w:t xml:space="preserve">: </w:t>
            </w:r>
            <w:r w:rsidR="25179982" w:rsidRPr="007A0C32">
              <w:rPr>
                <w:rFonts w:eastAsia="Arial"/>
                <w:color w:val="000000" w:themeColor="text1"/>
                <w:lang w:val="en-US"/>
              </w:rPr>
              <w:t>a new SAR is created</w:t>
            </w:r>
          </w:p>
          <w:p w14:paraId="5B3A914B" w14:textId="30AB8CF1" w:rsidR="0CDFBEE9" w:rsidRPr="007A0C32" w:rsidRDefault="0CDFBEE9" w:rsidP="0CDFBEE9">
            <w:pPr>
              <w:rPr>
                <w:rFonts w:eastAsia="Arial"/>
                <w:color w:val="000000" w:themeColor="text1"/>
              </w:rPr>
            </w:pPr>
          </w:p>
          <w:p w14:paraId="015F6879" w14:textId="6CDBA72C" w:rsidR="0CDFBEE9" w:rsidRPr="007A0C32" w:rsidRDefault="0CDFBEE9" w:rsidP="0CDFBEE9">
            <w:pPr>
              <w:rPr>
                <w:rFonts w:eastAsia="Arial"/>
                <w:color w:val="000000" w:themeColor="text1"/>
              </w:rPr>
            </w:pPr>
            <w:r w:rsidRPr="007A0C32">
              <w:rPr>
                <w:rFonts w:eastAsia="Arial"/>
                <w:b/>
                <w:bCs/>
                <w:color w:val="000000" w:themeColor="text1"/>
                <w:lang w:val="en-US"/>
              </w:rPr>
              <w:t>Logic</w:t>
            </w:r>
            <w:r w:rsidRPr="007A0C32">
              <w:rPr>
                <w:rFonts w:eastAsia="Arial"/>
                <w:color w:val="000000" w:themeColor="text1"/>
                <w:lang w:val="en-US"/>
              </w:rPr>
              <w:t>:</w:t>
            </w:r>
          </w:p>
          <w:p w14:paraId="6DBDF77C" w14:textId="71ACB135" w:rsidR="37DDABB2" w:rsidRPr="007A0C32" w:rsidRDefault="37DDABB2" w:rsidP="0CDFBEE9">
            <w:pPr>
              <w:pStyle w:val="ListParagraph"/>
              <w:numPr>
                <w:ilvl w:val="0"/>
                <w:numId w:val="18"/>
              </w:numPr>
              <w:spacing w:line="259" w:lineRule="auto"/>
              <w:rPr>
                <w:rFonts w:eastAsia="Arial"/>
                <w:color w:val="000000" w:themeColor="text1"/>
              </w:rPr>
            </w:pPr>
            <w:r w:rsidRPr="007A0C32">
              <w:rPr>
                <w:rFonts w:eastAsia="Arial"/>
                <w:color w:val="000000" w:themeColor="text1"/>
              </w:rPr>
              <w:t>Is there a corresponding Admissions Record (by term and Admissions Program)?</w:t>
            </w:r>
          </w:p>
          <w:p w14:paraId="6266FC34" w14:textId="2B99A77A" w:rsidR="37DDABB2" w:rsidRPr="007A0C32" w:rsidRDefault="37DDABB2" w:rsidP="0CDFBEE9">
            <w:pPr>
              <w:pStyle w:val="ListParagraph"/>
              <w:numPr>
                <w:ilvl w:val="1"/>
                <w:numId w:val="18"/>
              </w:numPr>
              <w:spacing w:line="259" w:lineRule="auto"/>
              <w:rPr>
                <w:rFonts w:eastAsia="Arial"/>
                <w:color w:val="000000" w:themeColor="text1"/>
              </w:rPr>
            </w:pPr>
            <w:commentRangeStart w:id="45"/>
            <w:r w:rsidRPr="007A0C32">
              <w:rPr>
                <w:rFonts w:eastAsia="Arial"/>
                <w:color w:val="000000" w:themeColor="text1"/>
              </w:rPr>
              <w:t>No</w:t>
            </w:r>
            <w:commentRangeEnd w:id="45"/>
            <w:r w:rsidRPr="007A0C32">
              <w:rPr>
                <w:rStyle w:val="CommentReference"/>
                <w:rFonts w:eastAsia="Arial"/>
                <w:color w:val="000000" w:themeColor="text1"/>
                <w:sz w:val="22"/>
                <w:szCs w:val="22"/>
              </w:rPr>
              <w:commentReference w:id="45"/>
            </w:r>
            <w:r w:rsidRPr="007A0C32">
              <w:rPr>
                <w:rFonts w:eastAsia="Arial"/>
                <w:color w:val="000000" w:themeColor="text1"/>
              </w:rPr>
              <w:t>: no action.</w:t>
            </w:r>
          </w:p>
          <w:p w14:paraId="001664FA" w14:textId="5B20FFE5" w:rsidR="37DDABB2" w:rsidRPr="007A0C32" w:rsidRDefault="37DDABB2" w:rsidP="0CDFBEE9">
            <w:pPr>
              <w:pStyle w:val="ListParagraph"/>
              <w:numPr>
                <w:ilvl w:val="1"/>
                <w:numId w:val="18"/>
              </w:numPr>
              <w:spacing w:line="259" w:lineRule="auto"/>
              <w:rPr>
                <w:rFonts w:eastAsia="Arial"/>
                <w:color w:val="000000" w:themeColor="text1"/>
              </w:rPr>
            </w:pPr>
            <w:r w:rsidRPr="007A0C32">
              <w:rPr>
                <w:rFonts w:eastAsia="Arial"/>
                <w:color w:val="000000" w:themeColor="text1"/>
              </w:rPr>
              <w:t>Yes</w:t>
            </w:r>
          </w:p>
          <w:p w14:paraId="5CC21711" w14:textId="29450356" w:rsidR="37DDABB2" w:rsidRPr="007A0C32" w:rsidRDefault="37DDABB2" w:rsidP="0CDFBEE9">
            <w:pPr>
              <w:pStyle w:val="ListParagraph"/>
              <w:numPr>
                <w:ilvl w:val="2"/>
                <w:numId w:val="18"/>
              </w:numPr>
              <w:spacing w:line="259" w:lineRule="auto"/>
              <w:rPr>
                <w:rFonts w:eastAsia="Arial"/>
                <w:strike/>
                <w:color w:val="000000" w:themeColor="text1"/>
              </w:rPr>
            </w:pPr>
            <w:r w:rsidRPr="007A0C32">
              <w:rPr>
                <w:rFonts w:eastAsia="Arial"/>
                <w:strike/>
                <w:color w:val="000000" w:themeColor="text1"/>
              </w:rPr>
              <w:t>Is the stage “Advanced Standing”?</w:t>
            </w:r>
          </w:p>
          <w:p w14:paraId="712E79E4" w14:textId="73A9D481" w:rsidR="37DDABB2" w:rsidRPr="007A0C32" w:rsidRDefault="37DDABB2" w:rsidP="0CDFBEE9">
            <w:pPr>
              <w:pStyle w:val="ListParagraph"/>
              <w:numPr>
                <w:ilvl w:val="3"/>
                <w:numId w:val="18"/>
              </w:numPr>
              <w:spacing w:line="259" w:lineRule="auto"/>
              <w:rPr>
                <w:rFonts w:eastAsia="Arial"/>
                <w:strike/>
                <w:color w:val="000000" w:themeColor="text1"/>
              </w:rPr>
            </w:pPr>
            <w:r w:rsidRPr="007A0C32">
              <w:rPr>
                <w:rFonts w:eastAsia="Arial"/>
                <w:strike/>
                <w:color w:val="000000" w:themeColor="text1"/>
              </w:rPr>
              <w:t xml:space="preserve">Yes: update </w:t>
            </w:r>
            <w:r w:rsidR="54DACFEC" w:rsidRPr="007A0C32">
              <w:rPr>
                <w:rFonts w:eastAsia="Arial"/>
                <w:strike/>
                <w:color w:val="000000" w:themeColor="text1"/>
              </w:rPr>
              <w:t>SAR S</w:t>
            </w:r>
            <w:r w:rsidRPr="007A0C32">
              <w:rPr>
                <w:rFonts w:eastAsia="Arial"/>
                <w:strike/>
                <w:color w:val="000000" w:themeColor="text1"/>
              </w:rPr>
              <w:t>tatus to “</w:t>
            </w:r>
            <w:commentRangeStart w:id="46"/>
            <w:r w:rsidR="5ABD342E" w:rsidRPr="007A0C32">
              <w:rPr>
                <w:strike/>
              </w:rPr>
              <w:t>Application in Progress</w:t>
            </w:r>
            <w:r w:rsidRPr="007A0C32">
              <w:rPr>
                <w:rFonts w:eastAsia="Arial"/>
                <w:strike/>
                <w:color w:val="000000" w:themeColor="text1"/>
              </w:rPr>
              <w:t>”</w:t>
            </w:r>
            <w:commentRangeEnd w:id="46"/>
            <w:r w:rsidRPr="007A0C32">
              <w:rPr>
                <w:rStyle w:val="CommentReference"/>
                <w:rFonts w:eastAsia="Arial"/>
                <w:strike/>
                <w:color w:val="000000" w:themeColor="text1"/>
                <w:sz w:val="22"/>
                <w:szCs w:val="22"/>
              </w:rPr>
              <w:commentReference w:id="46"/>
            </w:r>
          </w:p>
          <w:p w14:paraId="4D92E084" w14:textId="7F83E30A" w:rsidR="37DDABB2" w:rsidRPr="007A0C32" w:rsidRDefault="37DDABB2" w:rsidP="0CDFBEE9">
            <w:pPr>
              <w:pStyle w:val="ListParagraph"/>
              <w:numPr>
                <w:ilvl w:val="2"/>
                <w:numId w:val="18"/>
              </w:numPr>
              <w:spacing w:line="259" w:lineRule="auto"/>
              <w:rPr>
                <w:rFonts w:eastAsia="Arial"/>
                <w:color w:val="000000" w:themeColor="text1"/>
              </w:rPr>
            </w:pPr>
            <w:r w:rsidRPr="007A0C32">
              <w:rPr>
                <w:rFonts w:eastAsia="Arial"/>
                <w:color w:val="000000" w:themeColor="text1"/>
              </w:rPr>
              <w:t>No: is the stage “Paid/Deferred” or “Enrolled in Program”</w:t>
            </w:r>
          </w:p>
          <w:p w14:paraId="542BC446" w14:textId="4E91F873" w:rsidR="37DDABB2" w:rsidRPr="007A0C32" w:rsidRDefault="37DDABB2" w:rsidP="0CDFBEE9">
            <w:pPr>
              <w:pStyle w:val="ListParagraph"/>
              <w:numPr>
                <w:ilvl w:val="3"/>
                <w:numId w:val="18"/>
              </w:numPr>
              <w:spacing w:line="259" w:lineRule="auto"/>
              <w:rPr>
                <w:rFonts w:eastAsia="Arial"/>
                <w:color w:val="000000" w:themeColor="text1"/>
              </w:rPr>
            </w:pPr>
            <w:commentRangeStart w:id="47"/>
            <w:r w:rsidRPr="007A0C32">
              <w:rPr>
                <w:rFonts w:eastAsia="Arial"/>
                <w:color w:val="000000" w:themeColor="text1"/>
              </w:rPr>
              <w:t xml:space="preserve">Yes: update </w:t>
            </w:r>
            <w:r w:rsidR="167C159E" w:rsidRPr="007A0C32">
              <w:rPr>
                <w:rFonts w:eastAsia="Arial"/>
                <w:color w:val="000000" w:themeColor="text1"/>
              </w:rPr>
              <w:t>SAR S</w:t>
            </w:r>
            <w:r w:rsidRPr="007A0C32">
              <w:rPr>
                <w:rFonts w:eastAsia="Arial"/>
                <w:color w:val="000000" w:themeColor="text1"/>
              </w:rPr>
              <w:t xml:space="preserve">tatus to </w:t>
            </w:r>
            <w:r w:rsidR="3B5F4DD7" w:rsidRPr="007A0C32">
              <w:rPr>
                <w:rFonts w:eastAsia="Arial"/>
                <w:color w:val="000000" w:themeColor="text1"/>
              </w:rPr>
              <w:t>“Enrolled</w:t>
            </w:r>
            <w:r w:rsidRPr="007A0C32">
              <w:rPr>
                <w:rFonts w:eastAsia="Arial"/>
                <w:color w:val="000000" w:themeColor="text1"/>
              </w:rPr>
              <w:t>”</w:t>
            </w:r>
            <w:r w:rsidR="40763D2B" w:rsidRPr="007A0C32">
              <w:rPr>
                <w:rFonts w:eastAsia="Arial"/>
                <w:color w:val="000000" w:themeColor="text1"/>
              </w:rPr>
              <w:t xml:space="preserve"> and Enrollment Status to “Paid/ Deferred”</w:t>
            </w:r>
            <w:commentRangeEnd w:id="47"/>
            <w:r w:rsidRPr="007A0C32">
              <w:rPr>
                <w:rStyle w:val="CommentReference"/>
                <w:rFonts w:eastAsia="Arial"/>
                <w:color w:val="000000" w:themeColor="text1"/>
                <w:sz w:val="22"/>
                <w:szCs w:val="22"/>
              </w:rPr>
              <w:commentReference w:id="47"/>
            </w:r>
          </w:p>
          <w:p w14:paraId="2A05EAEF" w14:textId="469B8441" w:rsidR="37DDABB2" w:rsidRPr="007A0C32" w:rsidRDefault="37DDABB2" w:rsidP="68BBE3B1">
            <w:pPr>
              <w:spacing w:line="259" w:lineRule="auto"/>
              <w:rPr>
                <w:rFonts w:eastAsia="Calibri"/>
                <w:color w:val="000000" w:themeColor="text1"/>
              </w:rPr>
            </w:pPr>
          </w:p>
        </w:tc>
        <w:tc>
          <w:tcPr>
            <w:tcW w:w="2960" w:type="dxa"/>
          </w:tcPr>
          <w:p w14:paraId="03E3E9F0" w14:textId="77777777" w:rsidR="0CDFBEE9" w:rsidRPr="00F60DB3" w:rsidRDefault="62394121" w:rsidP="3257833F">
            <w:pPr>
              <w:spacing w:line="259" w:lineRule="auto"/>
              <w:rPr>
                <w:rFonts w:eastAsia="Arial"/>
                <w:lang w:val="en-US"/>
              </w:rPr>
            </w:pPr>
            <w:r w:rsidRPr="00F60DB3">
              <w:rPr>
                <w:rFonts w:eastAsia="Arial"/>
                <w:lang w:val="en-US"/>
              </w:rPr>
              <w:t xml:space="preserve">TSM please hold on building this spec as it may be part of a separate Excel document which will detail all </w:t>
            </w:r>
            <w:commentRangeStart w:id="48"/>
            <w:r w:rsidRPr="00F60DB3">
              <w:rPr>
                <w:rFonts w:eastAsia="Arial"/>
                <w:lang w:val="en-US"/>
              </w:rPr>
              <w:t xml:space="preserve">SAR </w:t>
            </w:r>
            <w:commentRangeEnd w:id="48"/>
            <w:r w:rsidR="0CDFBEE9" w:rsidRPr="00F60DB3">
              <w:rPr>
                <w:rStyle w:val="CommentReference"/>
                <w:rFonts w:eastAsia="Arial"/>
                <w:sz w:val="22"/>
                <w:szCs w:val="22"/>
                <w:lang w:val="en-US"/>
              </w:rPr>
              <w:commentReference w:id="48"/>
            </w:r>
            <w:r w:rsidRPr="00F60DB3">
              <w:rPr>
                <w:rFonts w:eastAsia="Arial"/>
                <w:lang w:val="en-US"/>
              </w:rPr>
              <w:t>Status changes.</w:t>
            </w:r>
          </w:p>
          <w:p w14:paraId="5D013EB0" w14:textId="77777777" w:rsidR="00F60DB3" w:rsidRDefault="00F60DB3" w:rsidP="3257833F">
            <w:pPr>
              <w:spacing w:line="259" w:lineRule="auto"/>
              <w:rPr>
                <w:rFonts w:eastAsia="Arial"/>
                <w:color w:val="FF0000"/>
                <w:lang w:val="en-US"/>
              </w:rPr>
            </w:pPr>
          </w:p>
          <w:p w14:paraId="112459C8" w14:textId="7E0F89C2" w:rsidR="00F60DB3" w:rsidRDefault="00F60DB3" w:rsidP="3257833F">
            <w:pPr>
              <w:spacing w:line="259" w:lineRule="auto"/>
              <w:rPr>
                <w:rFonts w:eastAsia="Arial"/>
                <w:color w:val="000000" w:themeColor="text1"/>
                <w:lang w:val="en-US"/>
              </w:rPr>
            </w:pPr>
            <w:r>
              <w:rPr>
                <w:rFonts w:eastAsia="Arial"/>
                <w:color w:val="FF0000"/>
                <w:lang w:val="en-US"/>
              </w:rPr>
              <w:t xml:space="preserve">Remove Ruleset Advanced standing no longer valid admissions stage </w:t>
            </w:r>
          </w:p>
        </w:tc>
      </w:tr>
      <w:tr w:rsidR="0CDFBEE9" w14:paraId="4D9DC04A" w14:textId="77777777" w:rsidTr="23B08687">
        <w:trPr>
          <w:trHeight w:val="288"/>
        </w:trPr>
        <w:tc>
          <w:tcPr>
            <w:tcW w:w="905" w:type="dxa"/>
            <w:tcMar>
              <w:top w:w="15" w:type="dxa"/>
              <w:left w:w="108" w:type="dxa"/>
              <w:bottom w:w="15" w:type="dxa"/>
              <w:right w:w="108" w:type="dxa"/>
            </w:tcMar>
          </w:tcPr>
          <w:p w14:paraId="1E492AD8" w14:textId="761370D5" w:rsidR="6FD28295" w:rsidRDefault="5089DC9D" w:rsidP="0CDFBEE9">
            <w:pPr>
              <w:spacing w:line="259" w:lineRule="auto"/>
              <w:rPr>
                <w:rFonts w:eastAsia="Arial"/>
                <w:color w:val="000000" w:themeColor="text1"/>
                <w:lang w:val="en-US"/>
              </w:rPr>
            </w:pPr>
            <w:r w:rsidRPr="3257833F">
              <w:rPr>
                <w:rFonts w:eastAsia="Arial"/>
                <w:color w:val="000000" w:themeColor="text1"/>
                <w:lang w:val="en-US"/>
              </w:rPr>
              <w:t>RS-306-</w:t>
            </w:r>
            <w:r w:rsidR="47D616FF" w:rsidRPr="3257833F">
              <w:rPr>
                <w:rFonts w:eastAsia="Arial"/>
                <w:color w:val="000000" w:themeColor="text1"/>
                <w:lang w:val="en-US"/>
              </w:rPr>
              <w:t>004</w:t>
            </w:r>
          </w:p>
        </w:tc>
        <w:tc>
          <w:tcPr>
            <w:tcW w:w="2070" w:type="dxa"/>
            <w:tcMar>
              <w:top w:w="15" w:type="dxa"/>
              <w:left w:w="108" w:type="dxa"/>
              <w:bottom w:w="15" w:type="dxa"/>
              <w:right w:w="108" w:type="dxa"/>
            </w:tcMar>
          </w:tcPr>
          <w:p w14:paraId="5E9FCCE3" w14:textId="312392AC" w:rsidR="6FD28295" w:rsidRDefault="6FD28295" w:rsidP="0CDFBEE9">
            <w:pPr>
              <w:spacing w:line="259" w:lineRule="auto"/>
            </w:pPr>
            <w:r w:rsidRPr="0CDFBEE9">
              <w:rPr>
                <w:rFonts w:eastAsia="Arial"/>
                <w:color w:val="000000" w:themeColor="text1"/>
                <w:lang w:val="en-US"/>
              </w:rPr>
              <w:t>SAR Status Change</w:t>
            </w:r>
          </w:p>
        </w:tc>
        <w:tc>
          <w:tcPr>
            <w:tcW w:w="5340" w:type="dxa"/>
            <w:tcMar>
              <w:top w:w="15" w:type="dxa"/>
              <w:left w:w="108" w:type="dxa"/>
              <w:bottom w:w="15" w:type="dxa"/>
              <w:right w:w="108" w:type="dxa"/>
            </w:tcMar>
          </w:tcPr>
          <w:p w14:paraId="6A913CC3" w14:textId="134EE9AA" w:rsidR="6FD28295" w:rsidRDefault="6FD28295" w:rsidP="0CDFBEE9">
            <w:pPr>
              <w:rPr>
                <w:rFonts w:eastAsia="Arial"/>
                <w:color w:val="000000" w:themeColor="text1"/>
              </w:rPr>
            </w:pPr>
            <w:r w:rsidRPr="0CDFBEE9">
              <w:rPr>
                <w:rFonts w:eastAsia="Arial"/>
                <w:b/>
                <w:bCs/>
                <w:color w:val="000000" w:themeColor="text1"/>
                <w:lang w:val="en-US"/>
              </w:rPr>
              <w:t xml:space="preserve">Name: </w:t>
            </w:r>
            <w:r w:rsidRPr="0CDFBEE9">
              <w:rPr>
                <w:rFonts w:eastAsia="Arial"/>
                <w:color w:val="000000" w:themeColor="text1"/>
                <w:highlight w:val="yellow"/>
                <w:lang w:val="en-US"/>
              </w:rPr>
              <w:t>SAR Status:</w:t>
            </w:r>
            <w:r w:rsidRPr="0CDFBEE9">
              <w:rPr>
                <w:rFonts w:eastAsia="Arial"/>
                <w:color w:val="000000" w:themeColor="text1"/>
                <w:lang w:val="en-US"/>
              </w:rPr>
              <w:t xml:space="preserve"> Ad</w:t>
            </w:r>
            <w:r w:rsidR="535BB868" w:rsidRPr="0CDFBEE9">
              <w:rPr>
                <w:rFonts w:eastAsia="Arial"/>
                <w:color w:val="000000" w:themeColor="text1"/>
                <w:lang w:val="en-US"/>
              </w:rPr>
              <w:t>missions</w:t>
            </w:r>
            <w:r w:rsidRPr="0CDFBEE9">
              <w:rPr>
                <w:rFonts w:eastAsia="Arial"/>
                <w:color w:val="000000" w:themeColor="text1"/>
                <w:lang w:val="en-US"/>
              </w:rPr>
              <w:t xml:space="preserve"> Cancellation</w:t>
            </w:r>
          </w:p>
          <w:p w14:paraId="1FB49CED" w14:textId="5A0DC256" w:rsidR="6FD28295" w:rsidRDefault="6FD28295" w:rsidP="0CDFBEE9">
            <w:pPr>
              <w:spacing w:line="259" w:lineRule="auto"/>
              <w:rPr>
                <w:rFonts w:eastAsia="Arial"/>
                <w:color w:val="000000" w:themeColor="text1"/>
                <w:lang w:val="en-US"/>
              </w:rPr>
            </w:pPr>
            <w:r w:rsidRPr="0CDFBEE9">
              <w:rPr>
                <w:rFonts w:eastAsia="Arial"/>
                <w:b/>
                <w:bCs/>
                <w:color w:val="000000" w:themeColor="text1"/>
                <w:lang w:val="en-US"/>
              </w:rPr>
              <w:t xml:space="preserve">Description: </w:t>
            </w:r>
            <w:r w:rsidRPr="0CDFBEE9">
              <w:rPr>
                <w:rFonts w:eastAsia="Arial"/>
                <w:color w:val="000000" w:themeColor="text1"/>
                <w:lang w:val="en-US"/>
              </w:rPr>
              <w:t>Ruleset to update SAR status to “</w:t>
            </w:r>
            <w:r w:rsidR="23A9DD07" w:rsidRPr="0CDFBEE9">
              <w:rPr>
                <w:rFonts w:eastAsia="Arial"/>
                <w:color w:val="000000" w:themeColor="text1"/>
                <w:lang w:val="en-US"/>
              </w:rPr>
              <w:t>Student Withdrawal</w:t>
            </w:r>
            <w:r w:rsidRPr="0CDFBEE9">
              <w:rPr>
                <w:rFonts w:eastAsia="Arial"/>
                <w:color w:val="000000" w:themeColor="text1"/>
                <w:lang w:val="en-US"/>
              </w:rPr>
              <w:t>” if an Ad</w:t>
            </w:r>
            <w:r w:rsidR="4D3382E7" w:rsidRPr="0CDFBEE9">
              <w:rPr>
                <w:rFonts w:eastAsia="Arial"/>
                <w:color w:val="000000" w:themeColor="text1"/>
                <w:lang w:val="en-US"/>
              </w:rPr>
              <w:t>missions Record</w:t>
            </w:r>
            <w:r w:rsidRPr="0CDFBEE9">
              <w:rPr>
                <w:rFonts w:eastAsia="Arial"/>
                <w:color w:val="000000" w:themeColor="text1"/>
                <w:lang w:val="en-US"/>
              </w:rPr>
              <w:t xml:space="preserve"> is Cancelled or Denied</w:t>
            </w:r>
            <w:r w:rsidR="54F9A9E7" w:rsidRPr="0CDFBEE9">
              <w:rPr>
                <w:rFonts w:eastAsia="Arial"/>
                <w:color w:val="000000" w:themeColor="text1"/>
                <w:lang w:val="en-US"/>
              </w:rPr>
              <w:t xml:space="preserve"> after creation of a SAR</w:t>
            </w:r>
          </w:p>
          <w:p w14:paraId="4E26FEDC" w14:textId="41C1C787" w:rsidR="6FD28295" w:rsidRDefault="6FD28295" w:rsidP="0CDFBEE9">
            <w:pPr>
              <w:rPr>
                <w:rFonts w:eastAsia="Arial"/>
                <w:color w:val="000000" w:themeColor="text1"/>
                <w:lang w:val="en-US"/>
              </w:rPr>
            </w:pPr>
            <w:r w:rsidRPr="0CDFBEE9">
              <w:rPr>
                <w:rFonts w:eastAsia="Arial"/>
                <w:b/>
                <w:bCs/>
                <w:color w:val="000000" w:themeColor="text1"/>
                <w:lang w:val="en-US"/>
              </w:rPr>
              <w:t xml:space="preserve">BMN: </w:t>
            </w:r>
            <w:r w:rsidRPr="0CDFBEE9">
              <w:rPr>
                <w:rFonts w:eastAsia="Arial"/>
                <w:color w:val="000000" w:themeColor="text1"/>
                <w:lang w:val="en-US"/>
              </w:rPr>
              <w:t>Ruleset.SARAd</w:t>
            </w:r>
            <w:r w:rsidR="58C94917" w:rsidRPr="0CDFBEE9">
              <w:rPr>
                <w:rFonts w:eastAsia="Arial"/>
                <w:color w:val="000000" w:themeColor="text1"/>
                <w:lang w:val="en-US"/>
              </w:rPr>
              <w:t>missionsCancellation</w:t>
            </w:r>
          </w:p>
          <w:p w14:paraId="77178C58" w14:textId="74FD2DD7" w:rsidR="6FD28295" w:rsidRDefault="6FD28295" w:rsidP="0CDFBEE9">
            <w:pPr>
              <w:rPr>
                <w:rFonts w:eastAsia="Arial"/>
                <w:color w:val="000000" w:themeColor="text1"/>
              </w:rPr>
            </w:pPr>
            <w:r w:rsidRPr="0CDFBEE9">
              <w:rPr>
                <w:rFonts w:eastAsia="Arial"/>
                <w:b/>
                <w:bCs/>
                <w:color w:val="000000" w:themeColor="text1"/>
                <w:lang w:val="en-US"/>
              </w:rPr>
              <w:lastRenderedPageBreak/>
              <w:t>Entity:</w:t>
            </w:r>
            <w:r w:rsidRPr="0CDFBEE9">
              <w:rPr>
                <w:rFonts w:eastAsia="Arial"/>
                <w:color w:val="000000" w:themeColor="text1"/>
                <w:lang w:val="en-US"/>
              </w:rPr>
              <w:t xml:space="preserve"> Student Academic Record</w:t>
            </w:r>
          </w:p>
          <w:p w14:paraId="13AD4975" w14:textId="1C9A33A5" w:rsidR="6FD28295" w:rsidRDefault="5089DC9D" w:rsidP="0CDFBEE9">
            <w:pPr>
              <w:rPr>
                <w:rFonts w:eastAsia="Arial"/>
                <w:color w:val="000000" w:themeColor="text1"/>
                <w:lang w:val="en-US"/>
              </w:rPr>
            </w:pPr>
            <w:r w:rsidRPr="3257833F">
              <w:rPr>
                <w:rFonts w:eastAsia="Arial"/>
                <w:b/>
                <w:bCs/>
                <w:color w:val="000000" w:themeColor="text1"/>
                <w:lang w:val="en-US"/>
              </w:rPr>
              <w:t>Module:</w:t>
            </w:r>
            <w:r w:rsidRPr="3257833F">
              <w:rPr>
                <w:rFonts w:eastAsia="Arial"/>
                <w:color w:val="000000" w:themeColor="text1"/>
                <w:lang w:val="en-US"/>
              </w:rPr>
              <w:t xml:space="preserve"> Academics</w:t>
            </w:r>
          </w:p>
          <w:p w14:paraId="0FC2CDC5" w14:textId="5585A822" w:rsidR="0CDFBEE9" w:rsidRDefault="0CDFBEE9" w:rsidP="0CDFBEE9">
            <w:pPr>
              <w:rPr>
                <w:rFonts w:eastAsia="Arial"/>
                <w:b/>
                <w:bCs/>
                <w:color w:val="000000" w:themeColor="text1"/>
                <w:lang w:val="en-US"/>
              </w:rPr>
            </w:pPr>
          </w:p>
        </w:tc>
        <w:tc>
          <w:tcPr>
            <w:tcW w:w="6005" w:type="dxa"/>
            <w:tcMar>
              <w:top w:w="15" w:type="dxa"/>
              <w:left w:w="108" w:type="dxa"/>
              <w:bottom w:w="15" w:type="dxa"/>
              <w:right w:w="108" w:type="dxa"/>
            </w:tcMar>
          </w:tcPr>
          <w:p w14:paraId="18A4DBD9" w14:textId="02E4B562" w:rsidR="1E8C4D2D" w:rsidRDefault="1E8C4D2D" w:rsidP="0CDFBEE9">
            <w:pPr>
              <w:rPr>
                <w:rFonts w:eastAsia="Arial"/>
                <w:color w:val="000000" w:themeColor="text1"/>
                <w:lang w:val="en-US"/>
              </w:rPr>
            </w:pPr>
            <w:r w:rsidRPr="0CDFBEE9">
              <w:rPr>
                <w:rFonts w:eastAsia="Arial"/>
                <w:b/>
                <w:bCs/>
                <w:color w:val="000000" w:themeColor="text1"/>
                <w:lang w:val="en-US"/>
              </w:rPr>
              <w:lastRenderedPageBreak/>
              <w:t>Trigger</w:t>
            </w:r>
            <w:r w:rsidRPr="0CDFBEE9">
              <w:rPr>
                <w:rFonts w:eastAsia="Arial"/>
                <w:color w:val="000000" w:themeColor="text1"/>
                <w:lang w:val="en-US"/>
              </w:rPr>
              <w:t>: an Admissions Record is cancelled</w:t>
            </w:r>
            <w:r w:rsidR="0CEA8EE7" w:rsidRPr="0CDFBEE9">
              <w:rPr>
                <w:rFonts w:eastAsia="Arial"/>
                <w:color w:val="000000" w:themeColor="text1"/>
                <w:lang w:val="en-US"/>
              </w:rPr>
              <w:t xml:space="preserve"> or denied</w:t>
            </w:r>
          </w:p>
          <w:p w14:paraId="63BDB14E" w14:textId="30AB8CF1" w:rsidR="0CDFBEE9" w:rsidRDefault="0CDFBEE9" w:rsidP="0CDFBEE9">
            <w:pPr>
              <w:rPr>
                <w:rFonts w:eastAsia="Arial"/>
                <w:color w:val="000000" w:themeColor="text1"/>
              </w:rPr>
            </w:pPr>
          </w:p>
          <w:p w14:paraId="074AFC27" w14:textId="6CDBA72C" w:rsidR="1E8C4D2D" w:rsidRDefault="1E8C4D2D" w:rsidP="0CDFBEE9">
            <w:pPr>
              <w:rPr>
                <w:rFonts w:eastAsia="Arial"/>
                <w:color w:val="000000" w:themeColor="text1"/>
              </w:rPr>
            </w:pPr>
            <w:r w:rsidRPr="0CDFBEE9">
              <w:rPr>
                <w:rFonts w:eastAsia="Arial"/>
                <w:b/>
                <w:bCs/>
                <w:color w:val="000000" w:themeColor="text1"/>
                <w:lang w:val="en-US"/>
              </w:rPr>
              <w:t>Logic</w:t>
            </w:r>
            <w:r w:rsidRPr="0CDFBEE9">
              <w:rPr>
                <w:rFonts w:eastAsia="Arial"/>
                <w:color w:val="000000" w:themeColor="text1"/>
                <w:lang w:val="en-US"/>
              </w:rPr>
              <w:t>:</w:t>
            </w:r>
          </w:p>
          <w:p w14:paraId="3E73FF7B" w14:textId="2743E117" w:rsidR="1E8C4D2D" w:rsidRDefault="1E8C4D2D" w:rsidP="0CDFBEE9">
            <w:pPr>
              <w:pStyle w:val="ListParagraph"/>
              <w:numPr>
                <w:ilvl w:val="0"/>
                <w:numId w:val="18"/>
              </w:numPr>
              <w:spacing w:line="259" w:lineRule="auto"/>
              <w:rPr>
                <w:rFonts w:eastAsia="Arial"/>
                <w:color w:val="000000" w:themeColor="text1"/>
              </w:rPr>
            </w:pPr>
            <w:r w:rsidRPr="77047574">
              <w:rPr>
                <w:rFonts w:eastAsia="Arial"/>
                <w:color w:val="000000" w:themeColor="text1"/>
              </w:rPr>
              <w:t xml:space="preserve">Is there a corresponding </w:t>
            </w:r>
            <w:r w:rsidR="726D7751" w:rsidRPr="77047574">
              <w:rPr>
                <w:rFonts w:eastAsia="Arial"/>
                <w:color w:val="000000" w:themeColor="text1"/>
              </w:rPr>
              <w:t>SAR</w:t>
            </w:r>
            <w:r w:rsidRPr="77047574">
              <w:rPr>
                <w:rFonts w:eastAsia="Arial"/>
                <w:color w:val="000000" w:themeColor="text1"/>
              </w:rPr>
              <w:t xml:space="preserve"> (by term and Admissions Program)?</w:t>
            </w:r>
          </w:p>
          <w:p w14:paraId="2A7AF63E" w14:textId="2B99A77A" w:rsidR="1E8C4D2D" w:rsidRDefault="1E8C4D2D" w:rsidP="0CDFBEE9">
            <w:pPr>
              <w:pStyle w:val="ListParagraph"/>
              <w:numPr>
                <w:ilvl w:val="1"/>
                <w:numId w:val="18"/>
              </w:numPr>
              <w:spacing w:line="259" w:lineRule="auto"/>
              <w:rPr>
                <w:rFonts w:eastAsia="Arial"/>
                <w:color w:val="000000" w:themeColor="text1"/>
              </w:rPr>
            </w:pPr>
            <w:r w:rsidRPr="0CDFBEE9">
              <w:rPr>
                <w:rFonts w:eastAsia="Arial"/>
                <w:color w:val="000000" w:themeColor="text1"/>
              </w:rPr>
              <w:lastRenderedPageBreak/>
              <w:t>No: no action.</w:t>
            </w:r>
          </w:p>
          <w:p w14:paraId="2F4C62CD" w14:textId="7C22B103" w:rsidR="1E8C4D2D" w:rsidRDefault="1E8C4D2D" w:rsidP="0CDFBEE9">
            <w:pPr>
              <w:pStyle w:val="ListParagraph"/>
              <w:numPr>
                <w:ilvl w:val="1"/>
                <w:numId w:val="18"/>
              </w:numPr>
              <w:spacing w:line="259" w:lineRule="auto"/>
              <w:rPr>
                <w:rFonts w:eastAsia="Arial"/>
                <w:color w:val="000000" w:themeColor="text1"/>
              </w:rPr>
            </w:pPr>
            <w:r w:rsidRPr="68BBE3B1">
              <w:rPr>
                <w:rFonts w:eastAsia="Arial"/>
                <w:color w:val="000000" w:themeColor="text1"/>
              </w:rPr>
              <w:t>Yes</w:t>
            </w:r>
            <w:r w:rsidR="7CF222D8" w:rsidRPr="68BBE3B1">
              <w:rPr>
                <w:rFonts w:eastAsia="Arial"/>
                <w:color w:val="000000" w:themeColor="text1"/>
              </w:rPr>
              <w:t xml:space="preserve">: update SAR stage to </w:t>
            </w:r>
            <w:commentRangeStart w:id="50"/>
            <w:r w:rsidR="7CF222D8" w:rsidRPr="68BBE3B1">
              <w:rPr>
                <w:rFonts w:eastAsia="Arial"/>
                <w:color w:val="000000" w:themeColor="text1"/>
              </w:rPr>
              <w:t>“</w:t>
            </w:r>
            <w:r w:rsidR="5806FE91" w:rsidRPr="68BBE3B1">
              <w:rPr>
                <w:rFonts w:eastAsia="Arial"/>
                <w:color w:val="000000" w:themeColor="text1"/>
              </w:rPr>
              <w:t>Application Cancelled</w:t>
            </w:r>
            <w:r w:rsidR="7CF222D8" w:rsidRPr="68BBE3B1">
              <w:rPr>
                <w:rFonts w:eastAsia="Arial"/>
                <w:color w:val="000000" w:themeColor="text1"/>
              </w:rPr>
              <w:t>”</w:t>
            </w:r>
            <w:commentRangeEnd w:id="50"/>
            <w:r>
              <w:rPr>
                <w:rStyle w:val="CommentReference"/>
                <w:rFonts w:eastAsia="Arial"/>
                <w:color w:val="000000" w:themeColor="text1"/>
                <w:sz w:val="22"/>
                <w:szCs w:val="22"/>
              </w:rPr>
              <w:commentReference w:id="50"/>
            </w:r>
          </w:p>
        </w:tc>
        <w:tc>
          <w:tcPr>
            <w:tcW w:w="2960" w:type="dxa"/>
          </w:tcPr>
          <w:p w14:paraId="07AE5892" w14:textId="369315C8" w:rsidR="60CA7143" w:rsidRDefault="4F9E35A2" w:rsidP="3257833F">
            <w:pPr>
              <w:spacing w:line="259" w:lineRule="auto"/>
              <w:rPr>
                <w:rFonts w:eastAsia="Arial"/>
                <w:color w:val="000000" w:themeColor="text1"/>
                <w:lang w:val="en-US"/>
              </w:rPr>
            </w:pPr>
            <w:r w:rsidRPr="3257833F">
              <w:rPr>
                <w:rFonts w:eastAsia="Arial"/>
                <w:color w:val="000000" w:themeColor="text1"/>
                <w:lang w:val="en-US"/>
              </w:rPr>
              <w:lastRenderedPageBreak/>
              <w:t>Note that this should apply to Advanced Standing requests, as withdrawals after payment would be academic withdrawals</w:t>
            </w:r>
          </w:p>
          <w:p w14:paraId="49A319AD" w14:textId="7F82A2C6" w:rsidR="60CA7143" w:rsidRDefault="60CA7143" w:rsidP="3257833F">
            <w:pPr>
              <w:spacing w:line="259" w:lineRule="auto"/>
              <w:rPr>
                <w:rFonts w:eastAsia="Arial"/>
                <w:color w:val="000000" w:themeColor="text1"/>
                <w:lang w:val="en-US"/>
              </w:rPr>
            </w:pPr>
          </w:p>
          <w:p w14:paraId="4BBEA3AA" w14:textId="41B3299E" w:rsidR="60CA7143" w:rsidRDefault="173D249C" w:rsidP="3257833F">
            <w:pPr>
              <w:spacing w:line="259" w:lineRule="auto"/>
              <w:rPr>
                <w:rFonts w:eastAsia="Arial"/>
                <w:color w:val="000000" w:themeColor="text1"/>
                <w:lang w:val="en-US"/>
              </w:rPr>
            </w:pPr>
            <w:r w:rsidRPr="68BBE3B1">
              <w:rPr>
                <w:rFonts w:eastAsia="Arial"/>
                <w:color w:val="FF0000"/>
                <w:lang w:val="en-US"/>
              </w:rPr>
              <w:t xml:space="preserve">TSM please hold on building this spec as it may be part of a separate Excel document which will detail all </w:t>
            </w:r>
            <w:commentRangeStart w:id="51"/>
            <w:r w:rsidRPr="68BBE3B1">
              <w:rPr>
                <w:rFonts w:eastAsia="Arial"/>
                <w:color w:val="FF0000"/>
                <w:lang w:val="en-US"/>
              </w:rPr>
              <w:t xml:space="preserve">SAR </w:t>
            </w:r>
            <w:commentRangeEnd w:id="51"/>
            <w:r w:rsidR="60CA7143" w:rsidRPr="68BBE3B1">
              <w:rPr>
                <w:rStyle w:val="CommentReference"/>
                <w:rFonts w:eastAsia="Arial"/>
                <w:color w:val="FF0000"/>
                <w:sz w:val="22"/>
                <w:szCs w:val="22"/>
                <w:lang w:val="en-US"/>
              </w:rPr>
              <w:commentReference w:id="51"/>
            </w:r>
            <w:r w:rsidRPr="68BBE3B1">
              <w:rPr>
                <w:rFonts w:eastAsia="Arial"/>
                <w:color w:val="FF0000"/>
                <w:lang w:val="en-US"/>
              </w:rPr>
              <w:t>Status changes.</w:t>
            </w:r>
          </w:p>
        </w:tc>
      </w:tr>
      <w:tr w:rsidR="003821E4" w:rsidRPr="00583BC8" w14:paraId="203CEAA9" w14:textId="77777777" w:rsidTr="23B08687">
        <w:trPr>
          <w:trHeight w:val="288"/>
        </w:trPr>
        <w:tc>
          <w:tcPr>
            <w:tcW w:w="905" w:type="dxa"/>
            <w:tcMar>
              <w:top w:w="15" w:type="dxa"/>
              <w:left w:w="108" w:type="dxa"/>
              <w:bottom w:w="15" w:type="dxa"/>
              <w:right w:w="108" w:type="dxa"/>
            </w:tcMar>
          </w:tcPr>
          <w:p w14:paraId="35AF1B1A" w14:textId="1DE81740" w:rsidR="003821E4" w:rsidRPr="00583BC8" w:rsidRDefault="01D1EED3" w:rsidP="00A05023">
            <w:pPr>
              <w:pStyle w:val="ListParagraph"/>
              <w:ind w:left="0"/>
              <w:rPr>
                <w:lang w:val="en-US"/>
              </w:rPr>
            </w:pPr>
            <w:r w:rsidRPr="3257833F">
              <w:rPr>
                <w:lang w:val="en-US"/>
              </w:rPr>
              <w:lastRenderedPageBreak/>
              <w:t>RS-306-</w:t>
            </w:r>
            <w:r w:rsidR="5A095332" w:rsidRPr="3257833F">
              <w:rPr>
                <w:lang w:val="en-US"/>
              </w:rPr>
              <w:t>005</w:t>
            </w:r>
          </w:p>
        </w:tc>
        <w:tc>
          <w:tcPr>
            <w:tcW w:w="2070" w:type="dxa"/>
            <w:tcMar>
              <w:top w:w="15" w:type="dxa"/>
              <w:left w:w="108" w:type="dxa"/>
              <w:bottom w:w="15" w:type="dxa"/>
              <w:right w:w="108" w:type="dxa"/>
            </w:tcMar>
          </w:tcPr>
          <w:p w14:paraId="19AF824C" w14:textId="6BBB61A7" w:rsidR="003821E4" w:rsidRPr="00583BC8" w:rsidRDefault="746D3953" w:rsidP="00A05023">
            <w:pPr>
              <w:pStyle w:val="ListParagraph"/>
              <w:ind w:left="0"/>
              <w:rPr>
                <w:lang w:val="en-US"/>
              </w:rPr>
            </w:pPr>
            <w:r w:rsidRPr="0D1DAE49">
              <w:rPr>
                <w:lang w:val="en-US"/>
              </w:rPr>
              <w:t>Update Field</w:t>
            </w:r>
          </w:p>
        </w:tc>
        <w:tc>
          <w:tcPr>
            <w:tcW w:w="5340" w:type="dxa"/>
            <w:tcMar>
              <w:top w:w="15" w:type="dxa"/>
              <w:left w:w="108" w:type="dxa"/>
              <w:bottom w:w="15" w:type="dxa"/>
              <w:right w:w="108" w:type="dxa"/>
            </w:tcMar>
          </w:tcPr>
          <w:p w14:paraId="6DB15F57" w14:textId="1B297451" w:rsidR="746D3953" w:rsidRDefault="38AC12A9" w:rsidP="62247DD5">
            <w:pPr>
              <w:rPr>
                <w:rFonts w:eastAsia="Arial"/>
                <w:b/>
                <w:bCs/>
                <w:color w:val="000000" w:themeColor="text1"/>
                <w:lang w:val="en-US"/>
              </w:rPr>
            </w:pPr>
            <w:r w:rsidRPr="62247DD5">
              <w:rPr>
                <w:rFonts w:eastAsia="Arial"/>
                <w:b/>
                <w:bCs/>
                <w:color w:val="000000" w:themeColor="text1"/>
                <w:lang w:val="en-US"/>
              </w:rPr>
              <w:t xml:space="preserve">Name: </w:t>
            </w:r>
            <w:r w:rsidR="47C16918" w:rsidRPr="62247DD5">
              <w:rPr>
                <w:rFonts w:eastAsia="Arial"/>
                <w:color w:val="000000" w:themeColor="text1"/>
                <w:lang w:val="en-US"/>
              </w:rPr>
              <w:t>Populate Fields for New Admissions Records</w:t>
            </w:r>
          </w:p>
          <w:p w14:paraId="34B6FD72" w14:textId="6C2B84E1" w:rsidR="38AC12A9" w:rsidRDefault="38AC12A9" w:rsidP="10519643">
            <w:pPr>
              <w:spacing w:line="259" w:lineRule="auto"/>
              <w:rPr>
                <w:rFonts w:eastAsia="Arial"/>
                <w:color w:val="000000" w:themeColor="text1"/>
                <w:lang w:val="en-US"/>
              </w:rPr>
            </w:pPr>
            <w:r w:rsidRPr="10519643">
              <w:rPr>
                <w:rFonts w:eastAsia="Arial"/>
                <w:b/>
                <w:bCs/>
                <w:color w:val="000000" w:themeColor="text1"/>
                <w:lang w:val="en-US"/>
              </w:rPr>
              <w:t xml:space="preserve">Description: </w:t>
            </w:r>
            <w:r w:rsidRPr="10519643">
              <w:rPr>
                <w:rFonts w:eastAsia="Arial"/>
                <w:color w:val="000000" w:themeColor="text1"/>
                <w:lang w:val="en-US"/>
              </w:rPr>
              <w:t xml:space="preserve">Ruleset to </w:t>
            </w:r>
            <w:r w:rsidR="61B576CD" w:rsidRPr="10519643">
              <w:rPr>
                <w:rFonts w:eastAsia="Arial"/>
                <w:color w:val="000000" w:themeColor="text1"/>
                <w:lang w:val="en-US"/>
              </w:rPr>
              <w:t xml:space="preserve">update specific fields when </w:t>
            </w:r>
            <w:r w:rsidR="4CEB6D7F" w:rsidRPr="10519643">
              <w:rPr>
                <w:rFonts w:eastAsia="Arial"/>
                <w:color w:val="000000" w:themeColor="text1"/>
                <w:lang w:val="en-US"/>
              </w:rPr>
              <w:t>Admissions</w:t>
            </w:r>
            <w:r w:rsidR="61B576CD" w:rsidRPr="10519643">
              <w:rPr>
                <w:rFonts w:eastAsia="Arial"/>
                <w:color w:val="000000" w:themeColor="text1"/>
                <w:lang w:val="en-US"/>
              </w:rPr>
              <w:t xml:space="preserve"> Records are created</w:t>
            </w:r>
          </w:p>
          <w:p w14:paraId="3ADD00C6" w14:textId="4D75B5B4" w:rsidR="746D3953" w:rsidRDefault="38AC12A9" w:rsidP="69A377EF">
            <w:pPr>
              <w:rPr>
                <w:rFonts w:eastAsia="Arial"/>
                <w:color w:val="000000" w:themeColor="text1"/>
                <w:lang w:val="en-US"/>
              </w:rPr>
            </w:pPr>
            <w:r w:rsidRPr="62247DD5">
              <w:rPr>
                <w:rFonts w:eastAsia="Arial"/>
                <w:b/>
                <w:bCs/>
                <w:color w:val="000000" w:themeColor="text1"/>
                <w:lang w:val="en-US"/>
              </w:rPr>
              <w:t xml:space="preserve">BMN: </w:t>
            </w:r>
            <w:r w:rsidRPr="62247DD5">
              <w:rPr>
                <w:rFonts w:eastAsia="Arial"/>
                <w:color w:val="000000" w:themeColor="text1"/>
                <w:lang w:val="en-US"/>
              </w:rPr>
              <w:t>Ruleset.AR</w:t>
            </w:r>
            <w:r w:rsidR="77E41FCA" w:rsidRPr="62247DD5">
              <w:rPr>
                <w:rFonts w:eastAsia="Arial"/>
                <w:color w:val="000000" w:themeColor="text1"/>
                <w:lang w:val="en-US"/>
              </w:rPr>
              <w:t>Populate</w:t>
            </w:r>
            <w:r w:rsidR="1BC5AC7E" w:rsidRPr="62247DD5">
              <w:rPr>
                <w:rFonts w:eastAsia="Arial"/>
                <w:color w:val="000000" w:themeColor="text1"/>
                <w:lang w:val="en-US"/>
              </w:rPr>
              <w:t>Fields</w:t>
            </w:r>
          </w:p>
          <w:p w14:paraId="5ADDC5AD" w14:textId="25653CD6" w:rsidR="746D3953" w:rsidRDefault="746D3953" w:rsidP="0D1DAE49">
            <w:pPr>
              <w:rPr>
                <w:rFonts w:eastAsia="Arial"/>
                <w:color w:val="000000" w:themeColor="text1"/>
              </w:rPr>
            </w:pPr>
            <w:r w:rsidRPr="0D1DAE49">
              <w:rPr>
                <w:rFonts w:eastAsia="Arial"/>
                <w:b/>
                <w:bCs/>
                <w:color w:val="000000" w:themeColor="text1"/>
                <w:lang w:val="en-US"/>
              </w:rPr>
              <w:t>Entity:</w:t>
            </w:r>
            <w:r w:rsidRPr="0D1DAE49">
              <w:rPr>
                <w:rFonts w:eastAsia="Arial"/>
                <w:color w:val="000000" w:themeColor="text1"/>
                <w:lang w:val="en-US"/>
              </w:rPr>
              <w:t xml:space="preserve"> Admissions Record</w:t>
            </w:r>
          </w:p>
          <w:p w14:paraId="4250EF35" w14:textId="0E78C49E" w:rsidR="746D3953" w:rsidRDefault="746D3953" w:rsidP="0D1DAE49">
            <w:pPr>
              <w:rPr>
                <w:rFonts w:eastAsia="Arial"/>
                <w:color w:val="000000" w:themeColor="text1"/>
              </w:rPr>
            </w:pPr>
            <w:r w:rsidRPr="0D1DAE49">
              <w:rPr>
                <w:rFonts w:eastAsia="Arial"/>
                <w:b/>
                <w:bCs/>
                <w:color w:val="000000" w:themeColor="text1"/>
                <w:lang w:val="en-US"/>
              </w:rPr>
              <w:t>Module:</w:t>
            </w:r>
            <w:r w:rsidRPr="0D1DAE49">
              <w:rPr>
                <w:rFonts w:eastAsia="Arial"/>
                <w:color w:val="000000" w:themeColor="text1"/>
                <w:lang w:val="en-US"/>
              </w:rPr>
              <w:t xml:space="preserve"> Admissions</w:t>
            </w:r>
          </w:p>
          <w:p w14:paraId="029B0D61" w14:textId="21A66AC5" w:rsidR="0D1DAE49" w:rsidRDefault="0D1DAE49" w:rsidP="0D1DAE49">
            <w:pPr>
              <w:pStyle w:val="ListParagraph"/>
              <w:ind w:left="0"/>
              <w:rPr>
                <w:lang w:val="en-US"/>
              </w:rPr>
            </w:pPr>
          </w:p>
        </w:tc>
        <w:tc>
          <w:tcPr>
            <w:tcW w:w="6005" w:type="dxa"/>
            <w:tcMar>
              <w:top w:w="15" w:type="dxa"/>
              <w:left w:w="108" w:type="dxa"/>
              <w:bottom w:w="15" w:type="dxa"/>
              <w:right w:w="108" w:type="dxa"/>
            </w:tcMar>
          </w:tcPr>
          <w:p w14:paraId="68B00332" w14:textId="19292B53" w:rsidR="003821E4" w:rsidRPr="00583BC8" w:rsidRDefault="6B30C45D" w:rsidP="6274AC3A">
            <w:pPr>
              <w:pStyle w:val="ListParagraph"/>
              <w:ind w:left="0"/>
              <w:rPr>
                <w:rFonts w:eastAsia="Arial"/>
                <w:lang w:val="en-US"/>
              </w:rPr>
            </w:pPr>
            <w:r w:rsidRPr="6274AC3A">
              <w:rPr>
                <w:rFonts w:eastAsia="Arial"/>
                <w:b/>
                <w:bCs/>
                <w:lang w:val="en-US"/>
              </w:rPr>
              <w:t>Trigger</w:t>
            </w:r>
            <w:r w:rsidRPr="6274AC3A">
              <w:rPr>
                <w:rFonts w:eastAsia="Arial"/>
                <w:lang w:val="en-US"/>
              </w:rPr>
              <w:t>: new Admissions Record is created</w:t>
            </w:r>
          </w:p>
          <w:p w14:paraId="404B9DEE" w14:textId="0FAB23BF" w:rsidR="003821E4" w:rsidRPr="00583BC8" w:rsidRDefault="003821E4" w:rsidP="6274AC3A">
            <w:pPr>
              <w:pStyle w:val="ListParagraph"/>
              <w:ind w:left="0"/>
              <w:rPr>
                <w:rFonts w:eastAsia="Arial"/>
                <w:lang w:val="en-US"/>
              </w:rPr>
            </w:pPr>
          </w:p>
          <w:p w14:paraId="47EED733" w14:textId="66534736" w:rsidR="003821E4" w:rsidRDefault="5D8E3825" w:rsidP="6274AC3A">
            <w:pPr>
              <w:pStyle w:val="ListParagraph"/>
              <w:ind w:left="0"/>
              <w:rPr>
                <w:rFonts w:eastAsia="Arial"/>
                <w:b/>
                <w:bCs/>
                <w:lang w:val="en-US"/>
              </w:rPr>
            </w:pPr>
            <w:r w:rsidRPr="6274AC3A">
              <w:rPr>
                <w:rFonts w:eastAsia="Arial"/>
                <w:b/>
                <w:bCs/>
                <w:lang w:val="en-US"/>
              </w:rPr>
              <w:t>Logic:</w:t>
            </w:r>
          </w:p>
          <w:p w14:paraId="4022F502" w14:textId="1794364F" w:rsidR="00C5573C" w:rsidRPr="00C5573C" w:rsidRDefault="00C5573C" w:rsidP="00C5573C">
            <w:pPr>
              <w:pStyle w:val="ListParagraph"/>
              <w:numPr>
                <w:ilvl w:val="0"/>
                <w:numId w:val="41"/>
              </w:numPr>
              <w:rPr>
                <w:rFonts w:eastAsia="Arial"/>
                <w:b/>
                <w:bCs/>
                <w:lang w:val="en-US"/>
              </w:rPr>
            </w:pPr>
            <w:r w:rsidRPr="00C5573C">
              <w:rPr>
                <w:rFonts w:eastAsia="Arial"/>
                <w:b/>
                <w:bCs/>
                <w:highlight w:val="cyan"/>
                <w:lang w:val="en-US"/>
              </w:rPr>
              <w:t>Default the “</w:t>
            </w:r>
            <w:r w:rsidRPr="00C5573C">
              <w:rPr>
                <w:rFonts w:ascii="Lato" w:hAnsi="Lato"/>
                <w:sz w:val="21"/>
                <w:szCs w:val="21"/>
                <w:highlight w:val="cyan"/>
                <w:shd w:val="clear" w:color="auto" w:fill="FFFFFF"/>
              </w:rPr>
              <w:t>Student Category” to Post-Secondary</w:t>
            </w:r>
          </w:p>
          <w:p w14:paraId="17FF9D8E" w14:textId="3E9CC463" w:rsidR="00C5573C" w:rsidRPr="00C5573C" w:rsidRDefault="00C5573C" w:rsidP="001E6BAC">
            <w:pPr>
              <w:pStyle w:val="ListParagraph"/>
              <w:numPr>
                <w:ilvl w:val="0"/>
                <w:numId w:val="41"/>
              </w:numPr>
              <w:rPr>
                <w:rFonts w:eastAsia="Arial"/>
                <w:b/>
                <w:bCs/>
                <w:lang w:val="en-US"/>
              </w:rPr>
            </w:pPr>
            <w:r w:rsidRPr="00C5573C">
              <w:rPr>
                <w:rFonts w:eastAsia="Arial"/>
                <w:b/>
                <w:bCs/>
                <w:highlight w:val="cyan"/>
                <w:lang w:val="en-US"/>
              </w:rPr>
              <w:t>Default the “</w:t>
            </w:r>
            <w:r w:rsidRPr="00C5573C">
              <w:rPr>
                <w:rFonts w:ascii="Lato" w:hAnsi="Lato"/>
                <w:sz w:val="21"/>
                <w:szCs w:val="21"/>
                <w:highlight w:val="cyan"/>
                <w:shd w:val="clear" w:color="auto" w:fill="FFFFFF"/>
              </w:rPr>
              <w:t>Initial Enrollment Status” to match “</w:t>
            </w:r>
            <w:r w:rsidRPr="00C5573C">
              <w:rPr>
                <w:rFonts w:ascii="Lato" w:hAnsi="Lato"/>
                <w:color w:val="4C5358"/>
                <w:sz w:val="21"/>
                <w:szCs w:val="21"/>
                <w:highlight w:val="cyan"/>
                <w:shd w:val="clear" w:color="auto" w:fill="FFFFFF"/>
              </w:rPr>
              <w:t>Entry Level”</w:t>
            </w:r>
            <w:r w:rsidRPr="00C5573C">
              <w:rPr>
                <w:rFonts w:ascii="Lato" w:hAnsi="Lato"/>
                <w:sz w:val="21"/>
                <w:szCs w:val="21"/>
                <w:highlight w:val="cyan"/>
                <w:shd w:val="clear" w:color="auto" w:fill="FFFFFF"/>
              </w:rPr>
              <w:t xml:space="preserve"> on APOI</w:t>
            </w:r>
            <w:r>
              <w:rPr>
                <w:rFonts w:ascii="Lato" w:hAnsi="Lato"/>
                <w:sz w:val="21"/>
                <w:szCs w:val="21"/>
                <w:shd w:val="clear" w:color="auto" w:fill="FFFFFF"/>
              </w:rPr>
              <w:t xml:space="preserve"> </w:t>
            </w:r>
          </w:p>
          <w:p w14:paraId="1B0E8BC8" w14:textId="77777777" w:rsidR="00C5573C" w:rsidRDefault="00C5573C" w:rsidP="00C5573C">
            <w:pPr>
              <w:pStyle w:val="ListParagraph"/>
              <w:numPr>
                <w:ilvl w:val="0"/>
                <w:numId w:val="41"/>
              </w:numPr>
              <w:rPr>
                <w:rFonts w:eastAsia="Arial"/>
                <w:b/>
                <w:bCs/>
                <w:lang w:val="en-US"/>
              </w:rPr>
            </w:pPr>
          </w:p>
          <w:p w14:paraId="649C30E2" w14:textId="77777777" w:rsidR="00C5573C" w:rsidRDefault="00C5573C" w:rsidP="6274AC3A">
            <w:pPr>
              <w:pStyle w:val="ListParagraph"/>
              <w:ind w:left="0"/>
              <w:rPr>
                <w:rFonts w:eastAsia="Arial"/>
                <w:b/>
                <w:bCs/>
                <w:lang w:val="en-US"/>
              </w:rPr>
            </w:pPr>
          </w:p>
          <w:p w14:paraId="03AE9512" w14:textId="7BF5A746" w:rsidR="00C5573C" w:rsidRPr="000E5BF8" w:rsidRDefault="00C5573C" w:rsidP="00C5573C">
            <w:pPr>
              <w:pStyle w:val="ListParagraph"/>
              <w:numPr>
                <w:ilvl w:val="0"/>
                <w:numId w:val="40"/>
              </w:numPr>
              <w:rPr>
                <w:rFonts w:eastAsia="Arial"/>
                <w:highlight w:val="cyan"/>
                <w:lang w:val="en-US"/>
              </w:rPr>
            </w:pPr>
            <w:r w:rsidRPr="000E5BF8">
              <w:rPr>
                <w:rFonts w:eastAsia="Arial"/>
                <w:highlight w:val="cyan"/>
                <w:lang w:val="en-US"/>
              </w:rPr>
              <w:t xml:space="preserve">Is the </w:t>
            </w:r>
            <w:r>
              <w:rPr>
                <w:rFonts w:eastAsia="Arial"/>
                <w:highlight w:val="cyan"/>
                <w:lang w:val="en-US"/>
              </w:rPr>
              <w:t>“</w:t>
            </w:r>
            <w:r w:rsidRPr="00C5573C">
              <w:rPr>
                <w:rFonts w:eastAsia="Arial"/>
                <w:highlight w:val="cyan"/>
                <w:lang w:val="en-US"/>
              </w:rPr>
              <w:t>Expected Enrollment Load</w:t>
            </w:r>
            <w:r>
              <w:rPr>
                <w:rFonts w:eastAsia="Arial"/>
                <w:highlight w:val="cyan"/>
                <w:lang w:val="en-US"/>
              </w:rPr>
              <w:t>”</w:t>
            </w:r>
            <w:r w:rsidRPr="00C5573C">
              <w:rPr>
                <w:rFonts w:eastAsia="Arial"/>
                <w:highlight w:val="cyan"/>
                <w:lang w:val="en-US"/>
              </w:rPr>
              <w:t xml:space="preserve"> </w:t>
            </w:r>
            <w:r w:rsidRPr="000E5BF8">
              <w:rPr>
                <w:rFonts w:eastAsia="Arial"/>
                <w:highlight w:val="cyan"/>
                <w:lang w:val="en-US"/>
              </w:rPr>
              <w:t>Field blank</w:t>
            </w:r>
          </w:p>
          <w:p w14:paraId="5B999686" w14:textId="7287F8A5" w:rsidR="00C5573C" w:rsidRPr="000E5BF8" w:rsidRDefault="00C5573C" w:rsidP="00C5573C">
            <w:pPr>
              <w:pStyle w:val="ListParagraph"/>
              <w:numPr>
                <w:ilvl w:val="1"/>
                <w:numId w:val="40"/>
              </w:numPr>
              <w:rPr>
                <w:rFonts w:eastAsia="Arial"/>
                <w:highlight w:val="cyan"/>
                <w:lang w:val="en-US"/>
              </w:rPr>
            </w:pPr>
            <w:r w:rsidRPr="000E5BF8">
              <w:rPr>
                <w:rFonts w:eastAsia="Arial"/>
                <w:highlight w:val="cyan"/>
                <w:lang w:val="en-US"/>
              </w:rPr>
              <w:t>Yes: Update to match APOI</w:t>
            </w:r>
            <w:r>
              <w:rPr>
                <w:rFonts w:eastAsia="Arial"/>
                <w:highlight w:val="cyan"/>
                <w:lang w:val="en-US"/>
              </w:rPr>
              <w:t xml:space="preserve"> </w:t>
            </w:r>
            <w:r w:rsidRPr="00C5573C">
              <w:rPr>
                <w:rFonts w:eastAsia="Arial"/>
                <w:highlight w:val="cyan"/>
                <w:lang w:val="en-US"/>
              </w:rPr>
              <w:t>Enrollment Load</w:t>
            </w:r>
          </w:p>
          <w:p w14:paraId="04D41C22" w14:textId="2E307B5B" w:rsidR="00C5573C" w:rsidRDefault="00C5573C" w:rsidP="00C5573C">
            <w:pPr>
              <w:pStyle w:val="ListParagraph"/>
              <w:numPr>
                <w:ilvl w:val="1"/>
                <w:numId w:val="40"/>
              </w:numPr>
              <w:rPr>
                <w:rFonts w:eastAsia="Arial"/>
                <w:b/>
                <w:bCs/>
                <w:lang w:val="en-US"/>
              </w:rPr>
            </w:pPr>
            <w:r w:rsidRPr="000E5BF8">
              <w:rPr>
                <w:rFonts w:eastAsia="Arial"/>
                <w:highlight w:val="cyan"/>
                <w:lang w:val="en-US"/>
              </w:rPr>
              <w:t>No: No Action</w:t>
            </w:r>
          </w:p>
          <w:p w14:paraId="01A1EC3B" w14:textId="77777777" w:rsidR="00B23BB8" w:rsidRDefault="00B23BB8" w:rsidP="6274AC3A">
            <w:pPr>
              <w:pStyle w:val="ListParagraph"/>
              <w:ind w:left="0"/>
              <w:rPr>
                <w:rFonts w:eastAsia="Arial"/>
                <w:b/>
                <w:bCs/>
                <w:lang w:val="en-US"/>
              </w:rPr>
            </w:pPr>
          </w:p>
          <w:p w14:paraId="1BFC9DFF" w14:textId="5810AA8B" w:rsidR="000E5BF8" w:rsidRPr="000E5BF8" w:rsidRDefault="000E5BF8" w:rsidP="000E5BF8">
            <w:pPr>
              <w:pStyle w:val="ListParagraph"/>
              <w:numPr>
                <w:ilvl w:val="0"/>
                <w:numId w:val="40"/>
              </w:numPr>
              <w:rPr>
                <w:rFonts w:eastAsia="Arial"/>
                <w:highlight w:val="cyan"/>
                <w:lang w:val="en-US"/>
              </w:rPr>
            </w:pPr>
            <w:r w:rsidRPr="000E5BF8">
              <w:rPr>
                <w:rFonts w:eastAsia="Arial"/>
                <w:highlight w:val="cyan"/>
                <w:lang w:val="en-US"/>
              </w:rPr>
              <w:t xml:space="preserve">Is the </w:t>
            </w:r>
            <w:r w:rsidR="00C5573C">
              <w:rPr>
                <w:rFonts w:eastAsia="Arial"/>
                <w:highlight w:val="cyan"/>
                <w:lang w:val="en-US"/>
              </w:rPr>
              <w:t>“</w:t>
            </w:r>
            <w:r w:rsidRPr="000E5BF8">
              <w:rPr>
                <w:rFonts w:eastAsia="Arial"/>
                <w:highlight w:val="cyan"/>
                <w:lang w:val="en-US"/>
              </w:rPr>
              <w:t>Delivery Mode</w:t>
            </w:r>
            <w:r w:rsidR="00C5573C">
              <w:rPr>
                <w:rFonts w:eastAsia="Arial"/>
                <w:highlight w:val="cyan"/>
                <w:lang w:val="en-US"/>
              </w:rPr>
              <w:t>”</w:t>
            </w:r>
            <w:r w:rsidRPr="000E5BF8">
              <w:rPr>
                <w:rFonts w:eastAsia="Arial"/>
                <w:highlight w:val="cyan"/>
                <w:lang w:val="en-US"/>
              </w:rPr>
              <w:t xml:space="preserve"> Field blank</w:t>
            </w:r>
          </w:p>
          <w:p w14:paraId="39F90691" w14:textId="2F68556B" w:rsidR="000E5BF8" w:rsidRPr="000E5BF8" w:rsidRDefault="000E5BF8" w:rsidP="000E5BF8">
            <w:pPr>
              <w:pStyle w:val="ListParagraph"/>
              <w:numPr>
                <w:ilvl w:val="1"/>
                <w:numId w:val="40"/>
              </w:numPr>
              <w:rPr>
                <w:rFonts w:eastAsia="Arial"/>
                <w:highlight w:val="cyan"/>
                <w:lang w:val="en-US"/>
              </w:rPr>
            </w:pPr>
            <w:r w:rsidRPr="000E5BF8">
              <w:rPr>
                <w:rFonts w:eastAsia="Arial"/>
                <w:highlight w:val="cyan"/>
                <w:lang w:val="en-US"/>
              </w:rPr>
              <w:t>Yes: Update to match APOI</w:t>
            </w:r>
          </w:p>
          <w:p w14:paraId="4B32A399" w14:textId="5F0A3218" w:rsidR="000E5BF8" w:rsidRPr="00C5573C" w:rsidRDefault="000E5BF8" w:rsidP="000E5BF8">
            <w:pPr>
              <w:pStyle w:val="ListParagraph"/>
              <w:numPr>
                <w:ilvl w:val="1"/>
                <w:numId w:val="40"/>
              </w:numPr>
              <w:rPr>
                <w:rFonts w:eastAsia="Arial"/>
                <w:lang w:val="en-US"/>
              </w:rPr>
            </w:pPr>
            <w:r w:rsidRPr="000E5BF8">
              <w:rPr>
                <w:rFonts w:eastAsia="Arial"/>
                <w:highlight w:val="cyan"/>
                <w:lang w:val="en-US"/>
              </w:rPr>
              <w:t>No: No Action</w:t>
            </w:r>
            <w:r>
              <w:rPr>
                <w:rFonts w:eastAsia="Arial"/>
                <w:b/>
                <w:bCs/>
                <w:lang w:val="en-US"/>
              </w:rPr>
              <w:t xml:space="preserve"> </w:t>
            </w:r>
          </w:p>
          <w:p w14:paraId="2F48A18D" w14:textId="77777777" w:rsidR="00C5573C" w:rsidRPr="00583BC8" w:rsidRDefault="00C5573C" w:rsidP="00C5573C">
            <w:pPr>
              <w:pStyle w:val="ListParagraph"/>
              <w:ind w:left="1440"/>
              <w:rPr>
                <w:rFonts w:eastAsia="Arial"/>
                <w:lang w:val="en-US"/>
              </w:rPr>
            </w:pPr>
          </w:p>
          <w:p w14:paraId="22915878" w14:textId="25084D62" w:rsidR="49F890D9" w:rsidRDefault="3E6EA20B" w:rsidP="6274AC3A">
            <w:pPr>
              <w:pStyle w:val="ListParagraph"/>
              <w:numPr>
                <w:ilvl w:val="0"/>
                <w:numId w:val="17"/>
              </w:numPr>
              <w:spacing w:line="259" w:lineRule="auto"/>
              <w:rPr>
                <w:rFonts w:eastAsia="Arial"/>
                <w:lang w:val="en-US"/>
              </w:rPr>
            </w:pPr>
            <w:r w:rsidRPr="6274AC3A">
              <w:rPr>
                <w:rFonts w:eastAsia="Arial"/>
                <w:lang w:val="en-US"/>
              </w:rPr>
              <w:t>Is “Attendance Type” field blank?</w:t>
            </w:r>
          </w:p>
          <w:p w14:paraId="29B3B886" w14:textId="1F616E21" w:rsidR="49F890D9" w:rsidRDefault="3E6EA20B" w:rsidP="6274AC3A">
            <w:pPr>
              <w:pStyle w:val="ListParagraph"/>
              <w:numPr>
                <w:ilvl w:val="1"/>
                <w:numId w:val="17"/>
              </w:numPr>
              <w:spacing w:line="259" w:lineRule="auto"/>
              <w:rPr>
                <w:rFonts w:eastAsia="Arial"/>
                <w:lang w:val="en-US"/>
              </w:rPr>
            </w:pPr>
            <w:r w:rsidRPr="6274AC3A">
              <w:rPr>
                <w:rFonts w:eastAsia="Arial"/>
                <w:lang w:val="en-US"/>
              </w:rPr>
              <w:t>Yes: change to “Student”</w:t>
            </w:r>
          </w:p>
          <w:p w14:paraId="189A4A9C" w14:textId="59535762" w:rsidR="49F890D9" w:rsidRDefault="3E6EA20B" w:rsidP="6274AC3A">
            <w:pPr>
              <w:pStyle w:val="ListParagraph"/>
              <w:numPr>
                <w:ilvl w:val="1"/>
                <w:numId w:val="17"/>
              </w:numPr>
              <w:spacing w:line="259" w:lineRule="auto"/>
              <w:rPr>
                <w:rFonts w:eastAsia="Arial"/>
                <w:lang w:val="en-US"/>
              </w:rPr>
            </w:pPr>
            <w:r w:rsidRPr="6274AC3A">
              <w:rPr>
                <w:rFonts w:eastAsia="Arial"/>
                <w:lang w:val="en-US"/>
              </w:rPr>
              <w:t>No: no action</w:t>
            </w:r>
          </w:p>
          <w:p w14:paraId="79BA062E" w14:textId="4B789AF6" w:rsidR="49F890D9" w:rsidRDefault="3E6EA20B" w:rsidP="6274AC3A">
            <w:pPr>
              <w:pStyle w:val="ListParagraph"/>
              <w:numPr>
                <w:ilvl w:val="0"/>
                <w:numId w:val="17"/>
              </w:numPr>
              <w:spacing w:line="259" w:lineRule="auto"/>
              <w:rPr>
                <w:rFonts w:eastAsia="Arial"/>
                <w:lang w:val="en-US"/>
              </w:rPr>
            </w:pPr>
            <w:r w:rsidRPr="6274AC3A">
              <w:rPr>
                <w:rFonts w:eastAsia="Arial"/>
                <w:lang w:val="en-US"/>
              </w:rPr>
              <w:t>Is “Attendance Reason” field blank?</w:t>
            </w:r>
          </w:p>
          <w:p w14:paraId="7E864097" w14:textId="493826E7" w:rsidR="49F890D9" w:rsidRDefault="3E6EA20B" w:rsidP="6274AC3A">
            <w:pPr>
              <w:pStyle w:val="ListParagraph"/>
              <w:numPr>
                <w:ilvl w:val="1"/>
                <w:numId w:val="17"/>
              </w:numPr>
              <w:spacing w:line="259" w:lineRule="auto"/>
              <w:rPr>
                <w:rFonts w:eastAsia="Arial"/>
                <w:lang w:val="en-US"/>
              </w:rPr>
            </w:pPr>
            <w:r w:rsidRPr="6274AC3A">
              <w:rPr>
                <w:rFonts w:eastAsia="Arial"/>
                <w:lang w:val="en-US"/>
              </w:rPr>
              <w:t>Yes: change to “Higher Education”</w:t>
            </w:r>
          </w:p>
          <w:p w14:paraId="531BEA92" w14:textId="314F3DC9" w:rsidR="49F890D9" w:rsidRDefault="3E6EA20B" w:rsidP="6274AC3A">
            <w:pPr>
              <w:pStyle w:val="ListParagraph"/>
              <w:numPr>
                <w:ilvl w:val="1"/>
                <w:numId w:val="17"/>
              </w:numPr>
              <w:spacing w:line="259" w:lineRule="auto"/>
              <w:rPr>
                <w:rFonts w:eastAsia="Arial"/>
                <w:lang w:val="en-US"/>
              </w:rPr>
            </w:pPr>
            <w:r w:rsidRPr="6274AC3A">
              <w:rPr>
                <w:rFonts w:eastAsia="Arial"/>
                <w:lang w:val="en-US"/>
              </w:rPr>
              <w:t>No: no action</w:t>
            </w:r>
          </w:p>
          <w:p w14:paraId="55D87F32" w14:textId="42DAC0A3" w:rsidR="06040D13" w:rsidRDefault="3656129F" w:rsidP="6274AC3A">
            <w:pPr>
              <w:pStyle w:val="ListParagraph"/>
              <w:numPr>
                <w:ilvl w:val="0"/>
                <w:numId w:val="17"/>
              </w:numPr>
              <w:spacing w:line="259" w:lineRule="auto"/>
              <w:rPr>
                <w:rFonts w:eastAsia="Arial"/>
                <w:lang w:val="en-US"/>
              </w:rPr>
            </w:pPr>
            <w:commentRangeStart w:id="53"/>
            <w:r w:rsidRPr="6274AC3A">
              <w:rPr>
                <w:rFonts w:eastAsia="Arial"/>
                <w:lang w:val="en-US"/>
              </w:rPr>
              <w:t xml:space="preserve">Is there an existing </w:t>
            </w:r>
            <w:r w:rsidR="009C14A4">
              <w:rPr>
                <w:rFonts w:eastAsia="Arial"/>
                <w:lang w:val="en-US"/>
              </w:rPr>
              <w:t>SAR</w:t>
            </w:r>
            <w:r w:rsidRPr="6274AC3A">
              <w:rPr>
                <w:rFonts w:eastAsia="Arial"/>
                <w:lang w:val="en-US"/>
              </w:rPr>
              <w:t xml:space="preserve"> </w:t>
            </w:r>
            <w:r w:rsidR="6107B6E8" w:rsidRPr="6274AC3A">
              <w:rPr>
                <w:rFonts w:eastAsia="Arial"/>
                <w:lang w:val="en-US"/>
              </w:rPr>
              <w:t xml:space="preserve">record </w:t>
            </w:r>
            <w:r w:rsidRPr="6274AC3A">
              <w:rPr>
                <w:rFonts w:eastAsia="Arial"/>
                <w:lang w:val="en-US"/>
              </w:rPr>
              <w:t>for this applicant?</w:t>
            </w:r>
          </w:p>
          <w:p w14:paraId="5D1CFAB0" w14:textId="3313AEA4" w:rsidR="009C14A4" w:rsidRDefault="009C14A4" w:rsidP="009C14A4">
            <w:pPr>
              <w:pStyle w:val="ListParagraph"/>
              <w:spacing w:line="259" w:lineRule="auto"/>
              <w:rPr>
                <w:rFonts w:eastAsia="Arial"/>
                <w:lang w:val="en-US"/>
              </w:rPr>
            </w:pPr>
            <w:r>
              <w:rPr>
                <w:rFonts w:eastAsia="Arial"/>
                <w:lang w:val="en-US"/>
              </w:rPr>
              <w:t xml:space="preserve">Does the record have at least 1 enrollment </w:t>
            </w:r>
            <w:commentRangeEnd w:id="53"/>
            <w:r>
              <w:rPr>
                <w:rStyle w:val="CommentReference"/>
                <w:rFonts w:eastAsia="Arial"/>
                <w:sz w:val="22"/>
                <w:szCs w:val="22"/>
                <w:lang w:val="en-US"/>
              </w:rPr>
              <w:commentReference w:id="53"/>
            </w:r>
          </w:p>
          <w:p w14:paraId="41C85168" w14:textId="5F728850" w:rsidR="06040D13" w:rsidRDefault="3656129F" w:rsidP="6274AC3A">
            <w:pPr>
              <w:pStyle w:val="ListParagraph"/>
              <w:numPr>
                <w:ilvl w:val="1"/>
                <w:numId w:val="17"/>
              </w:numPr>
              <w:spacing w:line="259" w:lineRule="auto"/>
              <w:rPr>
                <w:rFonts w:eastAsia="Arial"/>
                <w:lang w:val="en-US"/>
              </w:rPr>
            </w:pPr>
            <w:r w:rsidRPr="6274AC3A">
              <w:rPr>
                <w:rFonts w:eastAsia="Arial"/>
                <w:lang w:val="en-US"/>
              </w:rPr>
              <w:t>Yes: check the “Ever Attended” box</w:t>
            </w:r>
          </w:p>
          <w:p w14:paraId="1071B5B5" w14:textId="39C3A4EB" w:rsidR="06040D13" w:rsidRDefault="3656129F" w:rsidP="6274AC3A">
            <w:pPr>
              <w:pStyle w:val="ListParagraph"/>
              <w:numPr>
                <w:ilvl w:val="1"/>
                <w:numId w:val="17"/>
              </w:numPr>
              <w:spacing w:line="259" w:lineRule="auto"/>
              <w:rPr>
                <w:rFonts w:eastAsia="Arial"/>
                <w:lang w:val="en-US"/>
              </w:rPr>
            </w:pPr>
            <w:r w:rsidRPr="6274AC3A">
              <w:rPr>
                <w:rFonts w:eastAsia="Arial"/>
                <w:lang w:val="en-US"/>
              </w:rPr>
              <w:lastRenderedPageBreak/>
              <w:t>No: no action</w:t>
            </w:r>
          </w:p>
          <w:p w14:paraId="0828F28F" w14:textId="70906E56" w:rsidR="003821E4" w:rsidRPr="00583BC8" w:rsidRDefault="0DB18486" w:rsidP="6274AC3A">
            <w:pPr>
              <w:pStyle w:val="ListParagraph"/>
              <w:numPr>
                <w:ilvl w:val="0"/>
                <w:numId w:val="17"/>
              </w:numPr>
              <w:spacing w:line="259" w:lineRule="auto"/>
              <w:rPr>
                <w:rFonts w:eastAsia="Arial"/>
                <w:lang w:val="en-US"/>
              </w:rPr>
            </w:pPr>
            <w:r w:rsidRPr="725F2C4A">
              <w:rPr>
                <w:rFonts w:eastAsia="Arial"/>
                <w:lang w:val="en-US"/>
              </w:rPr>
              <w:t xml:space="preserve">Does the APOI have an </w:t>
            </w:r>
            <w:commentRangeStart w:id="54"/>
            <w:r w:rsidRPr="725F2C4A">
              <w:rPr>
                <w:rFonts w:eastAsia="Arial"/>
                <w:lang w:val="en-US"/>
              </w:rPr>
              <w:t>Offer</w:t>
            </w:r>
            <w:r w:rsidR="4B21C780" w:rsidRPr="725F2C4A">
              <w:rPr>
                <w:rFonts w:eastAsia="Arial"/>
                <w:lang w:val="en-US"/>
              </w:rPr>
              <w:t xml:space="preserve"> Expiry</w:t>
            </w:r>
            <w:r w:rsidRPr="725F2C4A">
              <w:rPr>
                <w:rFonts w:eastAsia="Arial"/>
                <w:lang w:val="en-US"/>
              </w:rPr>
              <w:t xml:space="preserve"> </w:t>
            </w:r>
            <w:r w:rsidR="0D186274" w:rsidRPr="725F2C4A">
              <w:rPr>
                <w:rFonts w:eastAsia="Arial"/>
                <w:lang w:val="en-US"/>
              </w:rPr>
              <w:t xml:space="preserve">Date - </w:t>
            </w:r>
            <w:r w:rsidRPr="725F2C4A">
              <w:rPr>
                <w:rFonts w:eastAsia="Arial"/>
                <w:lang w:val="en-US"/>
              </w:rPr>
              <w:t>Hard</w:t>
            </w:r>
            <w:commentRangeEnd w:id="54"/>
            <w:r w:rsidR="5D8E3825" w:rsidRPr="725F2C4A">
              <w:rPr>
                <w:rStyle w:val="CommentReference"/>
                <w:rFonts w:eastAsia="Arial"/>
                <w:sz w:val="22"/>
                <w:szCs w:val="22"/>
                <w:lang w:val="en-US"/>
              </w:rPr>
              <w:commentReference w:id="54"/>
            </w:r>
            <w:r w:rsidRPr="725F2C4A">
              <w:rPr>
                <w:rFonts w:eastAsia="Arial"/>
                <w:lang w:val="en-US"/>
              </w:rPr>
              <w:t>?</w:t>
            </w:r>
          </w:p>
          <w:p w14:paraId="3825BDB5" w14:textId="7120DB37" w:rsidR="003821E4" w:rsidRPr="00583BC8" w:rsidRDefault="71D322E0" w:rsidP="6274AC3A">
            <w:pPr>
              <w:pStyle w:val="ListParagraph"/>
              <w:numPr>
                <w:ilvl w:val="1"/>
                <w:numId w:val="17"/>
              </w:numPr>
              <w:spacing w:line="259" w:lineRule="auto"/>
              <w:rPr>
                <w:rFonts w:eastAsia="Arial"/>
                <w:lang w:val="en-US"/>
              </w:rPr>
            </w:pPr>
            <w:r w:rsidRPr="4E27322B">
              <w:rPr>
                <w:rFonts w:eastAsia="Arial"/>
                <w:lang w:val="en-US"/>
              </w:rPr>
              <w:t xml:space="preserve">Yes: update Offer </w:t>
            </w:r>
            <w:r w:rsidR="32C3A8CE" w:rsidRPr="4E27322B">
              <w:rPr>
                <w:rFonts w:eastAsia="Arial"/>
                <w:lang w:val="en-US"/>
              </w:rPr>
              <w:t xml:space="preserve">Expiry Date - </w:t>
            </w:r>
            <w:r w:rsidRPr="4E27322B">
              <w:rPr>
                <w:rFonts w:eastAsia="Arial"/>
                <w:lang w:val="en-US"/>
              </w:rPr>
              <w:t>Hard to match APOI</w:t>
            </w:r>
          </w:p>
          <w:p w14:paraId="429A4441" w14:textId="6C546AD2" w:rsidR="003821E4" w:rsidRPr="00583BC8" w:rsidRDefault="749B4944" w:rsidP="6274AC3A">
            <w:pPr>
              <w:pStyle w:val="ListParagraph"/>
              <w:numPr>
                <w:ilvl w:val="1"/>
                <w:numId w:val="17"/>
              </w:numPr>
              <w:spacing w:line="259" w:lineRule="auto"/>
              <w:rPr>
                <w:rFonts w:eastAsia="Arial"/>
                <w:lang w:val="en-US"/>
              </w:rPr>
            </w:pPr>
            <w:r w:rsidRPr="6274AC3A">
              <w:rPr>
                <w:rFonts w:eastAsia="Arial"/>
                <w:lang w:val="en-US"/>
              </w:rPr>
              <w:t>No: no action</w:t>
            </w:r>
          </w:p>
          <w:p w14:paraId="0B8CA360" w14:textId="0726113A" w:rsidR="003821E4" w:rsidRPr="00583BC8" w:rsidRDefault="0DB18486" w:rsidP="6274AC3A">
            <w:pPr>
              <w:pStyle w:val="ListParagraph"/>
              <w:numPr>
                <w:ilvl w:val="0"/>
                <w:numId w:val="17"/>
              </w:numPr>
              <w:rPr>
                <w:rFonts w:eastAsia="Arial"/>
                <w:lang w:val="en-US"/>
              </w:rPr>
            </w:pPr>
            <w:r w:rsidRPr="4E27322B">
              <w:rPr>
                <w:rFonts w:eastAsia="Arial"/>
                <w:lang w:val="en-US"/>
              </w:rPr>
              <w:t xml:space="preserve">Does the APOI have an Offer Active </w:t>
            </w:r>
            <w:r w:rsidR="21DC2E55" w:rsidRPr="4E27322B">
              <w:rPr>
                <w:rFonts w:eastAsia="Arial"/>
                <w:lang w:val="en-US"/>
              </w:rPr>
              <w:t>D</w:t>
            </w:r>
            <w:r w:rsidRPr="4E27322B">
              <w:rPr>
                <w:rFonts w:eastAsia="Arial"/>
                <w:lang w:val="en-US"/>
              </w:rPr>
              <w:t>ate?</w:t>
            </w:r>
          </w:p>
          <w:p w14:paraId="49D5D103" w14:textId="5596705F" w:rsidR="003821E4" w:rsidRPr="00583BC8" w:rsidRDefault="71D322E0" w:rsidP="6274AC3A">
            <w:pPr>
              <w:pStyle w:val="ListParagraph"/>
              <w:numPr>
                <w:ilvl w:val="1"/>
                <w:numId w:val="17"/>
              </w:numPr>
              <w:spacing w:line="259" w:lineRule="auto"/>
              <w:rPr>
                <w:rFonts w:eastAsia="Arial"/>
                <w:lang w:val="en-US"/>
              </w:rPr>
            </w:pPr>
            <w:r w:rsidRPr="4E27322B">
              <w:rPr>
                <w:rFonts w:eastAsia="Arial"/>
                <w:lang w:val="en-US"/>
              </w:rPr>
              <w:t xml:space="preserve">Yes: update Offer Active </w:t>
            </w:r>
            <w:r w:rsidR="4D88018D" w:rsidRPr="4E27322B">
              <w:rPr>
                <w:rFonts w:eastAsia="Arial"/>
                <w:lang w:val="en-US"/>
              </w:rPr>
              <w:t>D</w:t>
            </w:r>
            <w:r w:rsidRPr="4E27322B">
              <w:rPr>
                <w:rFonts w:eastAsia="Arial"/>
                <w:lang w:val="en-US"/>
              </w:rPr>
              <w:t>ate to match APOI</w:t>
            </w:r>
          </w:p>
          <w:p w14:paraId="501E29E3" w14:textId="6C546AD2" w:rsidR="003821E4" w:rsidRPr="00583BC8" w:rsidRDefault="749B4944" w:rsidP="6274AC3A">
            <w:pPr>
              <w:pStyle w:val="ListParagraph"/>
              <w:numPr>
                <w:ilvl w:val="1"/>
                <w:numId w:val="17"/>
              </w:numPr>
              <w:spacing w:line="259" w:lineRule="auto"/>
              <w:rPr>
                <w:rFonts w:eastAsia="Arial"/>
                <w:lang w:val="en-US"/>
              </w:rPr>
            </w:pPr>
            <w:r w:rsidRPr="6274AC3A">
              <w:rPr>
                <w:rFonts w:eastAsia="Arial"/>
                <w:lang w:val="en-US"/>
              </w:rPr>
              <w:t>No: no action</w:t>
            </w:r>
          </w:p>
          <w:p w14:paraId="09E360D0" w14:textId="67644AB6" w:rsidR="003821E4" w:rsidRPr="00583BC8" w:rsidRDefault="0DB18486" w:rsidP="6274AC3A">
            <w:pPr>
              <w:pStyle w:val="ListParagraph"/>
              <w:numPr>
                <w:ilvl w:val="0"/>
                <w:numId w:val="17"/>
              </w:numPr>
              <w:rPr>
                <w:rFonts w:eastAsia="Arial"/>
                <w:lang w:val="en-US"/>
              </w:rPr>
            </w:pPr>
            <w:r w:rsidRPr="4E27322B">
              <w:rPr>
                <w:rFonts w:eastAsia="Arial"/>
                <w:lang w:val="en-US"/>
              </w:rPr>
              <w:t xml:space="preserve">Does the APOI have an Offer </w:t>
            </w:r>
            <w:r w:rsidR="7CB82023" w:rsidRPr="4E27322B">
              <w:rPr>
                <w:rFonts w:eastAsia="Arial"/>
                <w:lang w:val="en-US"/>
              </w:rPr>
              <w:t xml:space="preserve">Expiry Date - </w:t>
            </w:r>
            <w:r w:rsidRPr="4E27322B">
              <w:rPr>
                <w:rFonts w:eastAsia="Arial"/>
                <w:lang w:val="en-US"/>
              </w:rPr>
              <w:t>Soft?</w:t>
            </w:r>
          </w:p>
          <w:p w14:paraId="0530F6D3" w14:textId="5AD28E86" w:rsidR="003821E4" w:rsidRPr="00583BC8" w:rsidRDefault="71D322E0" w:rsidP="6274AC3A">
            <w:pPr>
              <w:pStyle w:val="ListParagraph"/>
              <w:numPr>
                <w:ilvl w:val="1"/>
                <w:numId w:val="17"/>
              </w:numPr>
              <w:spacing w:line="259" w:lineRule="auto"/>
              <w:rPr>
                <w:rFonts w:eastAsia="Arial"/>
                <w:lang w:val="en-US"/>
              </w:rPr>
            </w:pPr>
            <w:r w:rsidRPr="4E27322B">
              <w:rPr>
                <w:rFonts w:eastAsia="Arial"/>
                <w:lang w:val="en-US"/>
              </w:rPr>
              <w:t xml:space="preserve">Yes: update Offer </w:t>
            </w:r>
            <w:r w:rsidR="0E5E2D66" w:rsidRPr="4E27322B">
              <w:rPr>
                <w:rFonts w:eastAsia="Arial"/>
                <w:lang w:val="en-US"/>
              </w:rPr>
              <w:t xml:space="preserve">Expiry Date - </w:t>
            </w:r>
            <w:r w:rsidRPr="4E27322B">
              <w:rPr>
                <w:rFonts w:eastAsia="Arial"/>
                <w:lang w:val="en-US"/>
              </w:rPr>
              <w:t>Soft to match APOI</w:t>
            </w:r>
          </w:p>
          <w:p w14:paraId="46EC30BE" w14:textId="04EFB8F8" w:rsidR="003821E4" w:rsidRPr="00583BC8" w:rsidRDefault="290DD1D5" w:rsidP="6274AC3A">
            <w:pPr>
              <w:pStyle w:val="ListParagraph"/>
              <w:numPr>
                <w:ilvl w:val="1"/>
                <w:numId w:val="17"/>
              </w:numPr>
              <w:spacing w:line="259" w:lineRule="auto"/>
              <w:rPr>
                <w:rFonts w:eastAsia="Arial"/>
                <w:lang w:val="en-US"/>
              </w:rPr>
            </w:pPr>
            <w:r w:rsidRPr="7952EDBF">
              <w:rPr>
                <w:rFonts w:eastAsia="Arial"/>
                <w:lang w:val="en-US"/>
              </w:rPr>
              <w:t>No: no action</w:t>
            </w:r>
          </w:p>
          <w:p w14:paraId="4DF89F26" w14:textId="54954ECB" w:rsidR="003821E4" w:rsidRPr="00583BC8" w:rsidRDefault="49815FB2" w:rsidP="7952EDBF">
            <w:pPr>
              <w:pStyle w:val="ListParagraph"/>
              <w:numPr>
                <w:ilvl w:val="0"/>
                <w:numId w:val="17"/>
              </w:numPr>
              <w:spacing w:line="259" w:lineRule="auto"/>
              <w:rPr>
                <w:rFonts w:eastAsia="Arial"/>
                <w:lang w:val="en-US"/>
              </w:rPr>
            </w:pPr>
            <w:r w:rsidRPr="7952EDBF">
              <w:rPr>
                <w:rFonts w:eastAsia="Arial"/>
                <w:lang w:val="en-US"/>
              </w:rPr>
              <w:t>Is the Admissions Source = OCAS?</w:t>
            </w:r>
          </w:p>
          <w:p w14:paraId="521F0E59" w14:textId="54DF1460" w:rsidR="003821E4" w:rsidRPr="00583BC8" w:rsidRDefault="49815FB2" w:rsidP="7952EDBF">
            <w:pPr>
              <w:pStyle w:val="ListParagraph"/>
              <w:numPr>
                <w:ilvl w:val="1"/>
                <w:numId w:val="17"/>
              </w:numPr>
              <w:spacing w:line="259" w:lineRule="auto"/>
            </w:pPr>
            <w:r w:rsidRPr="13842C5C">
              <w:rPr>
                <w:rFonts w:eastAsia="Arial"/>
                <w:lang w:val="en-US"/>
              </w:rPr>
              <w:t>Yes: inherit the Admissions Officer from the APO to the Admissions Counsellor field on the Admissions Record</w:t>
            </w:r>
            <w:r w:rsidR="18657621" w:rsidRPr="13842C5C">
              <w:rPr>
                <w:rFonts w:eastAsia="Arial"/>
                <w:lang w:val="en-US"/>
              </w:rPr>
              <w:t xml:space="preserve"> </w:t>
            </w:r>
          </w:p>
          <w:p w14:paraId="649FA10E" w14:textId="3C406916" w:rsidR="003821E4" w:rsidRPr="00583BC8" w:rsidRDefault="49815FB2" w:rsidP="6274AC3A">
            <w:pPr>
              <w:pStyle w:val="ListParagraph"/>
              <w:numPr>
                <w:ilvl w:val="1"/>
                <w:numId w:val="17"/>
              </w:numPr>
              <w:spacing w:line="259" w:lineRule="auto"/>
              <w:rPr>
                <w:rFonts w:eastAsia="Arial"/>
                <w:lang w:val="en-US"/>
              </w:rPr>
            </w:pPr>
            <w:r w:rsidRPr="7952EDBF">
              <w:rPr>
                <w:rFonts w:eastAsia="Arial"/>
                <w:lang w:val="en-US"/>
              </w:rPr>
              <w:t>No: is the Admissions Source = myAC Application Portal?</w:t>
            </w:r>
          </w:p>
          <w:p w14:paraId="29AE3791" w14:textId="3A182B2D" w:rsidR="003821E4" w:rsidRPr="00583BC8" w:rsidRDefault="49815FB2" w:rsidP="7952EDBF">
            <w:pPr>
              <w:pStyle w:val="ListParagraph"/>
              <w:numPr>
                <w:ilvl w:val="2"/>
                <w:numId w:val="17"/>
              </w:numPr>
              <w:spacing w:line="259" w:lineRule="auto"/>
            </w:pPr>
            <w:r w:rsidRPr="13842C5C">
              <w:rPr>
                <w:rFonts w:eastAsia="Arial"/>
                <w:lang w:val="en-US"/>
              </w:rPr>
              <w:t>Yes: inherit the International Admissions Officer from the APO to the Admissions Counsellor field on the Admissions Record</w:t>
            </w:r>
            <w:r w:rsidR="0400E360" w:rsidRPr="13842C5C">
              <w:rPr>
                <w:rFonts w:eastAsia="Arial"/>
                <w:lang w:val="en-US"/>
              </w:rPr>
              <w:t xml:space="preserve"> </w:t>
            </w:r>
          </w:p>
          <w:p w14:paraId="23014E99" w14:textId="603634C2" w:rsidR="003821E4" w:rsidRPr="00583BC8" w:rsidRDefault="2C33FC20" w:rsidP="5EE058F9">
            <w:pPr>
              <w:pStyle w:val="ListParagraph"/>
              <w:numPr>
                <w:ilvl w:val="1"/>
                <w:numId w:val="17"/>
              </w:numPr>
              <w:spacing w:line="259" w:lineRule="auto"/>
              <w:rPr>
                <w:rFonts w:eastAsia="Arial"/>
                <w:color w:val="000000" w:themeColor="text1"/>
                <w:highlight w:val="yellow"/>
                <w:lang w:val="en-US"/>
              </w:rPr>
            </w:pPr>
            <w:r w:rsidRPr="5EE058F9">
              <w:rPr>
                <w:rFonts w:eastAsia="Arial"/>
                <w:lang w:val="en-US"/>
              </w:rPr>
              <w:t xml:space="preserve">No: </w:t>
            </w:r>
            <w:r w:rsidR="783C1ADB" w:rsidRPr="5EE058F9">
              <w:rPr>
                <w:rFonts w:eastAsia="Arial"/>
                <w:lang w:val="en-US"/>
              </w:rPr>
              <w:t xml:space="preserve">if </w:t>
            </w:r>
            <w:r w:rsidR="783C1ADB" w:rsidRPr="5EE058F9">
              <w:rPr>
                <w:rFonts w:eastAsia="Arial"/>
                <w:color w:val="000000" w:themeColor="text1"/>
                <w:lang w:val="en-US"/>
              </w:rPr>
              <w:t>Admissions Source≠OCAS OR MyAC Application Porta</w:t>
            </w:r>
            <w:r w:rsidR="62A9A4B5" w:rsidRPr="5EE058F9">
              <w:rPr>
                <w:rFonts w:eastAsia="Arial"/>
                <w:color w:val="000000" w:themeColor="text1"/>
                <w:lang w:val="en-US"/>
              </w:rPr>
              <w:t>:</w:t>
            </w:r>
            <w:r w:rsidR="783C1ADB" w:rsidRPr="5EE058F9">
              <w:rPr>
                <w:rFonts w:eastAsia="Arial"/>
                <w:color w:val="000000" w:themeColor="text1"/>
                <w:lang w:val="en-US"/>
              </w:rPr>
              <w:t>l</w:t>
            </w:r>
            <w:r w:rsidR="6A42BF0F" w:rsidRPr="5EE058F9">
              <w:rPr>
                <w:rFonts w:eastAsia="Arial"/>
                <w:color w:val="000000" w:themeColor="text1"/>
                <w:lang w:val="en-US"/>
              </w:rPr>
              <w:t xml:space="preserve"> no action</w:t>
            </w:r>
          </w:p>
          <w:p w14:paraId="09795C25" w14:textId="35A8B78D" w:rsidR="003821E4" w:rsidRPr="00583BC8" w:rsidRDefault="6E0A9085" w:rsidP="5F807601">
            <w:pPr>
              <w:pStyle w:val="ListParagraph"/>
              <w:numPr>
                <w:ilvl w:val="0"/>
                <w:numId w:val="17"/>
              </w:numPr>
              <w:spacing w:line="259" w:lineRule="auto"/>
              <w:rPr>
                <w:rFonts w:eastAsia="Arial"/>
                <w:color w:val="000000" w:themeColor="text1"/>
                <w:lang w:val="en-US"/>
              </w:rPr>
            </w:pPr>
            <w:r w:rsidRPr="080CE661">
              <w:rPr>
                <w:rFonts w:eastAsia="Arial"/>
                <w:color w:val="000000" w:themeColor="text1"/>
                <w:lang w:val="en-US"/>
              </w:rPr>
              <w:t>Is the Admissions Record Program “</w:t>
            </w:r>
            <w:commentRangeStart w:id="55"/>
            <w:r w:rsidRPr="080CE661">
              <w:rPr>
                <w:rFonts w:eastAsia="Arial"/>
                <w:color w:val="000000" w:themeColor="text1"/>
                <w:lang w:val="en-US"/>
              </w:rPr>
              <w:t>Category</w:t>
            </w:r>
            <w:commentRangeEnd w:id="55"/>
            <w:r w:rsidR="749B4944" w:rsidRPr="080CE661">
              <w:rPr>
                <w:rStyle w:val="CommentReference"/>
                <w:rFonts w:eastAsia="Arial"/>
                <w:color w:val="000000" w:themeColor="text1"/>
                <w:sz w:val="22"/>
                <w:szCs w:val="22"/>
                <w:lang w:val="en-US"/>
              </w:rPr>
              <w:commentReference w:id="55"/>
            </w:r>
            <w:r w:rsidRPr="080CE661">
              <w:rPr>
                <w:rFonts w:eastAsia="Arial"/>
                <w:color w:val="000000" w:themeColor="text1"/>
                <w:lang w:val="en-US"/>
              </w:rPr>
              <w:t>” field blank?</w:t>
            </w:r>
          </w:p>
          <w:p w14:paraId="67E845CD" w14:textId="1E7C8E0C" w:rsidR="003821E4" w:rsidRPr="00583BC8" w:rsidRDefault="6CA78B75" w:rsidP="5F807601">
            <w:pPr>
              <w:pStyle w:val="ListParagraph"/>
              <w:numPr>
                <w:ilvl w:val="1"/>
                <w:numId w:val="17"/>
              </w:numPr>
              <w:spacing w:line="259" w:lineRule="auto"/>
              <w:rPr>
                <w:rFonts w:eastAsia="Arial"/>
                <w:color w:val="000000" w:themeColor="text1"/>
                <w:lang w:val="en-US"/>
              </w:rPr>
            </w:pPr>
            <w:r w:rsidRPr="5F807601">
              <w:rPr>
                <w:rFonts w:eastAsia="Arial"/>
                <w:color w:val="000000" w:themeColor="text1"/>
                <w:lang w:val="en-US"/>
              </w:rPr>
              <w:t>Yes: inherit the Program Category from the APOI</w:t>
            </w:r>
          </w:p>
          <w:p w14:paraId="7D266CE1" w14:textId="73C45DF9" w:rsidR="003821E4" w:rsidRPr="00583BC8" w:rsidRDefault="6CA78B75" w:rsidP="5F807601">
            <w:pPr>
              <w:pStyle w:val="ListParagraph"/>
              <w:numPr>
                <w:ilvl w:val="1"/>
                <w:numId w:val="17"/>
              </w:numPr>
              <w:spacing w:line="259" w:lineRule="auto"/>
              <w:rPr>
                <w:rFonts w:eastAsia="Arial"/>
                <w:color w:val="000000" w:themeColor="text1"/>
                <w:lang w:val="en-US"/>
              </w:rPr>
            </w:pPr>
            <w:r w:rsidRPr="5F807601">
              <w:rPr>
                <w:rFonts w:eastAsia="Arial"/>
                <w:color w:val="000000" w:themeColor="text1"/>
                <w:lang w:val="en-US"/>
              </w:rPr>
              <w:t>No: no action</w:t>
            </w:r>
          </w:p>
        </w:tc>
        <w:tc>
          <w:tcPr>
            <w:tcW w:w="2960" w:type="dxa"/>
          </w:tcPr>
          <w:p w14:paraId="462BFAAF" w14:textId="6BB5A14E" w:rsidR="003821E4" w:rsidRPr="00583BC8" w:rsidRDefault="11A0D794" w:rsidP="00A05023">
            <w:pPr>
              <w:pStyle w:val="ListParagraph"/>
              <w:ind w:left="0"/>
              <w:rPr>
                <w:lang w:val="en-US"/>
              </w:rPr>
            </w:pPr>
            <w:r w:rsidRPr="6274AC3A">
              <w:rPr>
                <w:lang w:val="en-US"/>
              </w:rPr>
              <w:lastRenderedPageBreak/>
              <w:t>Expecting multiple rules</w:t>
            </w:r>
            <w:r w:rsidR="502E9456" w:rsidRPr="6274AC3A">
              <w:rPr>
                <w:lang w:val="en-US"/>
              </w:rPr>
              <w:t xml:space="preserve"> to be applied when applications are received</w:t>
            </w:r>
            <w:r w:rsidRPr="6274AC3A">
              <w:rPr>
                <w:lang w:val="en-US"/>
              </w:rPr>
              <w:t xml:space="preserve"> </w:t>
            </w:r>
            <w:r w:rsidR="6F8F8392" w:rsidRPr="6274AC3A">
              <w:rPr>
                <w:lang w:val="en-US"/>
              </w:rPr>
              <w:t>based on discovery and discussion</w:t>
            </w:r>
          </w:p>
        </w:tc>
      </w:tr>
      <w:tr w:rsidR="003821E4" w:rsidRPr="00583BC8" w14:paraId="453464B8" w14:textId="77777777" w:rsidTr="23B08687">
        <w:trPr>
          <w:trHeight w:val="288"/>
        </w:trPr>
        <w:tc>
          <w:tcPr>
            <w:tcW w:w="905" w:type="dxa"/>
            <w:tcMar>
              <w:top w:w="15" w:type="dxa"/>
              <w:left w:w="108" w:type="dxa"/>
              <w:bottom w:w="15" w:type="dxa"/>
              <w:right w:w="108" w:type="dxa"/>
            </w:tcMar>
          </w:tcPr>
          <w:p w14:paraId="7879CE0F" w14:textId="7E3AF7A9" w:rsidR="003821E4" w:rsidRPr="00583BC8" w:rsidRDefault="1510A4A3" w:rsidP="00A05023">
            <w:pPr>
              <w:spacing w:line="259" w:lineRule="auto"/>
              <w:rPr>
                <w:lang w:val="en-US"/>
              </w:rPr>
            </w:pPr>
            <w:r w:rsidRPr="3257833F">
              <w:rPr>
                <w:lang w:val="en-US"/>
              </w:rPr>
              <w:lastRenderedPageBreak/>
              <w:t>RS-306-</w:t>
            </w:r>
            <w:r w:rsidR="770067A7" w:rsidRPr="3257833F">
              <w:rPr>
                <w:lang w:val="en-US"/>
              </w:rPr>
              <w:t>006</w:t>
            </w:r>
          </w:p>
        </w:tc>
        <w:tc>
          <w:tcPr>
            <w:tcW w:w="2070" w:type="dxa"/>
            <w:tcMar>
              <w:top w:w="15" w:type="dxa"/>
              <w:left w:w="108" w:type="dxa"/>
              <w:bottom w:w="15" w:type="dxa"/>
              <w:right w:w="108" w:type="dxa"/>
            </w:tcMar>
          </w:tcPr>
          <w:p w14:paraId="56E949D7" w14:textId="20ED770F" w:rsidR="003821E4" w:rsidRPr="00583BC8" w:rsidRDefault="2A246BFB" w:rsidP="23B08687">
            <w:pPr>
              <w:spacing w:line="259" w:lineRule="auto"/>
              <w:rPr>
                <w:lang w:val="en-US"/>
              </w:rPr>
            </w:pPr>
            <w:r w:rsidRPr="23B08687">
              <w:rPr>
                <w:lang w:val="en-US"/>
              </w:rPr>
              <w:t>Admissions Stage Change</w:t>
            </w:r>
          </w:p>
          <w:p w14:paraId="73E30803" w14:textId="7507D14F" w:rsidR="003821E4" w:rsidRPr="00583BC8" w:rsidRDefault="003821E4" w:rsidP="00A05023">
            <w:pPr>
              <w:spacing w:line="259" w:lineRule="auto"/>
              <w:rPr>
                <w:lang w:val="en-US"/>
              </w:rPr>
            </w:pPr>
          </w:p>
        </w:tc>
        <w:tc>
          <w:tcPr>
            <w:tcW w:w="5340" w:type="dxa"/>
            <w:tcMar>
              <w:top w:w="15" w:type="dxa"/>
              <w:left w:w="108" w:type="dxa"/>
              <w:bottom w:w="15" w:type="dxa"/>
              <w:right w:w="108" w:type="dxa"/>
            </w:tcMar>
          </w:tcPr>
          <w:p w14:paraId="2E6A92A9" w14:textId="0E291247" w:rsidR="2A246BFB" w:rsidRDefault="2A246BFB" w:rsidP="0D1DAE49">
            <w:pPr>
              <w:rPr>
                <w:rFonts w:eastAsia="Arial"/>
                <w:color w:val="000000" w:themeColor="text1"/>
              </w:rPr>
            </w:pPr>
            <w:r w:rsidRPr="0D1DAE49">
              <w:rPr>
                <w:rFonts w:eastAsia="Arial"/>
                <w:b/>
                <w:bCs/>
                <w:color w:val="000000" w:themeColor="text1"/>
                <w:lang w:val="en-US"/>
              </w:rPr>
              <w:t xml:space="preserve">Name: </w:t>
            </w:r>
            <w:r w:rsidRPr="0D1DAE49">
              <w:rPr>
                <w:rFonts w:eastAsia="Arial"/>
                <w:color w:val="000000" w:themeColor="text1"/>
                <w:lang w:val="en-US"/>
              </w:rPr>
              <w:t>Auto-Assessment: Application Cancelled by Institution</w:t>
            </w:r>
          </w:p>
          <w:p w14:paraId="7852FC59" w14:textId="44083338" w:rsidR="2A246BFB" w:rsidRDefault="6E27CE56" w:rsidP="4E27322B">
            <w:pPr>
              <w:spacing w:line="259" w:lineRule="auto"/>
              <w:rPr>
                <w:rFonts w:eastAsia="Arial"/>
                <w:color w:val="000000" w:themeColor="text1"/>
                <w:lang w:val="en-US"/>
              </w:rPr>
            </w:pPr>
            <w:r w:rsidRPr="4E27322B">
              <w:rPr>
                <w:rFonts w:eastAsia="Arial"/>
                <w:b/>
                <w:bCs/>
                <w:color w:val="000000" w:themeColor="text1"/>
                <w:lang w:val="en-US"/>
              </w:rPr>
              <w:t xml:space="preserve">Description: </w:t>
            </w:r>
            <w:r w:rsidRPr="4E27322B">
              <w:rPr>
                <w:rFonts w:eastAsia="Arial"/>
                <w:color w:val="000000" w:themeColor="text1"/>
                <w:lang w:val="en-US"/>
              </w:rPr>
              <w:t xml:space="preserve">Ruleset to update Admissions Stage to “Application Cancelled by Institution” if the applicant has not paid by the Offer </w:t>
            </w:r>
            <w:r w:rsidR="6949C166" w:rsidRPr="4E27322B">
              <w:rPr>
                <w:rFonts w:eastAsia="Arial"/>
                <w:color w:val="000000" w:themeColor="text1"/>
                <w:lang w:val="en-US"/>
              </w:rPr>
              <w:t xml:space="preserve">Expiry Date - </w:t>
            </w:r>
            <w:r w:rsidRPr="4E27322B">
              <w:rPr>
                <w:rFonts w:eastAsia="Arial"/>
                <w:color w:val="000000" w:themeColor="text1"/>
                <w:lang w:val="en-US"/>
              </w:rPr>
              <w:t>Hard</w:t>
            </w:r>
          </w:p>
          <w:p w14:paraId="1B845069" w14:textId="009AFA50" w:rsidR="2A246BFB" w:rsidRDefault="0D041D88" w:rsidP="6274AC3A">
            <w:pPr>
              <w:rPr>
                <w:rFonts w:eastAsia="Arial"/>
                <w:color w:val="000000" w:themeColor="text1"/>
              </w:rPr>
            </w:pPr>
            <w:r w:rsidRPr="6274AC3A">
              <w:rPr>
                <w:rFonts w:eastAsia="Arial"/>
                <w:b/>
                <w:bCs/>
                <w:color w:val="000000" w:themeColor="text1"/>
                <w:lang w:val="en-US"/>
              </w:rPr>
              <w:t xml:space="preserve">BMN: </w:t>
            </w:r>
            <w:r w:rsidRPr="6274AC3A">
              <w:rPr>
                <w:rFonts w:eastAsia="Arial"/>
                <w:color w:val="000000" w:themeColor="text1"/>
                <w:lang w:val="en-US"/>
              </w:rPr>
              <w:t>Ruleset.Application</w:t>
            </w:r>
            <w:r w:rsidR="73E686BF" w:rsidRPr="6274AC3A">
              <w:rPr>
                <w:rFonts w:eastAsia="Arial"/>
                <w:color w:val="000000" w:themeColor="text1"/>
                <w:lang w:val="en-US"/>
              </w:rPr>
              <w:t>Expiry</w:t>
            </w:r>
          </w:p>
          <w:p w14:paraId="6B778A42" w14:textId="25653CD6" w:rsidR="2A246BFB" w:rsidRDefault="2A246BFB" w:rsidP="0D1DAE49">
            <w:pPr>
              <w:rPr>
                <w:rFonts w:eastAsia="Arial"/>
                <w:color w:val="000000" w:themeColor="text1"/>
              </w:rPr>
            </w:pPr>
            <w:r w:rsidRPr="0D1DAE49">
              <w:rPr>
                <w:rFonts w:eastAsia="Arial"/>
                <w:b/>
                <w:bCs/>
                <w:color w:val="000000" w:themeColor="text1"/>
                <w:lang w:val="en-US"/>
              </w:rPr>
              <w:t>Entity:</w:t>
            </w:r>
            <w:r w:rsidRPr="0D1DAE49">
              <w:rPr>
                <w:rFonts w:eastAsia="Arial"/>
                <w:color w:val="000000" w:themeColor="text1"/>
                <w:lang w:val="en-US"/>
              </w:rPr>
              <w:t xml:space="preserve"> Admissions Record</w:t>
            </w:r>
          </w:p>
          <w:p w14:paraId="3A79CBAE" w14:textId="0E78C49E" w:rsidR="2A246BFB" w:rsidRDefault="2A246BFB" w:rsidP="0D1DAE49">
            <w:pPr>
              <w:rPr>
                <w:rFonts w:eastAsia="Arial"/>
                <w:color w:val="000000" w:themeColor="text1"/>
              </w:rPr>
            </w:pPr>
            <w:r w:rsidRPr="0D1DAE49">
              <w:rPr>
                <w:rFonts w:eastAsia="Arial"/>
                <w:b/>
                <w:bCs/>
                <w:color w:val="000000" w:themeColor="text1"/>
                <w:lang w:val="en-US"/>
              </w:rPr>
              <w:t>Module:</w:t>
            </w:r>
            <w:r w:rsidRPr="0D1DAE49">
              <w:rPr>
                <w:rFonts w:eastAsia="Arial"/>
                <w:color w:val="000000" w:themeColor="text1"/>
                <w:lang w:val="en-US"/>
              </w:rPr>
              <w:t xml:space="preserve"> Admissions</w:t>
            </w:r>
          </w:p>
          <w:p w14:paraId="2D99B3D2" w14:textId="3B5EF837" w:rsidR="0D1DAE49" w:rsidRDefault="0D1DAE49" w:rsidP="0D1DAE49">
            <w:pPr>
              <w:spacing w:line="259" w:lineRule="auto"/>
              <w:rPr>
                <w:lang w:val="en-US"/>
              </w:rPr>
            </w:pPr>
          </w:p>
        </w:tc>
        <w:tc>
          <w:tcPr>
            <w:tcW w:w="6005" w:type="dxa"/>
            <w:tcMar>
              <w:top w:w="15" w:type="dxa"/>
              <w:left w:w="108" w:type="dxa"/>
              <w:bottom w:w="15" w:type="dxa"/>
              <w:right w:w="108" w:type="dxa"/>
            </w:tcMar>
          </w:tcPr>
          <w:p w14:paraId="0852AA35" w14:textId="46AADC1E" w:rsidR="003821E4" w:rsidRPr="00583BC8" w:rsidRDefault="39C93636" w:rsidP="6274AC3A">
            <w:pPr>
              <w:spacing w:line="259" w:lineRule="auto"/>
              <w:rPr>
                <w:rFonts w:eastAsia="Arial"/>
                <w:color w:val="000000" w:themeColor="text1"/>
              </w:rPr>
            </w:pPr>
            <w:r w:rsidRPr="23B08687">
              <w:rPr>
                <w:rFonts w:eastAsia="Arial"/>
                <w:b/>
                <w:bCs/>
                <w:color w:val="000000" w:themeColor="text1"/>
                <w:lang w:val="en-US"/>
              </w:rPr>
              <w:t>Trigger</w:t>
            </w:r>
            <w:r w:rsidRPr="23B08687">
              <w:rPr>
                <w:rFonts w:eastAsia="Arial"/>
                <w:color w:val="000000" w:themeColor="text1"/>
                <w:lang w:val="en-US"/>
              </w:rPr>
              <w:t xml:space="preserve">: </w:t>
            </w:r>
            <w:r w:rsidR="72A87B7D" w:rsidRPr="23B08687">
              <w:rPr>
                <w:rFonts w:eastAsia="Arial"/>
                <w:color w:val="000000" w:themeColor="text1"/>
                <w:lang w:val="en-US"/>
              </w:rPr>
              <w:t xml:space="preserve">FROM QL-306-05 </w:t>
            </w:r>
            <w:r w:rsidRPr="23B08687">
              <w:rPr>
                <w:rFonts w:eastAsia="Arial"/>
                <w:color w:val="000000" w:themeColor="text1"/>
                <w:lang w:val="en-US"/>
              </w:rPr>
              <w:t>Offer Expiry</w:t>
            </w:r>
            <w:r w:rsidR="1F14814D" w:rsidRPr="23B08687">
              <w:rPr>
                <w:rFonts w:eastAsia="Arial"/>
                <w:color w:val="000000" w:themeColor="text1"/>
                <w:lang w:val="en-US"/>
              </w:rPr>
              <w:t xml:space="preserve"> Date -</w:t>
            </w:r>
            <w:r w:rsidRPr="23B08687">
              <w:rPr>
                <w:rFonts w:eastAsia="Arial"/>
                <w:color w:val="000000" w:themeColor="text1"/>
                <w:lang w:val="en-US"/>
              </w:rPr>
              <w:t xml:space="preserve"> Hard + </w:t>
            </w:r>
            <w:commentRangeStart w:id="57"/>
            <w:commentRangeStart w:id="58"/>
            <w:r w:rsidRPr="23B08687">
              <w:rPr>
                <w:rFonts w:eastAsia="Arial"/>
                <w:color w:val="000000" w:themeColor="text1"/>
                <w:lang w:val="en-US"/>
              </w:rPr>
              <w:t>1</w:t>
            </w:r>
            <w:r w:rsidR="7E933F5D" w:rsidRPr="23B08687">
              <w:rPr>
                <w:rFonts w:eastAsia="Arial"/>
                <w:color w:val="000000" w:themeColor="text1"/>
                <w:lang w:val="en-US"/>
              </w:rPr>
              <w:t xml:space="preserve"> </w:t>
            </w:r>
            <w:commentRangeEnd w:id="57"/>
            <w:r w:rsidRPr="00583BC8">
              <w:rPr>
                <w:rStyle w:val="CommentReference"/>
                <w:rFonts w:eastAsia="Arial"/>
                <w:color w:val="000000" w:themeColor="text1"/>
                <w:sz w:val="22"/>
                <w:szCs w:val="22"/>
              </w:rPr>
              <w:commentReference w:id="57"/>
            </w:r>
            <w:commentRangeEnd w:id="58"/>
            <w:r w:rsidRPr="00583BC8">
              <w:rPr>
                <w:rStyle w:val="CommentReference"/>
                <w:rFonts w:eastAsia="Arial"/>
                <w:color w:val="000000" w:themeColor="text1"/>
                <w:sz w:val="22"/>
                <w:szCs w:val="22"/>
              </w:rPr>
              <w:commentReference w:id="58"/>
            </w:r>
          </w:p>
          <w:p w14:paraId="49E58AE3" w14:textId="30AB8CF1" w:rsidR="003821E4" w:rsidRPr="00583BC8" w:rsidRDefault="003821E4" w:rsidP="6274AC3A">
            <w:pPr>
              <w:spacing w:line="259" w:lineRule="auto"/>
              <w:rPr>
                <w:rFonts w:eastAsia="Arial"/>
                <w:color w:val="000000" w:themeColor="text1"/>
              </w:rPr>
            </w:pPr>
          </w:p>
          <w:p w14:paraId="4274F63C" w14:textId="6CDBA72C" w:rsidR="003821E4" w:rsidRPr="00583BC8" w:rsidRDefault="05BB56C2" w:rsidP="6274AC3A">
            <w:pPr>
              <w:spacing w:line="259" w:lineRule="auto"/>
              <w:rPr>
                <w:rFonts w:eastAsia="Arial"/>
                <w:color w:val="000000" w:themeColor="text1"/>
              </w:rPr>
            </w:pPr>
            <w:r w:rsidRPr="70265168">
              <w:rPr>
                <w:rFonts w:eastAsia="Arial"/>
                <w:b/>
                <w:bCs/>
                <w:color w:val="000000" w:themeColor="text1"/>
                <w:lang w:val="en-US"/>
              </w:rPr>
              <w:t>Logic</w:t>
            </w:r>
            <w:r w:rsidRPr="70265168">
              <w:rPr>
                <w:rFonts w:eastAsia="Arial"/>
                <w:color w:val="000000" w:themeColor="text1"/>
                <w:lang w:val="en-US"/>
              </w:rPr>
              <w:t>:</w:t>
            </w:r>
          </w:p>
          <w:p w14:paraId="077C8F3B" w14:textId="68A639D8" w:rsidR="003821E4" w:rsidRPr="00583BC8" w:rsidRDefault="5E269266" w:rsidP="6274AC3A">
            <w:pPr>
              <w:pStyle w:val="ListParagraph"/>
              <w:numPr>
                <w:ilvl w:val="0"/>
                <w:numId w:val="18"/>
              </w:numPr>
              <w:spacing w:line="259" w:lineRule="auto"/>
              <w:rPr>
                <w:rFonts w:eastAsia="Arial"/>
                <w:color w:val="000000" w:themeColor="text1"/>
              </w:rPr>
            </w:pPr>
            <w:r w:rsidRPr="77047574">
              <w:rPr>
                <w:rFonts w:eastAsia="Arial"/>
                <w:color w:val="000000" w:themeColor="text1"/>
              </w:rPr>
              <w:t>Change all records in the following Admissions Stages to “Application Cancelled by Institution”</w:t>
            </w:r>
          </w:p>
          <w:p w14:paraId="3445767D" w14:textId="344A58D8" w:rsidR="003821E4" w:rsidRPr="00583BC8" w:rsidRDefault="0D041D88" w:rsidP="6274AC3A">
            <w:pPr>
              <w:pStyle w:val="ListParagraph"/>
              <w:numPr>
                <w:ilvl w:val="1"/>
                <w:numId w:val="18"/>
              </w:numPr>
              <w:spacing w:line="259" w:lineRule="auto"/>
              <w:rPr>
                <w:rFonts w:eastAsia="Arial"/>
                <w:color w:val="000000" w:themeColor="text1"/>
              </w:rPr>
            </w:pPr>
            <w:r w:rsidRPr="7C99CC34">
              <w:rPr>
                <w:rFonts w:eastAsia="Arial"/>
                <w:color w:val="000000" w:themeColor="text1"/>
              </w:rPr>
              <w:t>Accepte</w:t>
            </w:r>
            <w:r w:rsidR="0D74AAE2" w:rsidRPr="7C99CC34">
              <w:rPr>
                <w:rFonts w:eastAsia="Arial"/>
                <w:color w:val="000000" w:themeColor="text1"/>
              </w:rPr>
              <w:t>d</w:t>
            </w:r>
          </w:p>
          <w:p w14:paraId="533236FD" w14:textId="0D334074" w:rsidR="00AD2CB0" w:rsidRDefault="00AD2CB0" w:rsidP="7C99CC34">
            <w:pPr>
              <w:pStyle w:val="ListParagraph"/>
              <w:numPr>
                <w:ilvl w:val="1"/>
                <w:numId w:val="18"/>
              </w:numPr>
              <w:spacing w:line="259" w:lineRule="auto"/>
              <w:rPr>
                <w:rFonts w:eastAsia="Arial"/>
                <w:color w:val="000000" w:themeColor="text1"/>
              </w:rPr>
            </w:pPr>
            <w:r w:rsidRPr="7C99CC34">
              <w:rPr>
                <w:rFonts w:eastAsia="Arial"/>
                <w:color w:val="000000" w:themeColor="text1"/>
              </w:rPr>
              <w:t>Accepted Conditional</w:t>
            </w:r>
          </w:p>
          <w:p w14:paraId="21CBE613" w14:textId="3E6A3A88" w:rsidR="003821E4" w:rsidRPr="00583BC8" w:rsidRDefault="0D041D88" w:rsidP="6274AC3A">
            <w:pPr>
              <w:pStyle w:val="ListParagraph"/>
              <w:numPr>
                <w:ilvl w:val="1"/>
                <w:numId w:val="18"/>
              </w:numPr>
              <w:spacing w:line="259" w:lineRule="auto"/>
              <w:rPr>
                <w:rFonts w:eastAsia="Arial"/>
                <w:color w:val="000000" w:themeColor="text1"/>
              </w:rPr>
            </w:pPr>
            <w:r w:rsidRPr="43BF8F4E">
              <w:rPr>
                <w:rFonts w:eastAsia="Arial"/>
                <w:color w:val="000000" w:themeColor="text1"/>
              </w:rPr>
              <w:t>Accepted from Waitlist</w:t>
            </w:r>
          </w:p>
          <w:p w14:paraId="613B8BCF" w14:textId="4BD9474A" w:rsidR="003821E4" w:rsidRPr="00583BC8" w:rsidRDefault="0D041D88" w:rsidP="6274AC3A">
            <w:pPr>
              <w:pStyle w:val="ListParagraph"/>
              <w:numPr>
                <w:ilvl w:val="1"/>
                <w:numId w:val="18"/>
              </w:numPr>
              <w:spacing w:line="259" w:lineRule="auto"/>
              <w:rPr>
                <w:rFonts w:eastAsia="Arial"/>
                <w:color w:val="000000" w:themeColor="text1"/>
              </w:rPr>
            </w:pPr>
            <w:r w:rsidRPr="43BF8F4E">
              <w:rPr>
                <w:rFonts w:eastAsia="Arial"/>
                <w:color w:val="000000" w:themeColor="text1"/>
              </w:rPr>
              <w:t>Confirmed</w:t>
            </w:r>
          </w:p>
          <w:p w14:paraId="13F53E99" w14:textId="41DC1875" w:rsidR="003821E4" w:rsidRPr="00583BC8" w:rsidRDefault="0D041D88" w:rsidP="6274AC3A">
            <w:pPr>
              <w:pStyle w:val="ListParagraph"/>
              <w:numPr>
                <w:ilvl w:val="1"/>
                <w:numId w:val="18"/>
              </w:numPr>
              <w:spacing w:line="259" w:lineRule="auto"/>
              <w:rPr>
                <w:rFonts w:eastAsia="Arial"/>
                <w:color w:val="000000" w:themeColor="text1"/>
              </w:rPr>
            </w:pPr>
            <w:r w:rsidRPr="43BF8F4E">
              <w:rPr>
                <w:rFonts w:eastAsia="Arial"/>
                <w:color w:val="000000" w:themeColor="text1"/>
              </w:rPr>
              <w:t>Confirmed, Conditional</w:t>
            </w:r>
          </w:p>
          <w:p w14:paraId="5C04D0C6" w14:textId="36CB10AC" w:rsidR="003821E4" w:rsidRPr="00583BC8" w:rsidRDefault="0D041D88" w:rsidP="6274AC3A">
            <w:pPr>
              <w:pStyle w:val="ListParagraph"/>
              <w:numPr>
                <w:ilvl w:val="1"/>
                <w:numId w:val="18"/>
              </w:numPr>
              <w:spacing w:line="259" w:lineRule="auto"/>
              <w:rPr>
                <w:rFonts w:eastAsia="Arial"/>
                <w:color w:val="000000" w:themeColor="text1"/>
              </w:rPr>
            </w:pPr>
            <w:r w:rsidRPr="43BF8F4E">
              <w:rPr>
                <w:rFonts w:eastAsia="Arial"/>
                <w:color w:val="000000" w:themeColor="text1"/>
              </w:rPr>
              <w:t>Partial Deposit Paid</w:t>
            </w:r>
          </w:p>
          <w:p w14:paraId="453595AD" w14:textId="272E27C2" w:rsidR="003821E4" w:rsidRDefault="0D041D88" w:rsidP="6274AC3A">
            <w:pPr>
              <w:pStyle w:val="ListParagraph"/>
              <w:numPr>
                <w:ilvl w:val="1"/>
                <w:numId w:val="18"/>
              </w:numPr>
              <w:spacing w:line="259" w:lineRule="auto"/>
              <w:rPr>
                <w:rFonts w:eastAsia="Arial"/>
                <w:color w:val="000000" w:themeColor="text1"/>
              </w:rPr>
            </w:pPr>
            <w:r w:rsidRPr="43BF8F4E">
              <w:rPr>
                <w:rFonts w:eastAsia="Arial"/>
                <w:color w:val="000000" w:themeColor="text1"/>
              </w:rPr>
              <w:t>Partial Deposit Paid, Conditional</w:t>
            </w:r>
          </w:p>
          <w:p w14:paraId="021A48F8" w14:textId="138E663C" w:rsidR="00851A22" w:rsidRPr="00851A22" w:rsidRDefault="00851A22" w:rsidP="6274AC3A">
            <w:pPr>
              <w:pStyle w:val="ListParagraph"/>
              <w:numPr>
                <w:ilvl w:val="1"/>
                <w:numId w:val="18"/>
              </w:numPr>
              <w:spacing w:line="259" w:lineRule="auto"/>
              <w:rPr>
                <w:rFonts w:eastAsia="Arial"/>
                <w:color w:val="5B9BD5" w:themeColor="accent1"/>
              </w:rPr>
            </w:pPr>
            <w:r w:rsidRPr="00851A22">
              <w:rPr>
                <w:rFonts w:eastAsia="Arial"/>
                <w:color w:val="5B9BD5" w:themeColor="accent1"/>
              </w:rPr>
              <w:t xml:space="preserve">Alternate Offer Review Required </w:t>
            </w:r>
          </w:p>
          <w:p w14:paraId="732115ED" w14:textId="0E55B2A8" w:rsidR="003821E4" w:rsidRPr="00583BC8" w:rsidRDefault="5E269266" w:rsidP="6274AC3A">
            <w:pPr>
              <w:pStyle w:val="ListParagraph"/>
              <w:numPr>
                <w:ilvl w:val="0"/>
                <w:numId w:val="18"/>
              </w:numPr>
              <w:spacing w:line="259" w:lineRule="auto"/>
              <w:rPr>
                <w:rFonts w:eastAsia="Arial"/>
                <w:color w:val="000000" w:themeColor="text1"/>
              </w:rPr>
            </w:pPr>
            <w:r w:rsidRPr="77047574">
              <w:rPr>
                <w:rFonts w:eastAsia="Arial"/>
                <w:color w:val="000000" w:themeColor="text1"/>
              </w:rPr>
              <w:t xml:space="preserve">Change all records in the following Admissions Stages to “Program </w:t>
            </w:r>
            <w:r w:rsidR="2BFDC579" w:rsidRPr="77047574">
              <w:rPr>
                <w:rFonts w:eastAsia="Arial"/>
                <w:color w:val="000000" w:themeColor="text1"/>
              </w:rPr>
              <w:t>Closed</w:t>
            </w:r>
            <w:r w:rsidRPr="77047574">
              <w:rPr>
                <w:rFonts w:eastAsia="Arial"/>
                <w:color w:val="000000" w:themeColor="text1"/>
              </w:rPr>
              <w:t>”</w:t>
            </w:r>
          </w:p>
          <w:p w14:paraId="1409F323" w14:textId="1FAC04C1" w:rsidR="003821E4" w:rsidRPr="00583BC8" w:rsidRDefault="0D041D88"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Waitlist</w:t>
            </w:r>
          </w:p>
          <w:p w14:paraId="2E1F87EA" w14:textId="153C312C" w:rsidR="003821E4" w:rsidRPr="00583BC8" w:rsidRDefault="0D041D88"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Waitlist, Conditional</w:t>
            </w:r>
          </w:p>
          <w:p w14:paraId="719E4C1F" w14:textId="53A1C607" w:rsidR="003821E4" w:rsidRPr="00583BC8" w:rsidRDefault="0D041D88" w:rsidP="6274AC3A">
            <w:pPr>
              <w:pStyle w:val="ListParagraph"/>
              <w:numPr>
                <w:ilvl w:val="1"/>
                <w:numId w:val="18"/>
              </w:numPr>
              <w:spacing w:line="259" w:lineRule="auto"/>
              <w:rPr>
                <w:rFonts w:eastAsia="Arial"/>
                <w:color w:val="000000" w:themeColor="text1"/>
              </w:rPr>
            </w:pPr>
            <w:r w:rsidRPr="6274AC3A">
              <w:rPr>
                <w:rFonts w:eastAsia="Arial"/>
                <w:color w:val="000000" w:themeColor="text1"/>
              </w:rPr>
              <w:t>Waitlist, Confirmed</w:t>
            </w:r>
          </w:p>
          <w:p w14:paraId="6AE2E17E" w14:textId="4E92DDC9" w:rsidR="003821E4" w:rsidRPr="00583BC8" w:rsidRDefault="0D041D88" w:rsidP="6274AC3A">
            <w:pPr>
              <w:pStyle w:val="ListParagraph"/>
              <w:numPr>
                <w:ilvl w:val="1"/>
                <w:numId w:val="18"/>
              </w:numPr>
              <w:spacing w:line="259" w:lineRule="auto"/>
              <w:rPr>
                <w:rFonts w:eastAsia="Arial"/>
                <w:color w:val="000000" w:themeColor="text1"/>
              </w:rPr>
            </w:pPr>
            <w:r w:rsidRPr="07B40855">
              <w:rPr>
                <w:rFonts w:eastAsia="Arial"/>
                <w:color w:val="000000" w:themeColor="text1"/>
              </w:rPr>
              <w:t>Waitlist, Confirmed Conditiona</w:t>
            </w:r>
            <w:r w:rsidR="3767BCED" w:rsidRPr="07B40855">
              <w:rPr>
                <w:rFonts w:eastAsia="Arial"/>
                <w:color w:val="000000" w:themeColor="text1"/>
              </w:rPr>
              <w:t>l</w:t>
            </w:r>
          </w:p>
          <w:p w14:paraId="7D1251A0" w14:textId="63AD3672" w:rsidR="07B40855" w:rsidRDefault="07B40855" w:rsidP="07B40855">
            <w:pPr>
              <w:spacing w:line="259" w:lineRule="auto"/>
              <w:ind w:left="720"/>
              <w:rPr>
                <w:rFonts w:eastAsia="Arial"/>
                <w:color w:val="000000" w:themeColor="text1"/>
              </w:rPr>
            </w:pPr>
          </w:p>
          <w:p w14:paraId="67B750F3" w14:textId="03B866EB" w:rsidR="003821E4" w:rsidRPr="00583BC8" w:rsidRDefault="003821E4" w:rsidP="6274AC3A">
            <w:pPr>
              <w:spacing w:line="259" w:lineRule="auto"/>
              <w:rPr>
                <w:rFonts w:eastAsia="Arial"/>
                <w:lang w:val="en-US"/>
              </w:rPr>
            </w:pPr>
          </w:p>
        </w:tc>
        <w:tc>
          <w:tcPr>
            <w:tcW w:w="2960" w:type="dxa"/>
          </w:tcPr>
          <w:p w14:paraId="40E1CC06" w14:textId="77777777" w:rsidR="003821E4" w:rsidRDefault="34BFC06A" w:rsidP="00A05023">
            <w:pPr>
              <w:spacing w:line="259" w:lineRule="auto"/>
              <w:rPr>
                <w:lang w:val="en-US"/>
              </w:rPr>
            </w:pPr>
            <w:r w:rsidRPr="07B40855">
              <w:rPr>
                <w:lang w:val="en-US"/>
              </w:rPr>
              <w:t xml:space="preserve">Updated March 31 </w:t>
            </w:r>
          </w:p>
          <w:p w14:paraId="7EA96FD6" w14:textId="2C16B988" w:rsidR="00851A22" w:rsidRPr="00583BC8" w:rsidRDefault="00851A22" w:rsidP="00A05023">
            <w:pPr>
              <w:spacing w:line="259" w:lineRule="auto"/>
              <w:rPr>
                <w:lang w:val="en-US"/>
              </w:rPr>
            </w:pPr>
            <w:r w:rsidRPr="00851A22">
              <w:rPr>
                <w:color w:val="5B9BD5" w:themeColor="accent1"/>
                <w:lang w:val="en-US"/>
              </w:rPr>
              <w:t>Updated Aug 2</w:t>
            </w:r>
          </w:p>
        </w:tc>
      </w:tr>
      <w:tr w:rsidR="0CDFBEE9" w14:paraId="1E88ADFF" w14:textId="77777777" w:rsidTr="23B08687">
        <w:trPr>
          <w:trHeight w:val="288"/>
        </w:trPr>
        <w:tc>
          <w:tcPr>
            <w:tcW w:w="905" w:type="dxa"/>
            <w:tcMar>
              <w:top w:w="15" w:type="dxa"/>
              <w:left w:w="108" w:type="dxa"/>
              <w:bottom w:w="15" w:type="dxa"/>
              <w:right w:w="108" w:type="dxa"/>
            </w:tcMar>
          </w:tcPr>
          <w:p w14:paraId="01024C1A" w14:textId="12B44422" w:rsidR="208CE2CA" w:rsidRDefault="053173A4" w:rsidP="0CDFBEE9">
            <w:pPr>
              <w:spacing w:line="259" w:lineRule="auto"/>
              <w:rPr>
                <w:rFonts w:eastAsia="Arial"/>
                <w:color w:val="000000" w:themeColor="text1"/>
                <w:lang w:val="en-US"/>
              </w:rPr>
            </w:pPr>
            <w:r w:rsidRPr="3257833F">
              <w:rPr>
                <w:rFonts w:eastAsia="Arial"/>
                <w:color w:val="000000" w:themeColor="text1"/>
                <w:lang w:val="en-US"/>
              </w:rPr>
              <w:t>RS-306</w:t>
            </w:r>
            <w:r w:rsidR="230D11D2" w:rsidRPr="3257833F">
              <w:rPr>
                <w:rFonts w:eastAsia="Arial"/>
                <w:color w:val="000000" w:themeColor="text1"/>
                <w:lang w:val="en-US"/>
              </w:rPr>
              <w:t>-</w:t>
            </w:r>
            <w:r w:rsidR="1974E9D2" w:rsidRPr="3257833F">
              <w:rPr>
                <w:rFonts w:eastAsia="Arial"/>
                <w:color w:val="000000" w:themeColor="text1"/>
                <w:lang w:val="en-US"/>
              </w:rPr>
              <w:t>007</w:t>
            </w:r>
          </w:p>
        </w:tc>
        <w:tc>
          <w:tcPr>
            <w:tcW w:w="2070" w:type="dxa"/>
            <w:tcMar>
              <w:top w:w="15" w:type="dxa"/>
              <w:left w:w="108" w:type="dxa"/>
              <w:bottom w:w="15" w:type="dxa"/>
              <w:right w:w="108" w:type="dxa"/>
            </w:tcMar>
          </w:tcPr>
          <w:p w14:paraId="6CF293D9" w14:textId="2038AEA5" w:rsidR="208CE2CA" w:rsidRDefault="208CE2CA" w:rsidP="0CDFBEE9">
            <w:pPr>
              <w:spacing w:line="259" w:lineRule="auto"/>
              <w:rPr>
                <w:rFonts w:eastAsia="Arial"/>
                <w:color w:val="000000" w:themeColor="text1"/>
                <w:lang w:val="en-US"/>
              </w:rPr>
            </w:pPr>
            <w:r w:rsidRPr="0CDFBEE9">
              <w:rPr>
                <w:rFonts w:eastAsia="Arial"/>
                <w:color w:val="000000" w:themeColor="text1"/>
                <w:lang w:val="en-US"/>
              </w:rPr>
              <w:t>Admissions Stage Change</w:t>
            </w:r>
          </w:p>
        </w:tc>
        <w:tc>
          <w:tcPr>
            <w:tcW w:w="5340" w:type="dxa"/>
            <w:tcMar>
              <w:top w:w="15" w:type="dxa"/>
              <w:left w:w="108" w:type="dxa"/>
              <w:bottom w:w="15" w:type="dxa"/>
              <w:right w:w="108" w:type="dxa"/>
            </w:tcMar>
          </w:tcPr>
          <w:p w14:paraId="5E271731" w14:textId="1A3F040E" w:rsidR="208CE2CA" w:rsidRDefault="208CE2CA" w:rsidP="0CDFBEE9">
            <w:pPr>
              <w:rPr>
                <w:rFonts w:eastAsia="Arial"/>
                <w:color w:val="000000" w:themeColor="text1"/>
              </w:rPr>
            </w:pPr>
            <w:r w:rsidRPr="0CDFBEE9">
              <w:rPr>
                <w:rFonts w:eastAsia="Arial"/>
                <w:b/>
                <w:bCs/>
                <w:color w:val="000000" w:themeColor="text1"/>
                <w:lang w:val="en-US"/>
              </w:rPr>
              <w:t xml:space="preserve">Name: </w:t>
            </w:r>
            <w:r w:rsidRPr="0CDFBEE9">
              <w:rPr>
                <w:rFonts w:eastAsia="Arial"/>
                <w:color w:val="000000" w:themeColor="text1"/>
                <w:lang w:val="en-US"/>
              </w:rPr>
              <w:t>Academic Withdrawal</w:t>
            </w:r>
          </w:p>
          <w:p w14:paraId="0417B8D9" w14:textId="49CD5776" w:rsidR="208CE2CA" w:rsidRDefault="208CE2CA" w:rsidP="0CDFBEE9">
            <w:pPr>
              <w:spacing w:line="259" w:lineRule="auto"/>
              <w:rPr>
                <w:rFonts w:eastAsia="Arial"/>
                <w:color w:val="000000" w:themeColor="text1"/>
              </w:rPr>
            </w:pPr>
            <w:r w:rsidRPr="0CDFBEE9">
              <w:rPr>
                <w:rFonts w:eastAsia="Arial"/>
                <w:b/>
                <w:bCs/>
                <w:color w:val="000000" w:themeColor="text1"/>
                <w:lang w:val="en-US"/>
              </w:rPr>
              <w:t xml:space="preserve">Description: </w:t>
            </w:r>
            <w:r w:rsidRPr="0CDFBEE9">
              <w:rPr>
                <w:rFonts w:eastAsia="Arial"/>
                <w:color w:val="000000" w:themeColor="text1"/>
                <w:lang w:val="en-US"/>
              </w:rPr>
              <w:t xml:space="preserve">Ruleset to update the Admissions Stage when a student has an academic withdrawal </w:t>
            </w:r>
          </w:p>
          <w:p w14:paraId="2D9CEC27" w14:textId="78D4EA9D" w:rsidR="208CE2CA" w:rsidRDefault="208CE2CA" w:rsidP="0CDFBEE9">
            <w:pPr>
              <w:rPr>
                <w:rFonts w:eastAsia="Arial"/>
                <w:color w:val="000000" w:themeColor="text1"/>
                <w:lang w:val="en-US"/>
              </w:rPr>
            </w:pPr>
            <w:r w:rsidRPr="0CDFBEE9">
              <w:rPr>
                <w:rFonts w:eastAsia="Arial"/>
                <w:b/>
                <w:bCs/>
                <w:color w:val="000000" w:themeColor="text1"/>
                <w:lang w:val="en-US"/>
              </w:rPr>
              <w:t xml:space="preserve">BMN: </w:t>
            </w:r>
            <w:r w:rsidRPr="0CDFBEE9">
              <w:rPr>
                <w:rFonts w:eastAsia="Arial"/>
                <w:color w:val="000000" w:themeColor="text1"/>
                <w:lang w:val="en-US"/>
              </w:rPr>
              <w:t>Ruleset.AcademicWithdrawal</w:t>
            </w:r>
          </w:p>
          <w:p w14:paraId="5E32A9AD" w14:textId="204D6C69" w:rsidR="208CE2CA" w:rsidRDefault="208CE2CA" w:rsidP="0CDFBEE9">
            <w:pPr>
              <w:rPr>
                <w:rFonts w:eastAsia="Arial"/>
                <w:color w:val="000000" w:themeColor="text1"/>
              </w:rPr>
            </w:pPr>
            <w:r w:rsidRPr="0CDFBEE9">
              <w:rPr>
                <w:rFonts w:eastAsia="Arial"/>
                <w:b/>
                <w:bCs/>
                <w:color w:val="000000" w:themeColor="text1"/>
                <w:lang w:val="en-US"/>
              </w:rPr>
              <w:t>Entity:</w:t>
            </w:r>
            <w:r w:rsidRPr="0CDFBEE9">
              <w:rPr>
                <w:rFonts w:eastAsia="Arial"/>
                <w:color w:val="000000" w:themeColor="text1"/>
                <w:lang w:val="en-US"/>
              </w:rPr>
              <w:t xml:space="preserve"> Admissions Record</w:t>
            </w:r>
          </w:p>
          <w:p w14:paraId="0DDCADCF" w14:textId="4F1EAE1F" w:rsidR="208CE2CA" w:rsidRDefault="208CE2CA" w:rsidP="0CDFBEE9">
            <w:pPr>
              <w:rPr>
                <w:rFonts w:eastAsia="Arial"/>
                <w:color w:val="000000" w:themeColor="text1"/>
              </w:rPr>
            </w:pPr>
            <w:r w:rsidRPr="0CDFBEE9">
              <w:rPr>
                <w:rFonts w:eastAsia="Arial"/>
                <w:b/>
                <w:bCs/>
                <w:color w:val="000000" w:themeColor="text1"/>
                <w:lang w:val="en-US"/>
              </w:rPr>
              <w:t>Module:</w:t>
            </w:r>
            <w:r w:rsidRPr="0CDFBEE9">
              <w:rPr>
                <w:rFonts w:eastAsia="Arial"/>
                <w:color w:val="000000" w:themeColor="text1"/>
                <w:lang w:val="en-US"/>
              </w:rPr>
              <w:t xml:space="preserve"> Admissions</w:t>
            </w:r>
          </w:p>
          <w:p w14:paraId="40615D8A" w14:textId="3804121D" w:rsidR="0CDFBEE9" w:rsidRDefault="0CDFBEE9" w:rsidP="0CDFBEE9">
            <w:pPr>
              <w:rPr>
                <w:rFonts w:eastAsia="Arial"/>
                <w:b/>
                <w:bCs/>
                <w:color w:val="000000" w:themeColor="text1"/>
                <w:lang w:val="en-US"/>
              </w:rPr>
            </w:pPr>
          </w:p>
        </w:tc>
        <w:tc>
          <w:tcPr>
            <w:tcW w:w="6005" w:type="dxa"/>
            <w:tcMar>
              <w:top w:w="15" w:type="dxa"/>
              <w:left w:w="108" w:type="dxa"/>
              <w:bottom w:w="15" w:type="dxa"/>
              <w:right w:w="108" w:type="dxa"/>
            </w:tcMar>
          </w:tcPr>
          <w:p w14:paraId="19CF7466" w14:textId="12056A20" w:rsidR="5DF8A555" w:rsidRDefault="5DF8A555" w:rsidP="0CDFBEE9">
            <w:pPr>
              <w:rPr>
                <w:rFonts w:eastAsia="Arial"/>
                <w:color w:val="000000" w:themeColor="text1"/>
                <w:lang w:val="en-US"/>
              </w:rPr>
            </w:pPr>
            <w:r w:rsidRPr="68BBE3B1">
              <w:rPr>
                <w:rFonts w:eastAsia="Arial"/>
                <w:b/>
                <w:bCs/>
                <w:color w:val="000000" w:themeColor="text1"/>
                <w:lang w:val="en-US"/>
              </w:rPr>
              <w:t>Trigger</w:t>
            </w:r>
            <w:r w:rsidRPr="68BBE3B1">
              <w:rPr>
                <w:rFonts w:eastAsia="Arial"/>
                <w:color w:val="000000" w:themeColor="text1"/>
                <w:lang w:val="en-US"/>
              </w:rPr>
              <w:t xml:space="preserve">: the </w:t>
            </w:r>
            <w:r w:rsidRPr="68BBE3B1">
              <w:rPr>
                <w:rFonts w:eastAsia="Arial"/>
                <w:color w:val="000000" w:themeColor="text1"/>
                <w:highlight w:val="yellow"/>
                <w:lang w:val="en-US"/>
              </w:rPr>
              <w:t xml:space="preserve">SAR </w:t>
            </w:r>
            <w:r w:rsidR="00F179EB">
              <w:rPr>
                <w:rFonts w:eastAsia="Arial"/>
                <w:color w:val="000000" w:themeColor="text1"/>
                <w:highlight w:val="yellow"/>
                <w:lang w:val="en-US"/>
              </w:rPr>
              <w:t xml:space="preserve">Enrollment </w:t>
            </w:r>
            <w:r w:rsidRPr="68BBE3B1">
              <w:rPr>
                <w:rFonts w:eastAsia="Arial"/>
                <w:color w:val="000000" w:themeColor="text1"/>
                <w:highlight w:val="yellow"/>
                <w:lang w:val="en-US"/>
              </w:rPr>
              <w:t>Sta</w:t>
            </w:r>
            <w:r w:rsidR="24B223A9" w:rsidRPr="68BBE3B1">
              <w:rPr>
                <w:rFonts w:eastAsia="Arial"/>
                <w:color w:val="000000" w:themeColor="text1"/>
                <w:highlight w:val="yellow"/>
                <w:lang w:val="en-US"/>
              </w:rPr>
              <w:t xml:space="preserve">tus </w:t>
            </w:r>
            <w:r w:rsidRPr="68BBE3B1">
              <w:rPr>
                <w:rFonts w:eastAsia="Arial"/>
                <w:color w:val="000000" w:themeColor="text1"/>
                <w:lang w:val="en-US"/>
              </w:rPr>
              <w:t xml:space="preserve">is changed </w:t>
            </w:r>
          </w:p>
          <w:p w14:paraId="5C267E3B" w14:textId="319B2CC9" w:rsidR="0CDFBEE9" w:rsidRDefault="0CDFBEE9" w:rsidP="0CDFBEE9">
            <w:pPr>
              <w:rPr>
                <w:rFonts w:eastAsia="Arial"/>
                <w:color w:val="000000" w:themeColor="text1"/>
                <w:lang w:val="en-GB"/>
              </w:rPr>
            </w:pPr>
          </w:p>
          <w:p w14:paraId="12E13FE3" w14:textId="0273FE34" w:rsidR="5DF8A555" w:rsidRDefault="5DF8A555" w:rsidP="0CDFBEE9">
            <w:pPr>
              <w:rPr>
                <w:rFonts w:eastAsia="Arial"/>
                <w:color w:val="000000" w:themeColor="text1"/>
                <w:lang w:val="en-GB"/>
              </w:rPr>
            </w:pPr>
            <w:r w:rsidRPr="0CDFBEE9">
              <w:rPr>
                <w:rFonts w:eastAsia="Arial"/>
                <w:b/>
                <w:bCs/>
                <w:color w:val="000000" w:themeColor="text1"/>
                <w:lang w:val="en-US"/>
              </w:rPr>
              <w:t>Logic:</w:t>
            </w:r>
          </w:p>
          <w:p w14:paraId="5D6F15E0" w14:textId="022E5CCC" w:rsidR="5DF8A555" w:rsidRDefault="218B58CA" w:rsidP="0CDFBEE9">
            <w:pPr>
              <w:pStyle w:val="ListParagraph"/>
              <w:numPr>
                <w:ilvl w:val="0"/>
                <w:numId w:val="16"/>
              </w:numPr>
              <w:spacing w:line="259" w:lineRule="auto"/>
              <w:rPr>
                <w:rFonts w:eastAsia="Arial"/>
                <w:color w:val="000000" w:themeColor="text1"/>
                <w:lang w:val="en-GB"/>
              </w:rPr>
            </w:pPr>
            <w:r w:rsidRPr="4E27322B">
              <w:rPr>
                <w:rFonts w:eastAsia="Arial"/>
                <w:color w:val="000000" w:themeColor="text1"/>
                <w:lang w:val="en-GB"/>
              </w:rPr>
              <w:t>Is the student in their first (entry) level of the program?</w:t>
            </w:r>
          </w:p>
          <w:p w14:paraId="6AFBBBB4" w14:textId="344A6701" w:rsidR="5DF8A555" w:rsidRDefault="5DF8A555" w:rsidP="0CDFBEE9">
            <w:pPr>
              <w:pStyle w:val="ListParagraph"/>
              <w:numPr>
                <w:ilvl w:val="1"/>
                <w:numId w:val="16"/>
              </w:numPr>
              <w:spacing w:line="259" w:lineRule="auto"/>
              <w:rPr>
                <w:rFonts w:eastAsia="Arial"/>
                <w:color w:val="000000" w:themeColor="text1"/>
                <w:lang w:val="en-GB"/>
              </w:rPr>
            </w:pPr>
            <w:r w:rsidRPr="0CDFBEE9">
              <w:rPr>
                <w:rFonts w:eastAsia="Arial"/>
                <w:color w:val="000000" w:themeColor="text1"/>
                <w:lang w:val="en-GB"/>
              </w:rPr>
              <w:t>No: no action</w:t>
            </w:r>
          </w:p>
          <w:p w14:paraId="631782FC" w14:textId="002D501C" w:rsidR="5DF8A555" w:rsidRDefault="5DF8A555" w:rsidP="0CDFBEE9">
            <w:pPr>
              <w:pStyle w:val="ListParagraph"/>
              <w:numPr>
                <w:ilvl w:val="1"/>
                <w:numId w:val="16"/>
              </w:numPr>
              <w:spacing w:line="259" w:lineRule="auto"/>
              <w:rPr>
                <w:rFonts w:eastAsia="Arial"/>
                <w:color w:val="000000" w:themeColor="text1"/>
                <w:lang w:val="en-GB"/>
              </w:rPr>
            </w:pPr>
            <w:r w:rsidRPr="0CDFBEE9">
              <w:rPr>
                <w:rFonts w:eastAsia="Arial"/>
                <w:color w:val="000000" w:themeColor="text1"/>
                <w:lang w:val="en-GB"/>
              </w:rPr>
              <w:t>Yes: is there a corresponding Admissions Record (by term and program)?</w:t>
            </w:r>
          </w:p>
          <w:p w14:paraId="33769580" w14:textId="10585969" w:rsidR="5DF8A555" w:rsidRDefault="5DF8A555" w:rsidP="00F179EB">
            <w:pPr>
              <w:pStyle w:val="ListParagraph"/>
              <w:numPr>
                <w:ilvl w:val="2"/>
                <w:numId w:val="16"/>
              </w:numPr>
              <w:spacing w:line="259" w:lineRule="auto"/>
              <w:rPr>
                <w:rFonts w:eastAsia="Arial"/>
                <w:color w:val="000000" w:themeColor="text1"/>
                <w:lang w:val="en-GB"/>
              </w:rPr>
            </w:pPr>
            <w:r w:rsidRPr="007F238C">
              <w:rPr>
                <w:rFonts w:eastAsia="Arial"/>
                <w:b/>
                <w:bCs/>
                <w:color w:val="000000" w:themeColor="text1"/>
                <w:lang w:val="en-GB"/>
              </w:rPr>
              <w:t>No</w:t>
            </w:r>
            <w:r w:rsidRPr="0CDFBEE9">
              <w:rPr>
                <w:rFonts w:eastAsia="Arial"/>
                <w:color w:val="000000" w:themeColor="text1"/>
                <w:lang w:val="en-GB"/>
              </w:rPr>
              <w:t>: no action</w:t>
            </w:r>
          </w:p>
          <w:p w14:paraId="55C82BC5" w14:textId="17F8E6C3" w:rsidR="5DF8A555" w:rsidRDefault="5DF8A555" w:rsidP="0CDFBEE9">
            <w:pPr>
              <w:pStyle w:val="ListParagraph"/>
              <w:numPr>
                <w:ilvl w:val="2"/>
                <w:numId w:val="16"/>
              </w:numPr>
              <w:spacing w:line="259" w:lineRule="auto"/>
              <w:rPr>
                <w:rFonts w:eastAsia="Arial"/>
                <w:color w:val="000000" w:themeColor="text1"/>
                <w:lang w:val="en-GB"/>
              </w:rPr>
            </w:pPr>
            <w:r w:rsidRPr="007F238C">
              <w:rPr>
                <w:rFonts w:eastAsia="Arial"/>
                <w:b/>
                <w:bCs/>
                <w:color w:val="00B050"/>
                <w:lang w:val="en-GB"/>
              </w:rPr>
              <w:lastRenderedPageBreak/>
              <w:t>Yes</w:t>
            </w:r>
            <w:r w:rsidRPr="007F238C">
              <w:rPr>
                <w:rFonts w:eastAsia="Arial"/>
                <w:color w:val="00B050"/>
                <w:lang w:val="en-GB"/>
              </w:rPr>
              <w:t xml:space="preserve">: </w:t>
            </w:r>
            <w:r w:rsidR="00F179EB" w:rsidRPr="007F238C">
              <w:rPr>
                <w:rFonts w:eastAsia="Arial"/>
                <w:color w:val="00B050"/>
                <w:lang w:val="en-GB"/>
              </w:rPr>
              <w:t>Is the SAR enrolment Status =</w:t>
            </w:r>
            <w:r w:rsidR="00F179EB" w:rsidRPr="007F238C">
              <w:rPr>
                <w:color w:val="00B050"/>
              </w:rPr>
              <w:t xml:space="preserve"> “</w:t>
            </w:r>
            <w:r w:rsidR="00F179EB" w:rsidRPr="007F238C">
              <w:rPr>
                <w:rFonts w:eastAsia="Arial"/>
                <w:color w:val="00B050"/>
                <w:lang w:val="en-GB"/>
              </w:rPr>
              <w:t>Early Withdrawal</w:t>
            </w:r>
            <w:r w:rsidR="00F179EB">
              <w:rPr>
                <w:rFonts w:eastAsia="Arial"/>
                <w:color w:val="000000" w:themeColor="text1"/>
                <w:lang w:val="en-GB"/>
              </w:rPr>
              <w:t xml:space="preserve">” </w:t>
            </w:r>
          </w:p>
          <w:p w14:paraId="585B5726" w14:textId="6316607D" w:rsidR="5DF8A555" w:rsidRDefault="00F179EB" w:rsidP="007F238C">
            <w:pPr>
              <w:pStyle w:val="ListParagraph"/>
              <w:numPr>
                <w:ilvl w:val="4"/>
                <w:numId w:val="16"/>
              </w:numPr>
              <w:spacing w:line="259" w:lineRule="auto"/>
              <w:rPr>
                <w:rFonts w:eastAsia="Arial"/>
                <w:color w:val="000000" w:themeColor="text1"/>
                <w:lang w:val="en-GB"/>
              </w:rPr>
            </w:pPr>
            <w:r w:rsidRPr="007F238C">
              <w:rPr>
                <w:rFonts w:eastAsia="Arial"/>
                <w:b/>
                <w:bCs/>
                <w:color w:val="00B050"/>
                <w:lang w:val="en-GB"/>
              </w:rPr>
              <w:t>Yes</w:t>
            </w:r>
            <w:r w:rsidR="5DF8A555" w:rsidRPr="007F238C">
              <w:rPr>
                <w:rFonts w:eastAsia="Arial"/>
                <w:color w:val="00B050"/>
                <w:lang w:val="en-GB"/>
              </w:rPr>
              <w:t>:</w:t>
            </w:r>
            <w:r w:rsidR="5DF8A555" w:rsidRPr="0CDFBEE9">
              <w:rPr>
                <w:rFonts w:eastAsia="Arial"/>
                <w:color w:val="000000" w:themeColor="text1"/>
                <w:lang w:val="en-GB"/>
              </w:rPr>
              <w:t xml:space="preserve"> update Admissions Stage to “Early Withdrawal”</w:t>
            </w:r>
          </w:p>
          <w:p w14:paraId="17558778" w14:textId="6C5EC655" w:rsidR="00F179EB" w:rsidRPr="007F238C" w:rsidRDefault="00F179EB" w:rsidP="007F238C">
            <w:pPr>
              <w:pStyle w:val="ListParagraph"/>
              <w:numPr>
                <w:ilvl w:val="4"/>
                <w:numId w:val="16"/>
              </w:numPr>
              <w:rPr>
                <w:rFonts w:eastAsia="Arial"/>
                <w:color w:val="000000" w:themeColor="text1"/>
                <w:lang w:val="en-GB"/>
              </w:rPr>
            </w:pPr>
            <w:r w:rsidRPr="007F238C">
              <w:rPr>
                <w:rFonts w:eastAsia="Arial"/>
                <w:b/>
                <w:bCs/>
                <w:color w:val="00B050"/>
                <w:lang w:val="en-GB"/>
              </w:rPr>
              <w:t>No</w:t>
            </w:r>
            <w:r w:rsidRPr="00F179EB">
              <w:rPr>
                <w:rFonts w:eastAsia="Arial"/>
                <w:color w:val="000000" w:themeColor="text1"/>
                <w:lang w:val="en-GB"/>
              </w:rPr>
              <w:t xml:space="preserve">: Is the </w:t>
            </w:r>
            <w:r w:rsidRPr="007F238C">
              <w:rPr>
                <w:rFonts w:eastAsia="Arial"/>
                <w:color w:val="4472C4" w:themeColor="accent5"/>
                <w:lang w:val="en-GB"/>
              </w:rPr>
              <w:t xml:space="preserve">SAR enrolment Status = </w:t>
            </w:r>
            <w:r w:rsidRPr="00F179EB">
              <w:rPr>
                <w:rFonts w:eastAsia="Arial"/>
                <w:color w:val="000000" w:themeColor="text1"/>
                <w:lang w:val="en-GB"/>
              </w:rPr>
              <w:t>“</w:t>
            </w:r>
            <w:r>
              <w:rPr>
                <w:rFonts w:eastAsia="Arial"/>
                <w:color w:val="000000" w:themeColor="text1"/>
                <w:lang w:val="en-GB"/>
              </w:rPr>
              <w:t>Late</w:t>
            </w:r>
            <w:r w:rsidRPr="00F179EB">
              <w:rPr>
                <w:rFonts w:eastAsia="Arial"/>
                <w:color w:val="000000" w:themeColor="text1"/>
                <w:lang w:val="en-GB"/>
              </w:rPr>
              <w:t xml:space="preserve"> Withdrawal” </w:t>
            </w:r>
            <w:r>
              <w:rPr>
                <w:rFonts w:eastAsia="Arial"/>
                <w:color w:val="000000" w:themeColor="text1"/>
                <w:lang w:val="en-GB"/>
              </w:rPr>
              <w:t>or</w:t>
            </w:r>
            <w:r w:rsidRPr="00F179EB">
              <w:rPr>
                <w:rFonts w:eastAsia="Arial"/>
                <w:color w:val="000000" w:themeColor="text1"/>
                <w:lang w:val="en-GB"/>
              </w:rPr>
              <w:t xml:space="preserve"> “</w:t>
            </w:r>
            <w:r>
              <w:rPr>
                <w:rFonts w:eastAsia="Arial"/>
                <w:color w:val="000000" w:themeColor="text1"/>
                <w:lang w:val="en-GB"/>
              </w:rPr>
              <w:t>Academic Penalty</w:t>
            </w:r>
            <w:r w:rsidRPr="00F179EB">
              <w:rPr>
                <w:rFonts w:eastAsia="Arial"/>
                <w:color w:val="000000" w:themeColor="text1"/>
                <w:lang w:val="en-GB"/>
              </w:rPr>
              <w:t xml:space="preserve"> Withdrawal” </w:t>
            </w:r>
          </w:p>
          <w:p w14:paraId="0E7F3169" w14:textId="77777777" w:rsidR="5DF8A555" w:rsidRDefault="5DF8A555" w:rsidP="007F238C">
            <w:pPr>
              <w:pStyle w:val="ListParagraph"/>
              <w:numPr>
                <w:ilvl w:val="5"/>
                <w:numId w:val="16"/>
              </w:numPr>
              <w:spacing w:line="259" w:lineRule="auto"/>
              <w:rPr>
                <w:rFonts w:eastAsia="Arial"/>
                <w:color w:val="000000" w:themeColor="text1"/>
                <w:lang w:val="en-GB"/>
              </w:rPr>
            </w:pPr>
            <w:r w:rsidRPr="007F238C">
              <w:rPr>
                <w:rFonts w:eastAsia="Arial"/>
                <w:b/>
                <w:bCs/>
                <w:color w:val="4472C4" w:themeColor="accent5"/>
                <w:lang w:val="en-GB"/>
              </w:rPr>
              <w:t>Yes</w:t>
            </w:r>
            <w:r w:rsidRPr="0CDFBEE9">
              <w:rPr>
                <w:rFonts w:eastAsia="Arial"/>
                <w:color w:val="000000" w:themeColor="text1"/>
                <w:lang w:val="en-GB"/>
              </w:rPr>
              <w:t>: update Admissions Stage to “Late Withdrawal”</w:t>
            </w:r>
          </w:p>
          <w:p w14:paraId="140E3FE9" w14:textId="06E66901" w:rsidR="007F238C" w:rsidRDefault="007F238C" w:rsidP="007F238C">
            <w:pPr>
              <w:pStyle w:val="ListParagraph"/>
              <w:numPr>
                <w:ilvl w:val="5"/>
                <w:numId w:val="16"/>
              </w:numPr>
              <w:spacing w:line="259" w:lineRule="auto"/>
              <w:rPr>
                <w:rFonts w:eastAsia="Arial"/>
                <w:color w:val="000000" w:themeColor="text1"/>
                <w:lang w:val="en-GB"/>
              </w:rPr>
            </w:pPr>
            <w:r w:rsidRPr="007F238C">
              <w:rPr>
                <w:rFonts w:eastAsia="Arial"/>
                <w:b/>
                <w:bCs/>
                <w:color w:val="4472C4" w:themeColor="accent5"/>
                <w:lang w:val="en-GB"/>
              </w:rPr>
              <w:t>No</w:t>
            </w:r>
            <w:r>
              <w:rPr>
                <w:rFonts w:eastAsia="Arial"/>
                <w:color w:val="000000" w:themeColor="text1"/>
                <w:lang w:val="en-GB"/>
              </w:rPr>
              <w:t>: no action</w:t>
            </w:r>
          </w:p>
        </w:tc>
        <w:tc>
          <w:tcPr>
            <w:tcW w:w="2960" w:type="dxa"/>
          </w:tcPr>
          <w:p w14:paraId="23C473F0" w14:textId="768D7241" w:rsidR="5DF8A555" w:rsidRDefault="46E70D22" w:rsidP="3257833F">
            <w:pPr>
              <w:spacing w:line="259" w:lineRule="auto"/>
              <w:rPr>
                <w:lang w:val="en-US"/>
              </w:rPr>
            </w:pPr>
            <w:r w:rsidRPr="3257833F">
              <w:rPr>
                <w:lang w:val="en-US"/>
              </w:rPr>
              <w:lastRenderedPageBreak/>
              <w:t>Note that the first level of the program may be a higher level than the entry level on the APOI in the case of advanced standing applicants</w:t>
            </w:r>
          </w:p>
          <w:p w14:paraId="317A398B" w14:textId="376BF116" w:rsidR="5DF8A555" w:rsidRDefault="5DF8A555" w:rsidP="3257833F">
            <w:pPr>
              <w:spacing w:line="259" w:lineRule="auto"/>
              <w:rPr>
                <w:lang w:val="en-US"/>
              </w:rPr>
            </w:pPr>
          </w:p>
          <w:p w14:paraId="77423E80" w14:textId="60D100F3" w:rsidR="5DF8A555" w:rsidRDefault="3D4AD643" w:rsidP="3257833F">
            <w:pPr>
              <w:spacing w:line="259" w:lineRule="auto"/>
              <w:rPr>
                <w:rFonts w:eastAsia="Arial"/>
                <w:color w:val="FF0000"/>
                <w:lang w:val="en-US"/>
              </w:rPr>
            </w:pPr>
            <w:r w:rsidRPr="00F179EB">
              <w:rPr>
                <w:rFonts w:eastAsia="Arial"/>
                <w:strike/>
                <w:color w:val="FF0000"/>
                <w:lang w:val="en-US"/>
              </w:rPr>
              <w:t xml:space="preserve">TSM please hold on building this spec as it may be part of a separate Excel </w:t>
            </w:r>
            <w:r w:rsidRPr="00F179EB">
              <w:rPr>
                <w:rFonts w:eastAsia="Arial"/>
                <w:strike/>
                <w:color w:val="FF0000"/>
                <w:lang w:val="en-US"/>
              </w:rPr>
              <w:lastRenderedPageBreak/>
              <w:t>document which will detail all SAR Status changes</w:t>
            </w:r>
            <w:r w:rsidRPr="3257833F">
              <w:rPr>
                <w:rFonts w:eastAsia="Arial"/>
                <w:color w:val="FF0000"/>
                <w:lang w:val="en-US"/>
              </w:rPr>
              <w:t>.</w:t>
            </w:r>
          </w:p>
          <w:p w14:paraId="1E4D473B" w14:textId="3260B8B4" w:rsidR="5DF8A555" w:rsidRDefault="5DF8A555" w:rsidP="3257833F">
            <w:pPr>
              <w:spacing w:line="259" w:lineRule="auto"/>
              <w:rPr>
                <w:lang w:val="en-US"/>
              </w:rPr>
            </w:pPr>
          </w:p>
        </w:tc>
      </w:tr>
      <w:tr w:rsidR="13842C5C" w14:paraId="13538BAD" w14:textId="77777777" w:rsidTr="23B08687">
        <w:trPr>
          <w:trHeight w:val="2460"/>
        </w:trPr>
        <w:tc>
          <w:tcPr>
            <w:tcW w:w="905" w:type="dxa"/>
            <w:tcMar>
              <w:top w:w="15" w:type="dxa"/>
              <w:left w:w="108" w:type="dxa"/>
              <w:bottom w:w="15" w:type="dxa"/>
              <w:right w:w="108" w:type="dxa"/>
            </w:tcMar>
          </w:tcPr>
          <w:p w14:paraId="0612E7E3" w14:textId="2179581C" w:rsidR="687C8782" w:rsidRDefault="687C8782" w:rsidP="13842C5C">
            <w:pPr>
              <w:spacing w:line="259" w:lineRule="auto"/>
              <w:rPr>
                <w:rFonts w:eastAsia="Arial"/>
                <w:color w:val="000000" w:themeColor="text1"/>
                <w:lang w:val="en-US"/>
              </w:rPr>
            </w:pPr>
            <w:r w:rsidRPr="13842C5C">
              <w:rPr>
                <w:rFonts w:eastAsia="Arial"/>
                <w:color w:val="000000" w:themeColor="text1"/>
                <w:lang w:val="en-US"/>
              </w:rPr>
              <w:lastRenderedPageBreak/>
              <w:t>RS-306-</w:t>
            </w:r>
            <w:commentRangeStart w:id="59"/>
            <w:r w:rsidRPr="13842C5C">
              <w:rPr>
                <w:rFonts w:eastAsia="Arial"/>
                <w:color w:val="000000" w:themeColor="text1"/>
                <w:lang w:val="en-US"/>
              </w:rPr>
              <w:t>008</w:t>
            </w:r>
            <w:commentRangeEnd w:id="59"/>
            <w:r>
              <w:rPr>
                <w:rStyle w:val="CommentReference"/>
                <w:rFonts w:eastAsia="Arial"/>
                <w:color w:val="000000" w:themeColor="text1"/>
                <w:sz w:val="22"/>
                <w:szCs w:val="22"/>
                <w:lang w:val="en-US"/>
              </w:rPr>
              <w:commentReference w:id="59"/>
            </w:r>
          </w:p>
        </w:tc>
        <w:tc>
          <w:tcPr>
            <w:tcW w:w="2070" w:type="dxa"/>
            <w:tcMar>
              <w:top w:w="15" w:type="dxa"/>
              <w:left w:w="108" w:type="dxa"/>
              <w:bottom w:w="15" w:type="dxa"/>
              <w:right w:w="108" w:type="dxa"/>
            </w:tcMar>
          </w:tcPr>
          <w:p w14:paraId="2D914783" w14:textId="399AEFF6" w:rsidR="687C8782" w:rsidRDefault="687C8782" w:rsidP="13842C5C">
            <w:pPr>
              <w:spacing w:line="259" w:lineRule="auto"/>
              <w:rPr>
                <w:rFonts w:eastAsia="Arial"/>
                <w:color w:val="000000" w:themeColor="text1"/>
                <w:lang w:val="en-US"/>
              </w:rPr>
            </w:pPr>
            <w:r w:rsidRPr="13842C5C">
              <w:rPr>
                <w:rFonts w:eastAsia="Arial"/>
                <w:color w:val="000000" w:themeColor="text1"/>
                <w:lang w:val="en-US"/>
              </w:rPr>
              <w:t>Expose T&amp;C</w:t>
            </w:r>
          </w:p>
        </w:tc>
        <w:tc>
          <w:tcPr>
            <w:tcW w:w="5340" w:type="dxa"/>
            <w:tcMar>
              <w:top w:w="15" w:type="dxa"/>
              <w:left w:w="108" w:type="dxa"/>
              <w:bottom w:w="15" w:type="dxa"/>
              <w:right w:w="108" w:type="dxa"/>
            </w:tcMar>
          </w:tcPr>
          <w:p w14:paraId="37717CE7" w14:textId="5A763716" w:rsidR="687C8782" w:rsidRDefault="687C8782" w:rsidP="13842C5C">
            <w:pPr>
              <w:rPr>
                <w:rFonts w:eastAsia="Arial"/>
                <w:color w:val="000000" w:themeColor="text1"/>
              </w:rPr>
            </w:pPr>
            <w:r w:rsidRPr="13842C5C">
              <w:rPr>
                <w:rFonts w:eastAsia="Arial"/>
                <w:b/>
                <w:bCs/>
                <w:color w:val="000000" w:themeColor="text1"/>
                <w:lang w:val="en-US"/>
              </w:rPr>
              <w:t xml:space="preserve">Name: </w:t>
            </w:r>
            <w:r w:rsidRPr="13842C5C">
              <w:rPr>
                <w:rFonts w:eastAsia="Arial"/>
                <w:color w:val="000000" w:themeColor="text1"/>
                <w:lang w:val="en-US"/>
              </w:rPr>
              <w:t>Expose OCAS Checklist T&amp;C</w:t>
            </w:r>
          </w:p>
          <w:p w14:paraId="300BD3BD" w14:textId="00554CAD" w:rsidR="687C8782" w:rsidRDefault="687C8782" w:rsidP="13842C5C">
            <w:pPr>
              <w:spacing w:line="259" w:lineRule="auto"/>
              <w:rPr>
                <w:rFonts w:eastAsia="Arial"/>
                <w:color w:val="000000" w:themeColor="text1"/>
              </w:rPr>
            </w:pPr>
            <w:r w:rsidRPr="13842C5C">
              <w:rPr>
                <w:rFonts w:eastAsia="Arial"/>
                <w:b/>
                <w:bCs/>
                <w:color w:val="000000" w:themeColor="text1"/>
                <w:lang w:val="en-US"/>
              </w:rPr>
              <w:t xml:space="preserve">Description: </w:t>
            </w:r>
            <w:r w:rsidRPr="13842C5C">
              <w:rPr>
                <w:rFonts w:eastAsia="Arial"/>
                <w:color w:val="000000" w:themeColor="text1"/>
                <w:lang w:val="en-US"/>
              </w:rPr>
              <w:t>Ruleset to expose a specific T&amp;C document to OCAS applicants</w:t>
            </w:r>
          </w:p>
          <w:p w14:paraId="2AC1FC9C" w14:textId="7E189E63" w:rsidR="687C8782" w:rsidRDefault="687C8782" w:rsidP="13842C5C">
            <w:pPr>
              <w:rPr>
                <w:rFonts w:eastAsia="Arial"/>
                <w:color w:val="000000" w:themeColor="text1"/>
                <w:lang w:val="en-US"/>
              </w:rPr>
            </w:pPr>
            <w:r w:rsidRPr="13842C5C">
              <w:rPr>
                <w:rFonts w:eastAsia="Arial"/>
                <w:b/>
                <w:bCs/>
                <w:color w:val="000000" w:themeColor="text1"/>
                <w:lang w:val="en-US"/>
              </w:rPr>
              <w:t xml:space="preserve">BMN: </w:t>
            </w:r>
            <w:r w:rsidRPr="13842C5C">
              <w:rPr>
                <w:rFonts w:eastAsia="Arial"/>
                <w:color w:val="000000" w:themeColor="text1"/>
                <w:lang w:val="en-US"/>
              </w:rPr>
              <w:t>Ruleset.ExposeOCASTC</w:t>
            </w:r>
          </w:p>
          <w:p w14:paraId="215A8AEF" w14:textId="57043669" w:rsidR="687C8782" w:rsidRDefault="687C8782" w:rsidP="13842C5C">
            <w:pPr>
              <w:rPr>
                <w:rFonts w:eastAsia="Arial"/>
                <w:color w:val="000000" w:themeColor="text1"/>
                <w:lang w:val="en-US"/>
              </w:rPr>
            </w:pPr>
            <w:r w:rsidRPr="13842C5C">
              <w:rPr>
                <w:rFonts w:eastAsia="Arial"/>
                <w:b/>
                <w:bCs/>
                <w:color w:val="000000" w:themeColor="text1"/>
                <w:lang w:val="en-US"/>
              </w:rPr>
              <w:t>Entity:</w:t>
            </w:r>
            <w:r w:rsidRPr="13842C5C">
              <w:rPr>
                <w:rFonts w:eastAsia="Arial"/>
                <w:color w:val="000000" w:themeColor="text1"/>
                <w:lang w:val="en-US"/>
              </w:rPr>
              <w:t xml:space="preserve"> T&amp;C Document</w:t>
            </w:r>
            <w:r w:rsidR="4844F323" w:rsidRPr="13842C5C">
              <w:rPr>
                <w:rFonts w:eastAsia="Arial"/>
                <w:color w:val="000000" w:themeColor="text1"/>
                <w:lang w:val="en-US"/>
              </w:rPr>
              <w:t>/Admissions Record</w:t>
            </w:r>
          </w:p>
          <w:p w14:paraId="3C1904AE" w14:textId="0B94CCC3" w:rsidR="687C8782" w:rsidRDefault="687C8782" w:rsidP="13842C5C">
            <w:pPr>
              <w:rPr>
                <w:rFonts w:eastAsia="Arial"/>
                <w:color w:val="000000" w:themeColor="text1"/>
                <w:lang w:val="en-US"/>
              </w:rPr>
            </w:pPr>
            <w:r w:rsidRPr="13842C5C">
              <w:rPr>
                <w:rFonts w:eastAsia="Arial"/>
                <w:b/>
                <w:bCs/>
                <w:color w:val="000000" w:themeColor="text1"/>
                <w:lang w:val="en-US"/>
              </w:rPr>
              <w:t>Module:</w:t>
            </w:r>
            <w:r w:rsidRPr="13842C5C">
              <w:rPr>
                <w:rFonts w:eastAsia="Arial"/>
                <w:color w:val="000000" w:themeColor="text1"/>
                <w:lang w:val="en-US"/>
              </w:rPr>
              <w:t xml:space="preserve"> Admissions</w:t>
            </w:r>
            <w:r w:rsidR="1F05D499" w:rsidRPr="13842C5C">
              <w:rPr>
                <w:rFonts w:eastAsia="Arial"/>
                <w:color w:val="000000" w:themeColor="text1"/>
                <w:lang w:val="en-US"/>
              </w:rPr>
              <w:t>/Portal</w:t>
            </w:r>
          </w:p>
        </w:tc>
        <w:tc>
          <w:tcPr>
            <w:tcW w:w="6005" w:type="dxa"/>
            <w:tcMar>
              <w:top w:w="15" w:type="dxa"/>
              <w:left w:w="108" w:type="dxa"/>
              <w:bottom w:w="15" w:type="dxa"/>
              <w:right w:w="108" w:type="dxa"/>
            </w:tcMar>
          </w:tcPr>
          <w:p w14:paraId="5A903B1A" w14:textId="593F043B" w:rsidR="5DAAB9CA" w:rsidRDefault="5DAAB9CA" w:rsidP="13842C5C">
            <w:pPr>
              <w:rPr>
                <w:rFonts w:eastAsia="Arial"/>
                <w:color w:val="000000" w:themeColor="text1"/>
                <w:lang w:val="en-US"/>
              </w:rPr>
            </w:pPr>
            <w:r w:rsidRPr="13842C5C">
              <w:rPr>
                <w:rFonts w:eastAsia="Arial"/>
                <w:b/>
                <w:bCs/>
                <w:color w:val="000000" w:themeColor="text1"/>
                <w:lang w:val="en-US"/>
              </w:rPr>
              <w:t>Trigger</w:t>
            </w:r>
            <w:r w:rsidRPr="13842C5C">
              <w:rPr>
                <w:rFonts w:eastAsia="Arial"/>
                <w:color w:val="000000" w:themeColor="text1"/>
                <w:lang w:val="en-US"/>
              </w:rPr>
              <w:t>: a new Admissions Record is created (API, Portal, manual or import)</w:t>
            </w:r>
          </w:p>
          <w:p w14:paraId="1E2DF280" w14:textId="319B2CC9" w:rsidR="13842C5C" w:rsidRDefault="13842C5C" w:rsidP="13842C5C">
            <w:pPr>
              <w:rPr>
                <w:rFonts w:eastAsia="Arial"/>
                <w:color w:val="000000" w:themeColor="text1"/>
                <w:lang w:val="en-GB"/>
              </w:rPr>
            </w:pPr>
          </w:p>
          <w:p w14:paraId="34D438EB" w14:textId="0273FE34" w:rsidR="5DAAB9CA" w:rsidRDefault="5DAAB9CA" w:rsidP="13842C5C">
            <w:pPr>
              <w:rPr>
                <w:rFonts w:eastAsia="Arial"/>
                <w:color w:val="000000" w:themeColor="text1"/>
                <w:lang w:val="en-GB"/>
              </w:rPr>
            </w:pPr>
            <w:r w:rsidRPr="13842C5C">
              <w:rPr>
                <w:rFonts w:eastAsia="Arial"/>
                <w:b/>
                <w:bCs/>
                <w:color w:val="000000" w:themeColor="text1"/>
                <w:lang w:val="en-US"/>
              </w:rPr>
              <w:t>Logic:</w:t>
            </w:r>
          </w:p>
          <w:p w14:paraId="0954A324" w14:textId="454C5135" w:rsidR="5DAAB9CA" w:rsidRDefault="5DAAB9CA" w:rsidP="13842C5C">
            <w:pPr>
              <w:pStyle w:val="ListParagraph"/>
              <w:numPr>
                <w:ilvl w:val="0"/>
                <w:numId w:val="16"/>
              </w:numPr>
              <w:spacing w:line="259" w:lineRule="auto"/>
              <w:rPr>
                <w:rFonts w:eastAsia="Arial"/>
                <w:color w:val="000000" w:themeColor="text1"/>
                <w:lang w:val="en-GB"/>
              </w:rPr>
            </w:pPr>
            <w:r w:rsidRPr="13842C5C">
              <w:rPr>
                <w:rFonts w:eastAsia="Arial"/>
                <w:color w:val="000000" w:themeColor="text1"/>
                <w:lang w:val="en-GB"/>
              </w:rPr>
              <w:t>Is the Admissions Source = OCAS</w:t>
            </w:r>
          </w:p>
          <w:p w14:paraId="2EC8A831" w14:textId="344A6701" w:rsidR="5DAAB9CA" w:rsidRDefault="5DAAB9CA" w:rsidP="13842C5C">
            <w:pPr>
              <w:pStyle w:val="ListParagraph"/>
              <w:numPr>
                <w:ilvl w:val="1"/>
                <w:numId w:val="16"/>
              </w:numPr>
              <w:spacing w:line="259" w:lineRule="auto"/>
              <w:rPr>
                <w:rFonts w:eastAsia="Arial"/>
                <w:color w:val="000000" w:themeColor="text1"/>
                <w:lang w:val="en-GB"/>
              </w:rPr>
            </w:pPr>
            <w:r w:rsidRPr="13842C5C">
              <w:rPr>
                <w:rFonts w:eastAsia="Arial"/>
                <w:color w:val="000000" w:themeColor="text1"/>
                <w:lang w:val="en-GB"/>
              </w:rPr>
              <w:t>No: no action</w:t>
            </w:r>
          </w:p>
          <w:p w14:paraId="34757681" w14:textId="3B354103" w:rsidR="5DAAB9CA" w:rsidRDefault="5DAAB9CA" w:rsidP="13842C5C">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t xml:space="preserve">Yes: expose </w:t>
            </w:r>
            <w:r w:rsidR="3FA528E6" w:rsidRPr="71FB1180">
              <w:rPr>
                <w:rFonts w:eastAsia="Arial"/>
                <w:color w:val="000000" w:themeColor="text1"/>
                <w:lang w:val="en-GB"/>
              </w:rPr>
              <w:t>“Admissions Requirement Checklist – OCAS" T&amp;C Document</w:t>
            </w:r>
          </w:p>
          <w:p w14:paraId="7683B1BF" w14:textId="671842DF" w:rsidR="5DAAB9CA" w:rsidRDefault="775612EA" w:rsidP="71FB1180">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t>Create Hold</w:t>
            </w:r>
          </w:p>
        </w:tc>
        <w:tc>
          <w:tcPr>
            <w:tcW w:w="2960" w:type="dxa"/>
          </w:tcPr>
          <w:p w14:paraId="7A2FBF97" w14:textId="0E4C3F92" w:rsidR="13842C5C" w:rsidRDefault="13842C5C" w:rsidP="13842C5C">
            <w:pPr>
              <w:spacing w:line="259" w:lineRule="auto"/>
              <w:rPr>
                <w:lang w:val="en-US"/>
              </w:rPr>
            </w:pPr>
          </w:p>
        </w:tc>
      </w:tr>
      <w:tr w:rsidR="13842C5C" w14:paraId="36F70727" w14:textId="77777777" w:rsidTr="23B08687">
        <w:trPr>
          <w:trHeight w:val="288"/>
        </w:trPr>
        <w:tc>
          <w:tcPr>
            <w:tcW w:w="905" w:type="dxa"/>
            <w:tcMar>
              <w:top w:w="15" w:type="dxa"/>
              <w:left w:w="108" w:type="dxa"/>
              <w:bottom w:w="15" w:type="dxa"/>
              <w:right w:w="108" w:type="dxa"/>
            </w:tcMar>
          </w:tcPr>
          <w:p w14:paraId="5FA25C79" w14:textId="6E1A04EB" w:rsidR="687C8782" w:rsidRDefault="687C8782" w:rsidP="13842C5C">
            <w:pPr>
              <w:spacing w:line="259" w:lineRule="auto"/>
              <w:rPr>
                <w:rFonts w:eastAsia="Arial"/>
                <w:color w:val="000000" w:themeColor="text1"/>
                <w:lang w:val="en-US"/>
              </w:rPr>
            </w:pPr>
            <w:r w:rsidRPr="13842C5C">
              <w:rPr>
                <w:rFonts w:eastAsia="Arial"/>
                <w:color w:val="000000" w:themeColor="text1"/>
                <w:lang w:val="en-US"/>
              </w:rPr>
              <w:t>RS-306-009</w:t>
            </w:r>
          </w:p>
        </w:tc>
        <w:tc>
          <w:tcPr>
            <w:tcW w:w="2070" w:type="dxa"/>
            <w:tcMar>
              <w:top w:w="15" w:type="dxa"/>
              <w:left w:w="108" w:type="dxa"/>
              <w:bottom w:w="15" w:type="dxa"/>
              <w:right w:w="108" w:type="dxa"/>
            </w:tcMar>
          </w:tcPr>
          <w:p w14:paraId="0EA384C0" w14:textId="1E7443B7" w:rsidR="687C8782" w:rsidRDefault="687C8782" w:rsidP="13842C5C">
            <w:pPr>
              <w:spacing w:line="259" w:lineRule="auto"/>
              <w:rPr>
                <w:rFonts w:eastAsia="Arial"/>
                <w:color w:val="000000" w:themeColor="text1"/>
                <w:lang w:val="en-US"/>
              </w:rPr>
            </w:pPr>
            <w:r w:rsidRPr="13842C5C">
              <w:rPr>
                <w:rFonts w:eastAsia="Arial"/>
                <w:color w:val="000000" w:themeColor="text1"/>
                <w:lang w:val="en-US"/>
              </w:rPr>
              <w:t>Expose T&amp;C</w:t>
            </w:r>
          </w:p>
        </w:tc>
        <w:tc>
          <w:tcPr>
            <w:tcW w:w="5340" w:type="dxa"/>
            <w:tcMar>
              <w:top w:w="15" w:type="dxa"/>
              <w:left w:w="108" w:type="dxa"/>
              <w:bottom w:w="15" w:type="dxa"/>
              <w:right w:w="108" w:type="dxa"/>
            </w:tcMar>
          </w:tcPr>
          <w:p w14:paraId="1A73D959" w14:textId="30FD060B" w:rsidR="687C8782" w:rsidRDefault="687C8782" w:rsidP="13842C5C">
            <w:pPr>
              <w:rPr>
                <w:rFonts w:eastAsia="Arial"/>
                <w:color w:val="000000" w:themeColor="text1"/>
              </w:rPr>
            </w:pPr>
            <w:r w:rsidRPr="13842C5C">
              <w:rPr>
                <w:rFonts w:eastAsia="Arial"/>
                <w:b/>
                <w:bCs/>
                <w:color w:val="000000" w:themeColor="text1"/>
                <w:lang w:val="en-US"/>
              </w:rPr>
              <w:t xml:space="preserve">Name: </w:t>
            </w:r>
            <w:r w:rsidRPr="13842C5C">
              <w:rPr>
                <w:rFonts w:eastAsia="Arial"/>
                <w:color w:val="000000" w:themeColor="text1"/>
                <w:lang w:val="en-US"/>
              </w:rPr>
              <w:t>Expose myAC Checklist T&amp;C</w:t>
            </w:r>
          </w:p>
          <w:p w14:paraId="7F594109" w14:textId="23BEAF5D" w:rsidR="5808399C" w:rsidRDefault="5808399C" w:rsidP="13842C5C">
            <w:pPr>
              <w:spacing w:line="259" w:lineRule="auto"/>
              <w:rPr>
                <w:rFonts w:eastAsia="Arial"/>
                <w:color w:val="000000" w:themeColor="text1"/>
              </w:rPr>
            </w:pPr>
            <w:r w:rsidRPr="13842C5C">
              <w:rPr>
                <w:rFonts w:eastAsia="Arial"/>
                <w:b/>
                <w:bCs/>
                <w:color w:val="000000" w:themeColor="text1"/>
                <w:lang w:val="en-US"/>
              </w:rPr>
              <w:t xml:space="preserve">Description: </w:t>
            </w:r>
            <w:r w:rsidRPr="13842C5C">
              <w:rPr>
                <w:rFonts w:eastAsia="Arial"/>
                <w:color w:val="000000" w:themeColor="text1"/>
                <w:lang w:val="en-US"/>
              </w:rPr>
              <w:t>Ruleset to expose a specific T&amp;C document to myAC applicants</w:t>
            </w:r>
          </w:p>
          <w:p w14:paraId="1670FB91" w14:textId="7CC607BA" w:rsidR="5808399C" w:rsidRDefault="5808399C" w:rsidP="13842C5C">
            <w:pPr>
              <w:rPr>
                <w:rFonts w:eastAsia="Arial"/>
                <w:color w:val="000000" w:themeColor="text1"/>
                <w:lang w:val="en-US"/>
              </w:rPr>
            </w:pPr>
            <w:r w:rsidRPr="13842C5C">
              <w:rPr>
                <w:rFonts w:eastAsia="Arial"/>
                <w:b/>
                <w:bCs/>
                <w:color w:val="000000" w:themeColor="text1"/>
                <w:lang w:val="en-US"/>
              </w:rPr>
              <w:t xml:space="preserve">BMN: </w:t>
            </w:r>
            <w:r w:rsidRPr="13842C5C">
              <w:rPr>
                <w:rFonts w:eastAsia="Arial"/>
                <w:color w:val="000000" w:themeColor="text1"/>
                <w:lang w:val="en-US"/>
              </w:rPr>
              <w:t>Ruleset.ExposemyACTC</w:t>
            </w:r>
          </w:p>
          <w:p w14:paraId="75ABD78B" w14:textId="79F886DD" w:rsidR="5808399C" w:rsidRDefault="5808399C" w:rsidP="13842C5C">
            <w:pPr>
              <w:rPr>
                <w:rFonts w:eastAsia="Arial"/>
                <w:color w:val="000000" w:themeColor="text1"/>
                <w:lang w:val="en-US"/>
              </w:rPr>
            </w:pPr>
            <w:r w:rsidRPr="13842C5C">
              <w:rPr>
                <w:rFonts w:eastAsia="Arial"/>
                <w:b/>
                <w:bCs/>
                <w:color w:val="000000" w:themeColor="text1"/>
                <w:lang w:val="en-US"/>
              </w:rPr>
              <w:t>Entity:</w:t>
            </w:r>
            <w:r w:rsidRPr="13842C5C">
              <w:rPr>
                <w:rFonts w:eastAsia="Arial"/>
                <w:color w:val="000000" w:themeColor="text1"/>
                <w:lang w:val="en-US"/>
              </w:rPr>
              <w:t xml:space="preserve"> T&amp;C Document</w:t>
            </w:r>
            <w:r w:rsidR="66880AB0" w:rsidRPr="13842C5C">
              <w:rPr>
                <w:rFonts w:eastAsia="Arial"/>
                <w:color w:val="000000" w:themeColor="text1"/>
                <w:lang w:val="en-US"/>
              </w:rPr>
              <w:t>/Admissions Record</w:t>
            </w:r>
          </w:p>
          <w:p w14:paraId="4FBC4E51" w14:textId="333168EA" w:rsidR="5808399C" w:rsidRDefault="5808399C" w:rsidP="13842C5C">
            <w:pPr>
              <w:rPr>
                <w:rFonts w:eastAsia="Arial"/>
                <w:color w:val="000000" w:themeColor="text1"/>
                <w:lang w:val="en-US"/>
              </w:rPr>
            </w:pPr>
            <w:r w:rsidRPr="13842C5C">
              <w:rPr>
                <w:rFonts w:eastAsia="Arial"/>
                <w:b/>
                <w:bCs/>
                <w:color w:val="000000" w:themeColor="text1"/>
                <w:lang w:val="en-US"/>
              </w:rPr>
              <w:t>Module:</w:t>
            </w:r>
            <w:r w:rsidRPr="13842C5C">
              <w:rPr>
                <w:rFonts w:eastAsia="Arial"/>
                <w:color w:val="000000" w:themeColor="text1"/>
                <w:lang w:val="en-US"/>
              </w:rPr>
              <w:t xml:space="preserve"> Admissions</w:t>
            </w:r>
            <w:r w:rsidR="2992CED7" w:rsidRPr="13842C5C">
              <w:rPr>
                <w:rFonts w:eastAsia="Arial"/>
                <w:color w:val="000000" w:themeColor="text1"/>
                <w:lang w:val="en-US"/>
              </w:rPr>
              <w:t>/Portal</w:t>
            </w:r>
          </w:p>
        </w:tc>
        <w:tc>
          <w:tcPr>
            <w:tcW w:w="6005" w:type="dxa"/>
            <w:tcMar>
              <w:top w:w="15" w:type="dxa"/>
              <w:left w:w="108" w:type="dxa"/>
              <w:bottom w:w="15" w:type="dxa"/>
              <w:right w:w="108" w:type="dxa"/>
            </w:tcMar>
          </w:tcPr>
          <w:p w14:paraId="05DE6197" w14:textId="593F043B" w:rsidR="53D3F8D3" w:rsidRDefault="53D3F8D3" w:rsidP="13842C5C">
            <w:pPr>
              <w:rPr>
                <w:rFonts w:eastAsia="Arial"/>
                <w:color w:val="000000" w:themeColor="text1"/>
                <w:lang w:val="en-US"/>
              </w:rPr>
            </w:pPr>
            <w:r w:rsidRPr="13842C5C">
              <w:rPr>
                <w:rFonts w:eastAsia="Arial"/>
                <w:b/>
                <w:bCs/>
                <w:color w:val="000000" w:themeColor="text1"/>
                <w:lang w:val="en-US"/>
              </w:rPr>
              <w:t>Trigger</w:t>
            </w:r>
            <w:r w:rsidRPr="13842C5C">
              <w:rPr>
                <w:rFonts w:eastAsia="Arial"/>
                <w:color w:val="000000" w:themeColor="text1"/>
                <w:lang w:val="en-US"/>
              </w:rPr>
              <w:t>: a new Admissions Record is created (API, Portal, manual or import)</w:t>
            </w:r>
          </w:p>
          <w:p w14:paraId="36B4E8E6" w14:textId="319B2CC9" w:rsidR="13842C5C" w:rsidRDefault="13842C5C" w:rsidP="13842C5C">
            <w:pPr>
              <w:rPr>
                <w:rFonts w:eastAsia="Arial"/>
                <w:color w:val="000000" w:themeColor="text1"/>
                <w:lang w:val="en-GB"/>
              </w:rPr>
            </w:pPr>
          </w:p>
          <w:p w14:paraId="0C348775" w14:textId="0273FE34" w:rsidR="53D3F8D3" w:rsidRDefault="53D3F8D3" w:rsidP="13842C5C">
            <w:pPr>
              <w:rPr>
                <w:rFonts w:eastAsia="Arial"/>
                <w:color w:val="000000" w:themeColor="text1"/>
                <w:lang w:val="en-GB"/>
              </w:rPr>
            </w:pPr>
            <w:r w:rsidRPr="13842C5C">
              <w:rPr>
                <w:rFonts w:eastAsia="Arial"/>
                <w:b/>
                <w:bCs/>
                <w:color w:val="000000" w:themeColor="text1"/>
                <w:lang w:val="en-US"/>
              </w:rPr>
              <w:t>Logic:</w:t>
            </w:r>
          </w:p>
          <w:p w14:paraId="0ECDCEDD" w14:textId="51E5F202" w:rsidR="53D3F8D3" w:rsidRDefault="53D3F8D3" w:rsidP="13842C5C">
            <w:pPr>
              <w:pStyle w:val="ListParagraph"/>
              <w:numPr>
                <w:ilvl w:val="0"/>
                <w:numId w:val="16"/>
              </w:numPr>
              <w:spacing w:line="259" w:lineRule="auto"/>
              <w:rPr>
                <w:rFonts w:eastAsia="Arial"/>
                <w:color w:val="000000" w:themeColor="text1"/>
                <w:lang w:val="en-GB"/>
              </w:rPr>
            </w:pPr>
            <w:r w:rsidRPr="13842C5C">
              <w:rPr>
                <w:rFonts w:eastAsia="Arial"/>
                <w:color w:val="000000" w:themeColor="text1"/>
                <w:lang w:val="en-GB"/>
              </w:rPr>
              <w:t xml:space="preserve">Is the Admissions Source = </w:t>
            </w:r>
            <w:r w:rsidR="1A03ABC4" w:rsidRPr="13842C5C">
              <w:rPr>
                <w:rFonts w:eastAsia="Arial"/>
                <w:color w:val="000000" w:themeColor="text1"/>
                <w:lang w:val="en-GB"/>
              </w:rPr>
              <w:t>myAC Application Portal</w:t>
            </w:r>
          </w:p>
          <w:p w14:paraId="54877E70" w14:textId="344A6701" w:rsidR="53D3F8D3" w:rsidRDefault="53D3F8D3" w:rsidP="13842C5C">
            <w:pPr>
              <w:pStyle w:val="ListParagraph"/>
              <w:numPr>
                <w:ilvl w:val="1"/>
                <w:numId w:val="16"/>
              </w:numPr>
              <w:spacing w:line="259" w:lineRule="auto"/>
              <w:rPr>
                <w:rFonts w:eastAsia="Arial"/>
                <w:color w:val="000000" w:themeColor="text1"/>
                <w:lang w:val="en-GB"/>
              </w:rPr>
            </w:pPr>
            <w:r w:rsidRPr="13842C5C">
              <w:rPr>
                <w:rFonts w:eastAsia="Arial"/>
                <w:color w:val="000000" w:themeColor="text1"/>
                <w:lang w:val="en-GB"/>
              </w:rPr>
              <w:t>No: no action</w:t>
            </w:r>
          </w:p>
          <w:p w14:paraId="246FE527" w14:textId="0BCE144F" w:rsidR="53D3F8D3" w:rsidRDefault="53D3F8D3" w:rsidP="13842C5C">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lastRenderedPageBreak/>
              <w:t>Yes: expose “</w:t>
            </w:r>
            <w:r w:rsidR="564FE5E7" w:rsidRPr="71FB1180">
              <w:rPr>
                <w:rFonts w:eastAsia="Arial"/>
                <w:color w:val="000000" w:themeColor="text1"/>
                <w:lang w:val="en-GB"/>
              </w:rPr>
              <w:t>Admissions Requirement Checklist - myAC</w:t>
            </w:r>
            <w:r w:rsidRPr="71FB1180">
              <w:rPr>
                <w:rFonts w:eastAsia="Arial"/>
                <w:color w:val="000000" w:themeColor="text1"/>
                <w:lang w:val="en-GB"/>
              </w:rPr>
              <w:t>" T&amp;C Document</w:t>
            </w:r>
          </w:p>
          <w:p w14:paraId="1593D37A" w14:textId="730BC18F" w:rsidR="53D3F8D3" w:rsidRDefault="56A88583" w:rsidP="71FB1180">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t>Create Hold</w:t>
            </w:r>
          </w:p>
        </w:tc>
        <w:tc>
          <w:tcPr>
            <w:tcW w:w="2960" w:type="dxa"/>
          </w:tcPr>
          <w:p w14:paraId="72F82D05" w14:textId="5BB05D70" w:rsidR="13842C5C" w:rsidRDefault="13842C5C" w:rsidP="13842C5C">
            <w:pPr>
              <w:spacing w:line="259" w:lineRule="auto"/>
              <w:rPr>
                <w:lang w:val="en-US"/>
              </w:rPr>
            </w:pPr>
          </w:p>
        </w:tc>
      </w:tr>
      <w:tr w:rsidR="13842C5C" w14:paraId="7A08D268" w14:textId="77777777" w:rsidTr="23B08687">
        <w:trPr>
          <w:trHeight w:val="288"/>
        </w:trPr>
        <w:tc>
          <w:tcPr>
            <w:tcW w:w="905" w:type="dxa"/>
            <w:tcMar>
              <w:top w:w="15" w:type="dxa"/>
              <w:left w:w="108" w:type="dxa"/>
              <w:bottom w:w="15" w:type="dxa"/>
              <w:right w:w="108" w:type="dxa"/>
            </w:tcMar>
          </w:tcPr>
          <w:p w14:paraId="28E37FBC" w14:textId="08AF79BC" w:rsidR="5808399C" w:rsidRDefault="5808399C" w:rsidP="13842C5C">
            <w:pPr>
              <w:spacing w:line="259" w:lineRule="auto"/>
              <w:rPr>
                <w:rFonts w:eastAsia="Arial"/>
                <w:color w:val="000000" w:themeColor="text1"/>
                <w:lang w:val="en-US"/>
              </w:rPr>
            </w:pPr>
            <w:r w:rsidRPr="13842C5C">
              <w:rPr>
                <w:rFonts w:eastAsia="Arial"/>
                <w:color w:val="000000" w:themeColor="text1"/>
                <w:lang w:val="en-US"/>
              </w:rPr>
              <w:t>RS-306-010</w:t>
            </w:r>
          </w:p>
        </w:tc>
        <w:tc>
          <w:tcPr>
            <w:tcW w:w="2070" w:type="dxa"/>
            <w:tcMar>
              <w:top w:w="15" w:type="dxa"/>
              <w:left w:w="108" w:type="dxa"/>
              <w:bottom w:w="15" w:type="dxa"/>
              <w:right w:w="108" w:type="dxa"/>
            </w:tcMar>
          </w:tcPr>
          <w:p w14:paraId="5CE0A790" w14:textId="1E7443B7" w:rsidR="13842C5C" w:rsidRDefault="13842C5C" w:rsidP="13842C5C">
            <w:pPr>
              <w:spacing w:line="259" w:lineRule="auto"/>
              <w:rPr>
                <w:rFonts w:eastAsia="Arial"/>
                <w:color w:val="000000" w:themeColor="text1"/>
                <w:lang w:val="en-US"/>
              </w:rPr>
            </w:pPr>
            <w:r w:rsidRPr="13842C5C">
              <w:rPr>
                <w:rFonts w:eastAsia="Arial"/>
                <w:color w:val="000000" w:themeColor="text1"/>
                <w:lang w:val="en-US"/>
              </w:rPr>
              <w:t>Expose T&amp;C</w:t>
            </w:r>
          </w:p>
        </w:tc>
        <w:tc>
          <w:tcPr>
            <w:tcW w:w="5340" w:type="dxa"/>
            <w:tcMar>
              <w:top w:w="15" w:type="dxa"/>
              <w:left w:w="108" w:type="dxa"/>
              <w:bottom w:w="15" w:type="dxa"/>
              <w:right w:w="108" w:type="dxa"/>
            </w:tcMar>
          </w:tcPr>
          <w:p w14:paraId="3BFCEAA9" w14:textId="63DA18AC" w:rsidR="13842C5C" w:rsidRDefault="13842C5C" w:rsidP="13842C5C">
            <w:pPr>
              <w:rPr>
                <w:rFonts w:eastAsia="Arial"/>
                <w:color w:val="000000" w:themeColor="text1"/>
              </w:rPr>
            </w:pPr>
            <w:r w:rsidRPr="13842C5C">
              <w:rPr>
                <w:rFonts w:eastAsia="Arial"/>
                <w:b/>
                <w:bCs/>
                <w:color w:val="000000" w:themeColor="text1"/>
                <w:lang w:val="en-US"/>
              </w:rPr>
              <w:t xml:space="preserve">Name: </w:t>
            </w:r>
            <w:r w:rsidRPr="13842C5C">
              <w:rPr>
                <w:rFonts w:eastAsia="Arial"/>
                <w:color w:val="000000" w:themeColor="text1"/>
                <w:lang w:val="en-US"/>
              </w:rPr>
              <w:t xml:space="preserve">Expose </w:t>
            </w:r>
            <w:r w:rsidR="185C1578" w:rsidRPr="13842C5C">
              <w:rPr>
                <w:rFonts w:eastAsia="Arial"/>
                <w:color w:val="000000" w:themeColor="text1"/>
                <w:lang w:val="en-US"/>
              </w:rPr>
              <w:t>G</w:t>
            </w:r>
            <w:r w:rsidR="7E584731" w:rsidRPr="13842C5C">
              <w:rPr>
                <w:rFonts w:eastAsia="Arial"/>
                <w:color w:val="000000" w:themeColor="text1"/>
                <w:lang w:val="en-US"/>
              </w:rPr>
              <w:t xml:space="preserve">eneric </w:t>
            </w:r>
            <w:r w:rsidRPr="13842C5C">
              <w:rPr>
                <w:rFonts w:eastAsia="Arial"/>
                <w:color w:val="000000" w:themeColor="text1"/>
                <w:lang w:val="en-US"/>
              </w:rPr>
              <w:t>Checklist T&amp;C</w:t>
            </w:r>
          </w:p>
          <w:p w14:paraId="3318AF81" w14:textId="20588C5C" w:rsidR="13842C5C" w:rsidRDefault="13842C5C" w:rsidP="13842C5C">
            <w:pPr>
              <w:spacing w:line="259" w:lineRule="auto"/>
              <w:rPr>
                <w:rFonts w:eastAsia="Arial"/>
                <w:color w:val="000000" w:themeColor="text1"/>
              </w:rPr>
            </w:pPr>
            <w:r w:rsidRPr="13842C5C">
              <w:rPr>
                <w:rFonts w:eastAsia="Arial"/>
                <w:b/>
                <w:bCs/>
                <w:color w:val="000000" w:themeColor="text1"/>
                <w:lang w:val="en-US"/>
              </w:rPr>
              <w:t xml:space="preserve">Description: </w:t>
            </w:r>
            <w:r w:rsidRPr="13842C5C">
              <w:rPr>
                <w:rFonts w:eastAsia="Arial"/>
                <w:color w:val="000000" w:themeColor="text1"/>
                <w:lang w:val="en-US"/>
              </w:rPr>
              <w:t xml:space="preserve">Ruleset to expose a specific T&amp;C document to </w:t>
            </w:r>
            <w:r w:rsidR="5D0DFB8B" w:rsidRPr="13842C5C">
              <w:rPr>
                <w:rFonts w:eastAsia="Arial"/>
                <w:color w:val="000000" w:themeColor="text1"/>
                <w:lang w:val="en-US"/>
              </w:rPr>
              <w:t xml:space="preserve">other groups of </w:t>
            </w:r>
            <w:r w:rsidRPr="13842C5C">
              <w:rPr>
                <w:rFonts w:eastAsia="Arial"/>
                <w:color w:val="000000" w:themeColor="text1"/>
                <w:lang w:val="en-US"/>
              </w:rPr>
              <w:t>applicants</w:t>
            </w:r>
          </w:p>
          <w:p w14:paraId="20633987" w14:textId="7B6A340A" w:rsidR="13842C5C" w:rsidRDefault="13842C5C" w:rsidP="13842C5C">
            <w:pPr>
              <w:rPr>
                <w:rFonts w:eastAsia="Arial"/>
                <w:color w:val="000000" w:themeColor="text1"/>
                <w:lang w:val="en-US"/>
              </w:rPr>
            </w:pPr>
            <w:r w:rsidRPr="13842C5C">
              <w:rPr>
                <w:rFonts w:eastAsia="Arial"/>
                <w:b/>
                <w:bCs/>
                <w:color w:val="000000" w:themeColor="text1"/>
                <w:lang w:val="en-US"/>
              </w:rPr>
              <w:t xml:space="preserve">BMN: </w:t>
            </w:r>
            <w:r w:rsidRPr="13842C5C">
              <w:rPr>
                <w:rFonts w:eastAsia="Arial"/>
                <w:color w:val="000000" w:themeColor="text1"/>
                <w:lang w:val="en-US"/>
              </w:rPr>
              <w:t>Ruleset.Expose</w:t>
            </w:r>
            <w:r w:rsidR="2FF858AA" w:rsidRPr="13842C5C">
              <w:rPr>
                <w:rFonts w:eastAsia="Arial"/>
                <w:color w:val="000000" w:themeColor="text1"/>
                <w:lang w:val="en-US"/>
              </w:rPr>
              <w:t>Generic</w:t>
            </w:r>
            <w:r w:rsidRPr="13842C5C">
              <w:rPr>
                <w:rFonts w:eastAsia="Arial"/>
                <w:color w:val="000000" w:themeColor="text1"/>
                <w:lang w:val="en-US"/>
              </w:rPr>
              <w:t>TC</w:t>
            </w:r>
          </w:p>
          <w:p w14:paraId="1AF09B2C" w14:textId="30AAC767" w:rsidR="13842C5C" w:rsidRDefault="13842C5C" w:rsidP="13842C5C">
            <w:pPr>
              <w:rPr>
                <w:rFonts w:eastAsia="Arial"/>
                <w:color w:val="000000" w:themeColor="text1"/>
                <w:lang w:val="en-US"/>
              </w:rPr>
            </w:pPr>
            <w:r w:rsidRPr="13842C5C">
              <w:rPr>
                <w:rFonts w:eastAsia="Arial"/>
                <w:b/>
                <w:bCs/>
                <w:color w:val="000000" w:themeColor="text1"/>
                <w:lang w:val="en-US"/>
              </w:rPr>
              <w:t>Entity:</w:t>
            </w:r>
            <w:r w:rsidRPr="13842C5C">
              <w:rPr>
                <w:rFonts w:eastAsia="Arial"/>
                <w:color w:val="000000" w:themeColor="text1"/>
                <w:lang w:val="en-US"/>
              </w:rPr>
              <w:t xml:space="preserve"> T&amp;C Document</w:t>
            </w:r>
            <w:r w:rsidR="4C7255AE" w:rsidRPr="13842C5C">
              <w:rPr>
                <w:rFonts w:eastAsia="Arial"/>
                <w:color w:val="000000" w:themeColor="text1"/>
                <w:lang w:val="en-US"/>
              </w:rPr>
              <w:t>/Admissions Record</w:t>
            </w:r>
          </w:p>
          <w:p w14:paraId="7B56440A" w14:textId="335300A0" w:rsidR="13842C5C" w:rsidRDefault="13842C5C" w:rsidP="13842C5C">
            <w:pPr>
              <w:rPr>
                <w:rFonts w:eastAsia="Arial"/>
                <w:color w:val="000000" w:themeColor="text1"/>
                <w:lang w:val="en-US"/>
              </w:rPr>
            </w:pPr>
            <w:r w:rsidRPr="13842C5C">
              <w:rPr>
                <w:rFonts w:eastAsia="Arial"/>
                <w:b/>
                <w:bCs/>
                <w:color w:val="000000" w:themeColor="text1"/>
                <w:lang w:val="en-US"/>
              </w:rPr>
              <w:t>Module:</w:t>
            </w:r>
            <w:r w:rsidRPr="13842C5C">
              <w:rPr>
                <w:rFonts w:eastAsia="Arial"/>
                <w:color w:val="000000" w:themeColor="text1"/>
                <w:lang w:val="en-US"/>
              </w:rPr>
              <w:t xml:space="preserve"> Admissions/Portal</w:t>
            </w:r>
          </w:p>
        </w:tc>
        <w:tc>
          <w:tcPr>
            <w:tcW w:w="6005" w:type="dxa"/>
            <w:tcMar>
              <w:top w:w="15" w:type="dxa"/>
              <w:left w:w="108" w:type="dxa"/>
              <w:bottom w:w="15" w:type="dxa"/>
              <w:right w:w="108" w:type="dxa"/>
            </w:tcMar>
          </w:tcPr>
          <w:p w14:paraId="0E36A858" w14:textId="593F043B" w:rsidR="24DB131F" w:rsidRDefault="24DB131F" w:rsidP="13842C5C">
            <w:pPr>
              <w:rPr>
                <w:rFonts w:eastAsia="Arial"/>
                <w:color w:val="000000" w:themeColor="text1"/>
                <w:lang w:val="en-US"/>
              </w:rPr>
            </w:pPr>
            <w:r w:rsidRPr="13842C5C">
              <w:rPr>
                <w:rFonts w:eastAsia="Arial"/>
                <w:b/>
                <w:bCs/>
                <w:color w:val="000000" w:themeColor="text1"/>
                <w:lang w:val="en-US"/>
              </w:rPr>
              <w:t>Trigger</w:t>
            </w:r>
            <w:r w:rsidRPr="13842C5C">
              <w:rPr>
                <w:rFonts w:eastAsia="Arial"/>
                <w:color w:val="000000" w:themeColor="text1"/>
                <w:lang w:val="en-US"/>
              </w:rPr>
              <w:t>: a new Admissions Record is created (API, Portal, manual or import)</w:t>
            </w:r>
          </w:p>
          <w:p w14:paraId="34C8C918" w14:textId="319B2CC9" w:rsidR="13842C5C" w:rsidRDefault="13842C5C" w:rsidP="13842C5C">
            <w:pPr>
              <w:rPr>
                <w:rFonts w:eastAsia="Arial"/>
                <w:color w:val="000000" w:themeColor="text1"/>
                <w:lang w:val="en-GB"/>
              </w:rPr>
            </w:pPr>
          </w:p>
          <w:p w14:paraId="42125E42" w14:textId="0273FE34" w:rsidR="24DB131F" w:rsidRDefault="24DB131F" w:rsidP="13842C5C">
            <w:pPr>
              <w:rPr>
                <w:rFonts w:eastAsia="Arial"/>
                <w:color w:val="000000" w:themeColor="text1"/>
                <w:lang w:val="en-GB"/>
              </w:rPr>
            </w:pPr>
            <w:r w:rsidRPr="13842C5C">
              <w:rPr>
                <w:rFonts w:eastAsia="Arial"/>
                <w:b/>
                <w:bCs/>
                <w:color w:val="000000" w:themeColor="text1"/>
                <w:lang w:val="en-US"/>
              </w:rPr>
              <w:t>Logic:</w:t>
            </w:r>
          </w:p>
          <w:p w14:paraId="48ADFF9D" w14:textId="62CA8F98" w:rsidR="24DB131F" w:rsidRDefault="24DB131F" w:rsidP="13842C5C">
            <w:pPr>
              <w:pStyle w:val="ListParagraph"/>
              <w:numPr>
                <w:ilvl w:val="0"/>
                <w:numId w:val="16"/>
              </w:numPr>
              <w:spacing w:line="259" w:lineRule="auto"/>
              <w:rPr>
                <w:rFonts w:eastAsia="Arial"/>
                <w:color w:val="000000" w:themeColor="text1"/>
                <w:lang w:val="en-GB"/>
              </w:rPr>
            </w:pPr>
            <w:r w:rsidRPr="13842C5C">
              <w:rPr>
                <w:rFonts w:eastAsia="Arial"/>
                <w:color w:val="000000" w:themeColor="text1"/>
                <w:lang w:val="en-GB"/>
              </w:rPr>
              <w:t>Is the Admissions Source = OCAS</w:t>
            </w:r>
            <w:r w:rsidR="29CBB2CC" w:rsidRPr="13842C5C">
              <w:rPr>
                <w:rFonts w:eastAsia="Arial"/>
                <w:color w:val="000000" w:themeColor="text1"/>
                <w:lang w:val="en-GB"/>
              </w:rPr>
              <w:t xml:space="preserve"> OR myAC Application Portal</w:t>
            </w:r>
          </w:p>
          <w:p w14:paraId="1C473507" w14:textId="7578C020" w:rsidR="24DB131F" w:rsidRDefault="24DB131F" w:rsidP="13842C5C">
            <w:pPr>
              <w:pStyle w:val="ListParagraph"/>
              <w:numPr>
                <w:ilvl w:val="1"/>
                <w:numId w:val="16"/>
              </w:numPr>
              <w:spacing w:line="259" w:lineRule="auto"/>
              <w:rPr>
                <w:rFonts w:eastAsia="Arial"/>
                <w:color w:val="000000" w:themeColor="text1"/>
                <w:lang w:val="en-GB"/>
              </w:rPr>
            </w:pPr>
            <w:r w:rsidRPr="13842C5C">
              <w:rPr>
                <w:rFonts w:eastAsia="Arial"/>
                <w:color w:val="000000" w:themeColor="text1"/>
                <w:lang w:val="en-GB"/>
              </w:rPr>
              <w:t xml:space="preserve">Yes: </w:t>
            </w:r>
            <w:r w:rsidR="7233E4EB" w:rsidRPr="13842C5C">
              <w:rPr>
                <w:rFonts w:eastAsia="Arial"/>
                <w:color w:val="000000" w:themeColor="text1"/>
                <w:lang w:val="en-GB"/>
              </w:rPr>
              <w:t>no action</w:t>
            </w:r>
          </w:p>
          <w:p w14:paraId="7E8BE7EE" w14:textId="081F7CD8" w:rsidR="7233E4EB" w:rsidRDefault="7233E4EB" w:rsidP="13842C5C">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t>No: expose “Admissions Requirement Checklist - Other" T&amp;C Document</w:t>
            </w:r>
          </w:p>
          <w:p w14:paraId="5AEED440" w14:textId="3C2A7806" w:rsidR="7233E4EB" w:rsidRDefault="029DD9AB" w:rsidP="71FB1180">
            <w:pPr>
              <w:pStyle w:val="ListParagraph"/>
              <w:numPr>
                <w:ilvl w:val="1"/>
                <w:numId w:val="16"/>
              </w:numPr>
              <w:spacing w:line="259" w:lineRule="auto"/>
              <w:rPr>
                <w:rFonts w:eastAsia="Arial"/>
                <w:color w:val="000000" w:themeColor="text1"/>
                <w:lang w:val="en-GB"/>
              </w:rPr>
            </w:pPr>
            <w:r w:rsidRPr="71FB1180">
              <w:rPr>
                <w:rFonts w:eastAsia="Arial"/>
                <w:color w:val="000000" w:themeColor="text1"/>
                <w:lang w:val="en-GB"/>
              </w:rPr>
              <w:t>Create Hold</w:t>
            </w:r>
          </w:p>
        </w:tc>
        <w:tc>
          <w:tcPr>
            <w:tcW w:w="2960" w:type="dxa"/>
          </w:tcPr>
          <w:p w14:paraId="3202B90D" w14:textId="3D63D2B6" w:rsidR="13842C5C" w:rsidRDefault="13842C5C" w:rsidP="13842C5C">
            <w:pPr>
              <w:spacing w:line="259" w:lineRule="auto"/>
              <w:rPr>
                <w:lang w:val="en-US"/>
              </w:rPr>
            </w:pPr>
          </w:p>
        </w:tc>
      </w:tr>
      <w:tr w:rsidR="4A4C7DB6" w14:paraId="24C38B24" w14:textId="77777777" w:rsidTr="23B08687">
        <w:trPr>
          <w:trHeight w:val="288"/>
        </w:trPr>
        <w:tc>
          <w:tcPr>
            <w:tcW w:w="905" w:type="dxa"/>
            <w:tcMar>
              <w:top w:w="15" w:type="dxa"/>
              <w:left w:w="108" w:type="dxa"/>
              <w:bottom w:w="15" w:type="dxa"/>
              <w:right w:w="108" w:type="dxa"/>
            </w:tcMar>
          </w:tcPr>
          <w:p w14:paraId="46A5D40E" w14:textId="44061C78" w:rsidR="2C86B21D" w:rsidRDefault="2C86B21D" w:rsidP="23B08687">
            <w:pPr>
              <w:spacing w:line="259" w:lineRule="auto"/>
              <w:rPr>
                <w:rFonts w:eastAsia="Arial"/>
                <w:strike/>
                <w:color w:val="000000" w:themeColor="text1"/>
                <w:lang w:val="en-US"/>
              </w:rPr>
            </w:pPr>
            <w:r w:rsidRPr="23B08687">
              <w:rPr>
                <w:rFonts w:eastAsia="Arial"/>
                <w:strike/>
                <w:color w:val="000000" w:themeColor="text1"/>
                <w:lang w:val="en-US"/>
              </w:rPr>
              <w:t>TRS-306-011</w:t>
            </w:r>
          </w:p>
        </w:tc>
        <w:tc>
          <w:tcPr>
            <w:tcW w:w="2070" w:type="dxa"/>
            <w:tcMar>
              <w:top w:w="15" w:type="dxa"/>
              <w:left w:w="108" w:type="dxa"/>
              <w:bottom w:w="15" w:type="dxa"/>
              <w:right w:w="108" w:type="dxa"/>
            </w:tcMar>
          </w:tcPr>
          <w:p w14:paraId="154E94E4" w14:textId="254CC6C9" w:rsidR="5128A1C0" w:rsidRDefault="5128A1C0" w:rsidP="23B08687">
            <w:pPr>
              <w:spacing w:line="257" w:lineRule="auto"/>
              <w:rPr>
                <w:rFonts w:eastAsia="Arial"/>
                <w:strike/>
                <w:color w:val="000000" w:themeColor="text1"/>
              </w:rPr>
            </w:pPr>
            <w:r w:rsidRPr="23B08687">
              <w:rPr>
                <w:rFonts w:eastAsia="Arial"/>
                <w:strike/>
                <w:color w:val="000000" w:themeColor="text1"/>
              </w:rPr>
              <w:t>Admissions Stage Change</w:t>
            </w:r>
          </w:p>
        </w:tc>
        <w:tc>
          <w:tcPr>
            <w:tcW w:w="5340" w:type="dxa"/>
            <w:tcMar>
              <w:top w:w="15" w:type="dxa"/>
              <w:left w:w="108" w:type="dxa"/>
              <w:bottom w:w="15" w:type="dxa"/>
              <w:right w:w="108" w:type="dxa"/>
            </w:tcMar>
          </w:tcPr>
          <w:p w14:paraId="21126B50" w14:textId="6D2C10A2" w:rsidR="4A4C7DB6" w:rsidRDefault="4A4C7DB6" w:rsidP="1D243EFC">
            <w:pPr>
              <w:spacing w:line="257" w:lineRule="auto"/>
              <w:rPr>
                <w:rFonts w:eastAsia="Arial"/>
                <w:color w:val="000000" w:themeColor="text1"/>
              </w:rPr>
            </w:pPr>
            <w:r w:rsidRPr="1D243EFC">
              <w:rPr>
                <w:rFonts w:eastAsia="Arial"/>
                <w:b/>
                <w:bCs/>
                <w:color w:val="000000" w:themeColor="text1"/>
              </w:rPr>
              <w:t>Name:</w:t>
            </w:r>
            <w:r w:rsidRPr="1D243EFC">
              <w:rPr>
                <w:rFonts w:eastAsia="Arial"/>
                <w:color w:val="000000" w:themeColor="text1"/>
              </w:rPr>
              <w:t xml:space="preserve"> RecurringRuleSet_ApplicationCancelledbyInstitution</w:t>
            </w:r>
          </w:p>
          <w:p w14:paraId="7FE77184" w14:textId="52566F86" w:rsidR="4A4C7DB6" w:rsidRDefault="4A4C7DB6" w:rsidP="4A4C7DB6">
            <w:pPr>
              <w:spacing w:line="257" w:lineRule="auto"/>
            </w:pPr>
            <w:r w:rsidRPr="67694D83">
              <w:rPr>
                <w:rFonts w:eastAsia="Arial"/>
                <w:b/>
                <w:bCs/>
                <w:color w:val="000000" w:themeColor="text1"/>
              </w:rPr>
              <w:t xml:space="preserve">Description: </w:t>
            </w:r>
            <w:r w:rsidRPr="67694D83">
              <w:rPr>
                <w:rFonts w:eastAsia="Arial"/>
                <w:color w:val="000000" w:themeColor="text1"/>
              </w:rPr>
              <w:t>Recurring ruleset to run App</w:t>
            </w:r>
          </w:p>
          <w:p w14:paraId="4A63D0EF" w14:textId="6EF52630" w:rsidR="4A4C7DB6" w:rsidRDefault="4A4C7DB6" w:rsidP="4A4C7DB6">
            <w:pPr>
              <w:spacing w:line="257" w:lineRule="auto"/>
            </w:pPr>
            <w:r w:rsidRPr="1D243EFC">
              <w:rPr>
                <w:rFonts w:eastAsia="Arial"/>
                <w:color w:val="000000" w:themeColor="text1"/>
              </w:rPr>
              <w:t>lication Cancelled by Institution Auto-Assessment to check if Offer Expiry Date Hard = Today’s Date + 1</w:t>
            </w:r>
          </w:p>
        </w:tc>
        <w:tc>
          <w:tcPr>
            <w:tcW w:w="6005" w:type="dxa"/>
            <w:tcMar>
              <w:top w:w="15" w:type="dxa"/>
              <w:left w:w="108" w:type="dxa"/>
              <w:bottom w:w="15" w:type="dxa"/>
              <w:right w:w="108" w:type="dxa"/>
            </w:tcMar>
          </w:tcPr>
          <w:p w14:paraId="1728B7B9" w14:textId="49E8168D" w:rsidR="40BDB90F" w:rsidRDefault="40BDB90F" w:rsidP="4A4C7DB6">
            <w:pPr>
              <w:rPr>
                <w:rFonts w:eastAsia="Arial"/>
                <w:color w:val="000000" w:themeColor="text1"/>
              </w:rPr>
            </w:pPr>
            <w:r w:rsidRPr="4A4C7DB6">
              <w:rPr>
                <w:rFonts w:eastAsia="Arial"/>
                <w:b/>
                <w:bCs/>
                <w:color w:val="000000" w:themeColor="text1"/>
              </w:rPr>
              <w:t xml:space="preserve">Trigger: </w:t>
            </w:r>
            <w:r w:rsidRPr="4A4C7DB6">
              <w:rPr>
                <w:rFonts w:eastAsia="Arial"/>
                <w:color w:val="000000" w:themeColor="text1"/>
              </w:rPr>
              <w:t>RS-306-006</w:t>
            </w:r>
          </w:p>
          <w:p w14:paraId="4624E508" w14:textId="6D95A5A7" w:rsidR="4A4C7DB6" w:rsidRDefault="4A4C7DB6" w:rsidP="4A4C7DB6">
            <w:pPr>
              <w:rPr>
                <w:rFonts w:eastAsia="Arial"/>
                <w:b/>
                <w:bCs/>
                <w:color w:val="000000" w:themeColor="text1"/>
                <w:lang w:val="en-US"/>
              </w:rPr>
            </w:pPr>
          </w:p>
        </w:tc>
        <w:tc>
          <w:tcPr>
            <w:tcW w:w="2960" w:type="dxa"/>
          </w:tcPr>
          <w:p w14:paraId="43623AE4" w14:textId="2AECBA79" w:rsidR="5725011E" w:rsidRDefault="5725011E" w:rsidP="4A4C7DB6">
            <w:pPr>
              <w:spacing w:line="259" w:lineRule="auto"/>
              <w:rPr>
                <w:color w:val="FF0000"/>
                <w:lang w:val="en-US"/>
              </w:rPr>
            </w:pPr>
            <w:r w:rsidRPr="4A4C7DB6">
              <w:rPr>
                <w:color w:val="FF0000"/>
                <w:lang w:val="en-US"/>
              </w:rPr>
              <w:t>Added by Thesis</w:t>
            </w:r>
          </w:p>
        </w:tc>
      </w:tr>
      <w:tr w:rsidR="3E15EAC6" w14:paraId="76CBEBB0" w14:textId="77777777" w:rsidTr="23B08687">
        <w:trPr>
          <w:trHeight w:val="288"/>
        </w:trPr>
        <w:tc>
          <w:tcPr>
            <w:tcW w:w="905" w:type="dxa"/>
            <w:tcMar>
              <w:top w:w="15" w:type="dxa"/>
              <w:left w:w="108" w:type="dxa"/>
              <w:bottom w:w="15" w:type="dxa"/>
              <w:right w:w="108" w:type="dxa"/>
            </w:tcMar>
          </w:tcPr>
          <w:p w14:paraId="0644F815" w14:textId="19BB72E8" w:rsidR="012682EE" w:rsidRDefault="012682EE" w:rsidP="3E15EAC6">
            <w:pPr>
              <w:spacing w:line="259" w:lineRule="auto"/>
              <w:rPr>
                <w:rFonts w:eastAsia="Arial"/>
                <w:color w:val="000000" w:themeColor="text1"/>
                <w:lang w:val="en-US"/>
              </w:rPr>
            </w:pPr>
            <w:r w:rsidRPr="3E15EAC6">
              <w:rPr>
                <w:rFonts w:eastAsia="Arial"/>
                <w:color w:val="000000" w:themeColor="text1"/>
                <w:lang w:val="en-US"/>
              </w:rPr>
              <w:t>TRS-306-012</w:t>
            </w:r>
          </w:p>
        </w:tc>
        <w:tc>
          <w:tcPr>
            <w:tcW w:w="2070" w:type="dxa"/>
            <w:tcMar>
              <w:top w:w="15" w:type="dxa"/>
              <w:left w:w="108" w:type="dxa"/>
              <w:bottom w:w="15" w:type="dxa"/>
              <w:right w:w="108" w:type="dxa"/>
            </w:tcMar>
          </w:tcPr>
          <w:p w14:paraId="1A8A618A" w14:textId="7F7A54CB" w:rsidR="012682EE" w:rsidRDefault="012682EE" w:rsidP="3E15EAC6">
            <w:pPr>
              <w:spacing w:line="259" w:lineRule="auto"/>
            </w:pPr>
            <w:r w:rsidRPr="3E15EAC6">
              <w:rPr>
                <w:rFonts w:eastAsia="Arial"/>
                <w:color w:val="000000" w:themeColor="text1"/>
                <w:lang w:val="en-US"/>
              </w:rPr>
              <w:t>Admissions Stage Change</w:t>
            </w:r>
          </w:p>
          <w:p w14:paraId="50C2F44E" w14:textId="6D8FCD74" w:rsidR="3E15EAC6" w:rsidRDefault="3E15EAC6" w:rsidP="3E15EAC6">
            <w:pPr>
              <w:spacing w:line="257" w:lineRule="auto"/>
              <w:rPr>
                <w:rFonts w:eastAsia="Arial"/>
                <w:color w:val="000000" w:themeColor="text1"/>
              </w:rPr>
            </w:pPr>
          </w:p>
        </w:tc>
        <w:tc>
          <w:tcPr>
            <w:tcW w:w="5340" w:type="dxa"/>
            <w:tcMar>
              <w:top w:w="15" w:type="dxa"/>
              <w:left w:w="108" w:type="dxa"/>
              <w:bottom w:w="15" w:type="dxa"/>
              <w:right w:w="108" w:type="dxa"/>
            </w:tcMar>
          </w:tcPr>
          <w:p w14:paraId="15F753D2" w14:textId="1E01F6C6" w:rsidR="012682EE" w:rsidRDefault="012682EE" w:rsidP="3E15EAC6">
            <w:pPr>
              <w:spacing w:line="257" w:lineRule="auto"/>
              <w:rPr>
                <w:rFonts w:eastAsia="Arial"/>
                <w:b/>
                <w:bCs/>
                <w:color w:val="000000" w:themeColor="text1"/>
              </w:rPr>
            </w:pPr>
            <w:r w:rsidRPr="3E15EAC6">
              <w:rPr>
                <w:rFonts w:eastAsia="Arial"/>
                <w:b/>
                <w:bCs/>
                <w:color w:val="000000" w:themeColor="text1"/>
              </w:rPr>
              <w:t xml:space="preserve">Name: </w:t>
            </w:r>
            <w:r w:rsidRPr="3E15EAC6">
              <w:rPr>
                <w:rFonts w:eastAsia="Arial"/>
                <w:color w:val="000000" w:themeColor="text1"/>
              </w:rPr>
              <w:t>Auto-Assessment: App on Hold - New Hold Created</w:t>
            </w:r>
            <w:r>
              <w:br/>
            </w:r>
            <w:r w:rsidRPr="3E15EAC6">
              <w:rPr>
                <w:rFonts w:eastAsia="Arial"/>
                <w:b/>
                <w:bCs/>
                <w:color w:val="000000" w:themeColor="text1"/>
              </w:rPr>
              <w:t xml:space="preserve">Description: </w:t>
            </w:r>
            <w:r w:rsidRPr="3E15EAC6">
              <w:rPr>
                <w:rFonts w:eastAsia="Arial"/>
                <w:color w:val="000000" w:themeColor="text1"/>
              </w:rPr>
              <w:t>Run the Auto-Assessment: Application on Hold rule set when a hold is added to the Person Record</w:t>
            </w:r>
          </w:p>
        </w:tc>
        <w:tc>
          <w:tcPr>
            <w:tcW w:w="6005" w:type="dxa"/>
            <w:tcMar>
              <w:top w:w="15" w:type="dxa"/>
              <w:left w:w="108" w:type="dxa"/>
              <w:bottom w:w="15" w:type="dxa"/>
              <w:right w:w="108" w:type="dxa"/>
            </w:tcMar>
          </w:tcPr>
          <w:p w14:paraId="27EA64F4" w14:textId="56E77505" w:rsidR="012682EE" w:rsidRDefault="012682EE" w:rsidP="3E15EAC6">
            <w:pPr>
              <w:rPr>
                <w:rFonts w:eastAsia="Arial"/>
                <w:b/>
                <w:bCs/>
                <w:color w:val="000000" w:themeColor="text1"/>
              </w:rPr>
            </w:pPr>
            <w:r w:rsidRPr="3E15EAC6">
              <w:rPr>
                <w:rFonts w:eastAsia="Arial"/>
                <w:b/>
                <w:bCs/>
                <w:color w:val="000000" w:themeColor="text1"/>
              </w:rPr>
              <w:t xml:space="preserve">Trigger: </w:t>
            </w:r>
            <w:r w:rsidRPr="3E15EAC6">
              <w:rPr>
                <w:rFonts w:eastAsia="Arial"/>
                <w:color w:val="000000" w:themeColor="text1"/>
              </w:rPr>
              <w:t>New Hold Created</w:t>
            </w:r>
          </w:p>
        </w:tc>
        <w:tc>
          <w:tcPr>
            <w:tcW w:w="2960" w:type="dxa"/>
          </w:tcPr>
          <w:p w14:paraId="63E20403" w14:textId="1BCC6F54" w:rsidR="012682EE" w:rsidRDefault="012682EE" w:rsidP="3E15EAC6">
            <w:pPr>
              <w:spacing w:line="259" w:lineRule="auto"/>
              <w:rPr>
                <w:color w:val="FF0000"/>
                <w:lang w:val="en-US"/>
              </w:rPr>
            </w:pPr>
            <w:r w:rsidRPr="3E15EAC6">
              <w:rPr>
                <w:color w:val="FF0000"/>
                <w:lang w:val="en-US"/>
              </w:rPr>
              <w:t>Added by Thesis</w:t>
            </w:r>
          </w:p>
        </w:tc>
      </w:tr>
      <w:tr w:rsidR="71FB1180" w14:paraId="15E0A092" w14:textId="77777777" w:rsidTr="23B08687">
        <w:trPr>
          <w:trHeight w:val="1215"/>
        </w:trPr>
        <w:tc>
          <w:tcPr>
            <w:tcW w:w="905" w:type="dxa"/>
            <w:tcMar>
              <w:top w:w="15" w:type="dxa"/>
              <w:left w:w="108" w:type="dxa"/>
              <w:bottom w:w="15" w:type="dxa"/>
              <w:right w:w="108" w:type="dxa"/>
            </w:tcMar>
          </w:tcPr>
          <w:p w14:paraId="3B968901" w14:textId="638A84D5" w:rsidR="47335C38" w:rsidRDefault="47335C38" w:rsidP="71FB1180">
            <w:pPr>
              <w:spacing w:line="259" w:lineRule="auto"/>
              <w:rPr>
                <w:rFonts w:eastAsia="Arial"/>
                <w:color w:val="000000" w:themeColor="text1"/>
                <w:lang w:val="en-US"/>
              </w:rPr>
            </w:pPr>
            <w:r w:rsidRPr="71FB1180">
              <w:rPr>
                <w:rFonts w:eastAsia="Arial"/>
                <w:color w:val="000000" w:themeColor="text1"/>
                <w:lang w:val="en-US"/>
              </w:rPr>
              <w:t>TRS-306-013</w:t>
            </w:r>
          </w:p>
        </w:tc>
        <w:tc>
          <w:tcPr>
            <w:tcW w:w="2070" w:type="dxa"/>
            <w:tcMar>
              <w:top w:w="15" w:type="dxa"/>
              <w:left w:w="108" w:type="dxa"/>
              <w:bottom w:w="15" w:type="dxa"/>
              <w:right w:w="108" w:type="dxa"/>
            </w:tcMar>
          </w:tcPr>
          <w:p w14:paraId="286EFE19" w14:textId="02D0F05A" w:rsidR="47335C38" w:rsidRDefault="47335C38" w:rsidP="71FB1180">
            <w:pPr>
              <w:spacing w:line="259" w:lineRule="auto"/>
              <w:rPr>
                <w:rFonts w:eastAsia="Arial"/>
                <w:color w:val="000000" w:themeColor="text1"/>
                <w:lang w:val="en-US"/>
              </w:rPr>
            </w:pPr>
            <w:r w:rsidRPr="71FB1180">
              <w:rPr>
                <w:rFonts w:eastAsia="Arial"/>
                <w:color w:val="000000" w:themeColor="text1"/>
                <w:lang w:val="en-US"/>
              </w:rPr>
              <w:t>Expose T&amp;C</w:t>
            </w:r>
          </w:p>
        </w:tc>
        <w:tc>
          <w:tcPr>
            <w:tcW w:w="5340" w:type="dxa"/>
            <w:tcMar>
              <w:top w:w="15" w:type="dxa"/>
              <w:left w:w="108" w:type="dxa"/>
              <w:bottom w:w="15" w:type="dxa"/>
              <w:right w:w="108" w:type="dxa"/>
            </w:tcMar>
          </w:tcPr>
          <w:p w14:paraId="77D037BB" w14:textId="62A6639C" w:rsidR="47335C38" w:rsidRDefault="47335C38" w:rsidP="71FB1180">
            <w:pPr>
              <w:spacing w:line="257" w:lineRule="auto"/>
              <w:rPr>
                <w:rFonts w:eastAsia="Arial"/>
                <w:color w:val="000000" w:themeColor="text1"/>
              </w:rPr>
            </w:pPr>
            <w:r w:rsidRPr="71FB1180">
              <w:rPr>
                <w:rFonts w:eastAsia="Arial"/>
                <w:b/>
                <w:bCs/>
                <w:color w:val="000000" w:themeColor="text1"/>
              </w:rPr>
              <w:t xml:space="preserve">Name: </w:t>
            </w:r>
            <w:r w:rsidRPr="71FB1180">
              <w:rPr>
                <w:rFonts w:eastAsia="Arial"/>
                <w:color w:val="000000" w:themeColor="text1"/>
              </w:rPr>
              <w:t>TRS</w:t>
            </w:r>
            <w:r w:rsidR="769FEAA2" w:rsidRPr="71FB1180">
              <w:rPr>
                <w:rFonts w:eastAsia="Arial"/>
                <w:color w:val="000000" w:themeColor="text1"/>
              </w:rPr>
              <w:t xml:space="preserve"> – </w:t>
            </w:r>
            <w:r w:rsidRPr="71FB1180">
              <w:rPr>
                <w:rFonts w:eastAsia="Arial"/>
                <w:color w:val="000000" w:themeColor="text1"/>
              </w:rPr>
              <w:t>Expose OCAS Checklist T&amp;C - Remove Hold</w:t>
            </w:r>
            <w:r>
              <w:br/>
            </w:r>
            <w:r w:rsidR="1803A052" w:rsidRPr="71FB1180">
              <w:rPr>
                <w:rFonts w:eastAsia="Arial"/>
                <w:b/>
                <w:bCs/>
                <w:color w:val="000000" w:themeColor="text1"/>
              </w:rPr>
              <w:t xml:space="preserve">Description: </w:t>
            </w:r>
            <w:r w:rsidR="1803A052" w:rsidRPr="71FB1180">
              <w:rPr>
                <w:rFonts w:eastAsia="Arial"/>
                <w:color w:val="000000" w:themeColor="text1"/>
              </w:rPr>
              <w:t>Remove hold when OCAS T&amp;C is accepted</w:t>
            </w:r>
          </w:p>
        </w:tc>
        <w:tc>
          <w:tcPr>
            <w:tcW w:w="6005" w:type="dxa"/>
            <w:tcMar>
              <w:top w:w="15" w:type="dxa"/>
              <w:left w:w="108" w:type="dxa"/>
              <w:bottom w:w="15" w:type="dxa"/>
              <w:right w:w="108" w:type="dxa"/>
            </w:tcMar>
          </w:tcPr>
          <w:p w14:paraId="225D1184" w14:textId="7576DB06" w:rsidR="65AE35D4" w:rsidRDefault="65AE35D4" w:rsidP="418964C5">
            <w:pPr>
              <w:rPr>
                <w:rFonts w:eastAsia="Arial"/>
                <w:b/>
                <w:bCs/>
                <w:color w:val="000000" w:themeColor="text1"/>
              </w:rPr>
            </w:pPr>
            <w:r w:rsidRPr="418964C5">
              <w:rPr>
                <w:rFonts w:eastAsia="Arial"/>
                <w:b/>
                <w:bCs/>
                <w:color w:val="000000" w:themeColor="text1"/>
              </w:rPr>
              <w:t xml:space="preserve">Trigger: </w:t>
            </w:r>
            <w:r w:rsidRPr="418964C5">
              <w:rPr>
                <w:rFonts w:eastAsia="Arial"/>
                <w:color w:val="000000" w:themeColor="text1"/>
              </w:rPr>
              <w:t>OCAS T&amp;C is accepted</w:t>
            </w:r>
          </w:p>
          <w:p w14:paraId="1B7FC5EA" w14:textId="340D4608" w:rsidR="65AE35D4" w:rsidRDefault="3ED58D3E" w:rsidP="418964C5">
            <w:pPr>
              <w:rPr>
                <w:rFonts w:eastAsia="Arial"/>
                <w:color w:val="000000" w:themeColor="text1"/>
              </w:rPr>
            </w:pPr>
            <w:r w:rsidRPr="418964C5">
              <w:rPr>
                <w:rFonts w:eastAsia="Arial"/>
                <w:b/>
                <w:bCs/>
                <w:color w:val="000000" w:themeColor="text1"/>
              </w:rPr>
              <w:t>Logic:</w:t>
            </w:r>
            <w:r w:rsidR="7A4E43CA" w:rsidRPr="418964C5">
              <w:rPr>
                <w:rFonts w:eastAsia="Arial"/>
                <w:b/>
                <w:bCs/>
                <w:color w:val="000000" w:themeColor="text1"/>
              </w:rPr>
              <w:t xml:space="preserve"> </w:t>
            </w:r>
          </w:p>
          <w:p w14:paraId="115F1B71" w14:textId="045128D4" w:rsidR="65AE35D4" w:rsidRDefault="791BC73C" w:rsidP="418964C5">
            <w:pPr>
              <w:pStyle w:val="ListParagraph"/>
              <w:numPr>
                <w:ilvl w:val="0"/>
                <w:numId w:val="4"/>
              </w:numPr>
              <w:rPr>
                <w:rFonts w:eastAsia="Arial"/>
                <w:b/>
                <w:bCs/>
                <w:color w:val="000000" w:themeColor="text1"/>
              </w:rPr>
            </w:pPr>
            <w:r w:rsidRPr="418964C5">
              <w:rPr>
                <w:rFonts w:eastAsia="Arial"/>
                <w:color w:val="000000" w:themeColor="text1"/>
              </w:rPr>
              <w:t xml:space="preserve">    </w:t>
            </w:r>
            <w:r w:rsidR="4A612366" w:rsidRPr="418964C5">
              <w:rPr>
                <w:rFonts w:eastAsia="Arial"/>
                <w:color w:val="000000" w:themeColor="text1"/>
              </w:rPr>
              <w:t>Is the OCAS Checklist accepted?</w:t>
            </w:r>
          </w:p>
          <w:p w14:paraId="446CD26E" w14:textId="7355D1FB" w:rsidR="65AE35D4" w:rsidRDefault="4A612366" w:rsidP="418964C5">
            <w:pPr>
              <w:pStyle w:val="ListParagraph"/>
              <w:numPr>
                <w:ilvl w:val="1"/>
                <w:numId w:val="4"/>
              </w:numPr>
              <w:rPr>
                <w:rFonts w:eastAsia="Calibri"/>
                <w:b/>
                <w:bCs/>
                <w:color w:val="000000" w:themeColor="text1"/>
              </w:rPr>
            </w:pPr>
            <w:r w:rsidRPr="418964C5">
              <w:rPr>
                <w:rFonts w:eastAsia="Arial"/>
                <w:color w:val="000000" w:themeColor="text1"/>
              </w:rPr>
              <w:t xml:space="preserve">Yes; </w:t>
            </w:r>
            <w:r w:rsidR="188AD081" w:rsidRPr="418964C5">
              <w:rPr>
                <w:rFonts w:eastAsia="Arial"/>
                <w:color w:val="000000" w:themeColor="text1"/>
              </w:rPr>
              <w:t>Void</w:t>
            </w:r>
            <w:r w:rsidRPr="418964C5">
              <w:rPr>
                <w:rFonts w:eastAsia="Arial"/>
                <w:color w:val="000000" w:themeColor="text1"/>
              </w:rPr>
              <w:t xml:space="preserve"> hold</w:t>
            </w:r>
          </w:p>
          <w:p w14:paraId="236294F8" w14:textId="0D423BF9" w:rsidR="65AE35D4" w:rsidRDefault="4A612366" w:rsidP="418964C5">
            <w:pPr>
              <w:pStyle w:val="ListParagraph"/>
              <w:numPr>
                <w:ilvl w:val="1"/>
                <w:numId w:val="4"/>
              </w:numPr>
              <w:rPr>
                <w:rFonts w:eastAsia="Calibri"/>
                <w:b/>
                <w:bCs/>
                <w:color w:val="000000" w:themeColor="text1"/>
              </w:rPr>
            </w:pPr>
            <w:r w:rsidRPr="418964C5">
              <w:rPr>
                <w:rFonts w:eastAsia="Arial"/>
                <w:color w:val="000000" w:themeColor="text1"/>
              </w:rPr>
              <w:t>No; no action</w:t>
            </w:r>
          </w:p>
        </w:tc>
        <w:tc>
          <w:tcPr>
            <w:tcW w:w="2960" w:type="dxa"/>
          </w:tcPr>
          <w:p w14:paraId="053AE0FE" w14:textId="68EECA78" w:rsidR="65AE35D4" w:rsidRDefault="65AE35D4" w:rsidP="71FB1180">
            <w:pPr>
              <w:spacing w:line="259" w:lineRule="auto"/>
              <w:rPr>
                <w:color w:val="FF0000"/>
                <w:lang w:val="en-US"/>
              </w:rPr>
            </w:pPr>
            <w:r w:rsidRPr="71FB1180">
              <w:rPr>
                <w:color w:val="FF0000"/>
                <w:lang w:val="en-US"/>
              </w:rPr>
              <w:t>Added by Thesis</w:t>
            </w:r>
          </w:p>
        </w:tc>
      </w:tr>
      <w:tr w:rsidR="71FB1180" w14:paraId="463000AB" w14:textId="77777777" w:rsidTr="23B08687">
        <w:trPr>
          <w:trHeight w:val="288"/>
        </w:trPr>
        <w:tc>
          <w:tcPr>
            <w:tcW w:w="905" w:type="dxa"/>
            <w:tcMar>
              <w:top w:w="15" w:type="dxa"/>
              <w:left w:w="108" w:type="dxa"/>
              <w:bottom w:w="15" w:type="dxa"/>
              <w:right w:w="108" w:type="dxa"/>
            </w:tcMar>
          </w:tcPr>
          <w:p w14:paraId="7003A9D3" w14:textId="3EEB36B8" w:rsidR="65AE35D4" w:rsidRDefault="65AE35D4" w:rsidP="71FB1180">
            <w:pPr>
              <w:spacing w:line="259" w:lineRule="auto"/>
              <w:rPr>
                <w:rFonts w:eastAsia="Arial"/>
                <w:color w:val="000000" w:themeColor="text1"/>
                <w:lang w:val="en-US"/>
              </w:rPr>
            </w:pPr>
            <w:r w:rsidRPr="71FB1180">
              <w:rPr>
                <w:rFonts w:eastAsia="Arial"/>
                <w:color w:val="000000" w:themeColor="text1"/>
                <w:lang w:val="en-US"/>
              </w:rPr>
              <w:lastRenderedPageBreak/>
              <w:t>TRS-306-014</w:t>
            </w:r>
          </w:p>
        </w:tc>
        <w:tc>
          <w:tcPr>
            <w:tcW w:w="2070" w:type="dxa"/>
            <w:tcMar>
              <w:top w:w="15" w:type="dxa"/>
              <w:left w:w="108" w:type="dxa"/>
              <w:bottom w:w="15" w:type="dxa"/>
              <w:right w:w="108" w:type="dxa"/>
            </w:tcMar>
          </w:tcPr>
          <w:p w14:paraId="3F8D0926" w14:textId="02D0F05A" w:rsidR="65AE35D4" w:rsidRDefault="65AE35D4" w:rsidP="71FB1180">
            <w:pPr>
              <w:spacing w:line="259" w:lineRule="auto"/>
              <w:rPr>
                <w:rFonts w:eastAsia="Arial"/>
                <w:color w:val="000000" w:themeColor="text1"/>
                <w:lang w:val="en-US"/>
              </w:rPr>
            </w:pPr>
            <w:r w:rsidRPr="71FB1180">
              <w:rPr>
                <w:rFonts w:eastAsia="Arial"/>
                <w:color w:val="000000" w:themeColor="text1"/>
                <w:lang w:val="en-US"/>
              </w:rPr>
              <w:t>Expose T&amp;C</w:t>
            </w:r>
          </w:p>
          <w:p w14:paraId="10111EB8" w14:textId="4F9322C6" w:rsidR="71FB1180" w:rsidRDefault="71FB1180" w:rsidP="71FB1180">
            <w:pPr>
              <w:spacing w:line="259" w:lineRule="auto"/>
              <w:rPr>
                <w:rFonts w:eastAsia="Arial"/>
                <w:color w:val="000000" w:themeColor="text1"/>
                <w:lang w:val="en-US"/>
              </w:rPr>
            </w:pPr>
          </w:p>
        </w:tc>
        <w:tc>
          <w:tcPr>
            <w:tcW w:w="5340" w:type="dxa"/>
            <w:tcMar>
              <w:top w:w="15" w:type="dxa"/>
              <w:left w:w="108" w:type="dxa"/>
              <w:bottom w:w="15" w:type="dxa"/>
              <w:right w:w="108" w:type="dxa"/>
            </w:tcMar>
          </w:tcPr>
          <w:p w14:paraId="352FA8B8" w14:textId="61445311" w:rsidR="65AE35D4" w:rsidRDefault="65AE35D4" w:rsidP="71FB1180">
            <w:pPr>
              <w:spacing w:line="257" w:lineRule="auto"/>
              <w:rPr>
                <w:rFonts w:eastAsia="Arial"/>
                <w:color w:val="000000" w:themeColor="text1"/>
              </w:rPr>
            </w:pPr>
            <w:r w:rsidRPr="71CE737F">
              <w:rPr>
                <w:rFonts w:eastAsia="Arial"/>
                <w:b/>
                <w:bCs/>
                <w:color w:val="000000" w:themeColor="text1"/>
              </w:rPr>
              <w:t xml:space="preserve">Name: </w:t>
            </w:r>
            <w:r w:rsidRPr="71CE737F">
              <w:rPr>
                <w:rFonts w:eastAsia="Arial"/>
                <w:color w:val="000000" w:themeColor="text1"/>
              </w:rPr>
              <w:t xml:space="preserve">TRS </w:t>
            </w:r>
            <w:r w:rsidR="1D4999A6" w:rsidRPr="71CE737F">
              <w:rPr>
                <w:rFonts w:eastAsia="Arial"/>
                <w:color w:val="000000" w:themeColor="text1"/>
              </w:rPr>
              <w:t xml:space="preserve">- </w:t>
            </w:r>
            <w:r w:rsidRPr="71CE737F">
              <w:rPr>
                <w:rFonts w:eastAsia="Arial"/>
                <w:color w:val="000000" w:themeColor="text1"/>
              </w:rPr>
              <w:t xml:space="preserve">Expose </w:t>
            </w:r>
            <w:r w:rsidRPr="71CE737F">
              <w:rPr>
                <w:rFonts w:eastAsia="Arial"/>
                <w:color w:val="000000" w:themeColor="text1"/>
                <w:lang w:val="en-US"/>
              </w:rPr>
              <w:t>myAC</w:t>
            </w:r>
            <w:r w:rsidRPr="71CE737F">
              <w:rPr>
                <w:rFonts w:eastAsia="Arial"/>
                <w:color w:val="000000" w:themeColor="text1"/>
              </w:rPr>
              <w:t xml:space="preserve"> Checklist T&amp;C - Remove Hold</w:t>
            </w:r>
            <w:r>
              <w:br/>
            </w:r>
            <w:r w:rsidRPr="71CE737F">
              <w:rPr>
                <w:rFonts w:eastAsia="Arial"/>
                <w:b/>
                <w:bCs/>
                <w:color w:val="000000" w:themeColor="text1"/>
              </w:rPr>
              <w:t xml:space="preserve">Description: </w:t>
            </w:r>
            <w:r w:rsidRPr="71CE737F">
              <w:rPr>
                <w:rFonts w:eastAsia="Arial"/>
                <w:color w:val="000000" w:themeColor="text1"/>
              </w:rPr>
              <w:t xml:space="preserve">Remove hold when </w:t>
            </w:r>
            <w:r w:rsidR="42F0452A" w:rsidRPr="71CE737F">
              <w:rPr>
                <w:rFonts w:eastAsia="Arial"/>
                <w:color w:val="000000" w:themeColor="text1"/>
                <w:lang w:val="en-US"/>
              </w:rPr>
              <w:t>myAC</w:t>
            </w:r>
            <w:r w:rsidR="42F0452A" w:rsidRPr="71CE737F">
              <w:rPr>
                <w:rFonts w:eastAsia="Arial"/>
                <w:color w:val="000000" w:themeColor="text1"/>
              </w:rPr>
              <w:t xml:space="preserve"> </w:t>
            </w:r>
            <w:r w:rsidRPr="71CE737F">
              <w:rPr>
                <w:rFonts w:eastAsia="Arial"/>
                <w:color w:val="000000" w:themeColor="text1"/>
              </w:rPr>
              <w:t>T&amp;C is accepted</w:t>
            </w:r>
          </w:p>
        </w:tc>
        <w:tc>
          <w:tcPr>
            <w:tcW w:w="6005" w:type="dxa"/>
            <w:tcMar>
              <w:top w:w="15" w:type="dxa"/>
              <w:left w:w="108" w:type="dxa"/>
              <w:bottom w:w="15" w:type="dxa"/>
              <w:right w:w="108" w:type="dxa"/>
            </w:tcMar>
          </w:tcPr>
          <w:p w14:paraId="183722E4" w14:textId="513F76F7" w:rsidR="2CA56402" w:rsidRDefault="2CA56402" w:rsidP="1D243EFC">
            <w:pPr>
              <w:rPr>
                <w:rFonts w:eastAsia="Arial"/>
                <w:color w:val="000000" w:themeColor="text1"/>
              </w:rPr>
            </w:pPr>
            <w:r w:rsidRPr="1D243EFC">
              <w:rPr>
                <w:rFonts w:eastAsia="Arial"/>
                <w:b/>
                <w:bCs/>
                <w:color w:val="000000" w:themeColor="text1"/>
              </w:rPr>
              <w:t xml:space="preserve">Trigger: </w:t>
            </w:r>
            <w:r w:rsidRPr="1D243EFC">
              <w:rPr>
                <w:rFonts w:eastAsia="Arial"/>
                <w:color w:val="000000" w:themeColor="text1"/>
              </w:rPr>
              <w:t>myAC T&amp;C is accepted</w:t>
            </w:r>
          </w:p>
          <w:p w14:paraId="4A2542CE" w14:textId="0A87E082" w:rsidR="71FB1180" w:rsidRDefault="42521881" w:rsidP="418964C5">
            <w:pPr>
              <w:rPr>
                <w:rFonts w:eastAsia="Arial"/>
                <w:b/>
                <w:bCs/>
                <w:color w:val="000000" w:themeColor="text1"/>
              </w:rPr>
            </w:pPr>
            <w:r w:rsidRPr="418964C5">
              <w:rPr>
                <w:rFonts w:eastAsia="Arial"/>
                <w:b/>
                <w:bCs/>
                <w:color w:val="000000" w:themeColor="text1"/>
              </w:rPr>
              <w:t>Logic:</w:t>
            </w:r>
          </w:p>
          <w:p w14:paraId="18315824" w14:textId="117371B4" w:rsidR="71FB1180" w:rsidRDefault="35785E83" w:rsidP="1D243EFC">
            <w:pPr>
              <w:pStyle w:val="ListParagraph"/>
              <w:numPr>
                <w:ilvl w:val="0"/>
                <w:numId w:val="4"/>
              </w:numPr>
              <w:rPr>
                <w:rFonts w:eastAsia="Arial"/>
                <w:b/>
                <w:bCs/>
                <w:color w:val="000000" w:themeColor="text1"/>
              </w:rPr>
            </w:pPr>
            <w:r w:rsidRPr="1D243EFC">
              <w:rPr>
                <w:rFonts w:eastAsia="Arial"/>
                <w:color w:val="000000" w:themeColor="text1"/>
              </w:rPr>
              <w:t xml:space="preserve">  Is the myAC Checklist accepted?</w:t>
            </w:r>
          </w:p>
          <w:p w14:paraId="39505362" w14:textId="537B14E5" w:rsidR="71FB1180" w:rsidRDefault="35785E83" w:rsidP="418964C5">
            <w:pPr>
              <w:pStyle w:val="ListParagraph"/>
              <w:numPr>
                <w:ilvl w:val="1"/>
                <w:numId w:val="4"/>
              </w:numPr>
              <w:rPr>
                <w:rFonts w:eastAsia="Calibri"/>
                <w:b/>
                <w:bCs/>
                <w:color w:val="000000" w:themeColor="text1"/>
              </w:rPr>
            </w:pPr>
            <w:r w:rsidRPr="418964C5">
              <w:rPr>
                <w:rFonts w:eastAsia="Arial"/>
                <w:color w:val="000000" w:themeColor="text1"/>
              </w:rPr>
              <w:t xml:space="preserve">Yes; </w:t>
            </w:r>
            <w:r w:rsidR="5EC90EAE" w:rsidRPr="418964C5">
              <w:rPr>
                <w:rFonts w:eastAsia="Arial"/>
                <w:color w:val="000000" w:themeColor="text1"/>
              </w:rPr>
              <w:t xml:space="preserve">Void </w:t>
            </w:r>
            <w:r w:rsidRPr="418964C5">
              <w:rPr>
                <w:rFonts w:eastAsia="Arial"/>
                <w:color w:val="000000" w:themeColor="text1"/>
              </w:rPr>
              <w:t>hold</w:t>
            </w:r>
          </w:p>
          <w:p w14:paraId="657D1EF5" w14:textId="14C7F6B1" w:rsidR="71FB1180" w:rsidRDefault="35785E83" w:rsidP="418964C5">
            <w:pPr>
              <w:pStyle w:val="ListParagraph"/>
              <w:numPr>
                <w:ilvl w:val="1"/>
                <w:numId w:val="4"/>
              </w:numPr>
              <w:rPr>
                <w:rFonts w:eastAsia="Calibri"/>
                <w:b/>
                <w:bCs/>
                <w:color w:val="000000" w:themeColor="text1"/>
              </w:rPr>
            </w:pPr>
            <w:r w:rsidRPr="418964C5">
              <w:rPr>
                <w:rFonts w:eastAsia="Arial"/>
                <w:color w:val="000000" w:themeColor="text1"/>
              </w:rPr>
              <w:t>No; no action</w:t>
            </w:r>
          </w:p>
        </w:tc>
        <w:tc>
          <w:tcPr>
            <w:tcW w:w="2960" w:type="dxa"/>
          </w:tcPr>
          <w:p w14:paraId="7D4226BD" w14:textId="68EECA78" w:rsidR="2CA56402" w:rsidRDefault="2CA56402" w:rsidP="71FB1180">
            <w:pPr>
              <w:spacing w:line="259" w:lineRule="auto"/>
              <w:rPr>
                <w:color w:val="FF0000"/>
                <w:lang w:val="en-US"/>
              </w:rPr>
            </w:pPr>
            <w:r w:rsidRPr="71FB1180">
              <w:rPr>
                <w:color w:val="FF0000"/>
                <w:lang w:val="en-US"/>
              </w:rPr>
              <w:t>Added by Thesis</w:t>
            </w:r>
          </w:p>
          <w:p w14:paraId="455F082F" w14:textId="5B89E468" w:rsidR="71FB1180" w:rsidRDefault="71FB1180" w:rsidP="71FB1180">
            <w:pPr>
              <w:spacing w:line="259" w:lineRule="auto"/>
              <w:rPr>
                <w:color w:val="FF0000"/>
                <w:lang w:val="en-US"/>
              </w:rPr>
            </w:pPr>
          </w:p>
        </w:tc>
      </w:tr>
      <w:tr w:rsidR="71FB1180" w14:paraId="7DA4C3DE" w14:textId="77777777" w:rsidTr="23B08687">
        <w:trPr>
          <w:trHeight w:val="288"/>
        </w:trPr>
        <w:tc>
          <w:tcPr>
            <w:tcW w:w="905" w:type="dxa"/>
            <w:tcMar>
              <w:top w:w="15" w:type="dxa"/>
              <w:left w:w="108" w:type="dxa"/>
              <w:bottom w:w="15" w:type="dxa"/>
              <w:right w:w="108" w:type="dxa"/>
            </w:tcMar>
          </w:tcPr>
          <w:p w14:paraId="370982AC" w14:textId="61268736" w:rsidR="2CA56402" w:rsidRDefault="2CA56402" w:rsidP="71FB1180">
            <w:pPr>
              <w:spacing w:line="259" w:lineRule="auto"/>
              <w:rPr>
                <w:rFonts w:eastAsia="Arial"/>
                <w:color w:val="000000" w:themeColor="text1"/>
                <w:lang w:val="en-US"/>
              </w:rPr>
            </w:pPr>
            <w:r w:rsidRPr="71FB1180">
              <w:rPr>
                <w:rFonts w:eastAsia="Arial"/>
                <w:color w:val="000000" w:themeColor="text1"/>
                <w:lang w:val="en-US"/>
              </w:rPr>
              <w:t>TRS-306-015</w:t>
            </w:r>
          </w:p>
        </w:tc>
        <w:tc>
          <w:tcPr>
            <w:tcW w:w="2070" w:type="dxa"/>
            <w:tcMar>
              <w:top w:w="15" w:type="dxa"/>
              <w:left w:w="108" w:type="dxa"/>
              <w:bottom w:w="15" w:type="dxa"/>
              <w:right w:w="108" w:type="dxa"/>
            </w:tcMar>
          </w:tcPr>
          <w:p w14:paraId="26C8B200" w14:textId="02D0F05A" w:rsidR="2CA56402" w:rsidRDefault="2CA56402" w:rsidP="71FB1180">
            <w:pPr>
              <w:spacing w:line="259" w:lineRule="auto"/>
              <w:rPr>
                <w:rFonts w:eastAsia="Arial"/>
                <w:color w:val="000000" w:themeColor="text1"/>
                <w:lang w:val="en-US"/>
              </w:rPr>
            </w:pPr>
            <w:r w:rsidRPr="71FB1180">
              <w:rPr>
                <w:rFonts w:eastAsia="Arial"/>
                <w:color w:val="000000" w:themeColor="text1"/>
                <w:lang w:val="en-US"/>
              </w:rPr>
              <w:t>Expose T&amp;C</w:t>
            </w:r>
          </w:p>
          <w:p w14:paraId="6215F159" w14:textId="38FAA484" w:rsidR="71FB1180" w:rsidRDefault="71FB1180" w:rsidP="71FB1180">
            <w:pPr>
              <w:spacing w:line="259" w:lineRule="auto"/>
              <w:rPr>
                <w:rFonts w:eastAsia="Arial"/>
                <w:color w:val="000000" w:themeColor="text1"/>
                <w:lang w:val="en-US"/>
              </w:rPr>
            </w:pPr>
          </w:p>
        </w:tc>
        <w:tc>
          <w:tcPr>
            <w:tcW w:w="5340" w:type="dxa"/>
            <w:tcMar>
              <w:top w:w="15" w:type="dxa"/>
              <w:left w:w="108" w:type="dxa"/>
              <w:bottom w:w="15" w:type="dxa"/>
              <w:right w:w="108" w:type="dxa"/>
            </w:tcMar>
          </w:tcPr>
          <w:p w14:paraId="07BD91B0" w14:textId="5C30CDC8" w:rsidR="2CA56402" w:rsidRDefault="2CA56402" w:rsidP="71FB1180">
            <w:pPr>
              <w:spacing w:line="257" w:lineRule="auto"/>
              <w:rPr>
                <w:rFonts w:eastAsia="Arial"/>
                <w:color w:val="000000" w:themeColor="text1"/>
              </w:rPr>
            </w:pPr>
            <w:r w:rsidRPr="71CE737F">
              <w:rPr>
                <w:rFonts w:eastAsia="Arial"/>
                <w:b/>
                <w:bCs/>
                <w:color w:val="000000" w:themeColor="text1"/>
              </w:rPr>
              <w:t xml:space="preserve">Name: </w:t>
            </w:r>
            <w:r w:rsidRPr="71CE737F">
              <w:rPr>
                <w:rFonts w:eastAsia="Arial"/>
                <w:color w:val="000000" w:themeColor="text1"/>
              </w:rPr>
              <w:t>TRS -</w:t>
            </w:r>
            <w:r w:rsidR="170C46B1" w:rsidRPr="71CE737F">
              <w:rPr>
                <w:rFonts w:eastAsia="Arial"/>
                <w:color w:val="000000" w:themeColor="text1"/>
              </w:rPr>
              <w:t xml:space="preserve"> </w:t>
            </w:r>
            <w:r w:rsidRPr="71CE737F">
              <w:rPr>
                <w:rFonts w:eastAsia="Arial"/>
                <w:color w:val="000000" w:themeColor="text1"/>
              </w:rPr>
              <w:t xml:space="preserve">Expose </w:t>
            </w:r>
            <w:r w:rsidRPr="71CE737F">
              <w:rPr>
                <w:rFonts w:eastAsia="Arial"/>
                <w:color w:val="000000" w:themeColor="text1"/>
                <w:lang w:val="en-US"/>
              </w:rPr>
              <w:t>Generic</w:t>
            </w:r>
            <w:r w:rsidRPr="71CE737F">
              <w:rPr>
                <w:rFonts w:eastAsia="Arial"/>
                <w:color w:val="000000" w:themeColor="text1"/>
              </w:rPr>
              <w:t xml:space="preserve"> Checklist T&amp;C - Remove Hold</w:t>
            </w:r>
            <w:r>
              <w:br/>
            </w:r>
            <w:r w:rsidRPr="71CE737F">
              <w:rPr>
                <w:rFonts w:eastAsia="Arial"/>
                <w:b/>
                <w:bCs/>
                <w:color w:val="000000" w:themeColor="text1"/>
              </w:rPr>
              <w:t xml:space="preserve">Description: </w:t>
            </w:r>
            <w:r w:rsidRPr="71CE737F">
              <w:rPr>
                <w:rFonts w:eastAsia="Arial"/>
                <w:color w:val="000000" w:themeColor="text1"/>
              </w:rPr>
              <w:t xml:space="preserve">Remove hold when </w:t>
            </w:r>
            <w:r w:rsidR="54B5D2D8" w:rsidRPr="71CE737F">
              <w:rPr>
                <w:rFonts w:eastAsia="Arial"/>
                <w:color w:val="000000" w:themeColor="text1"/>
                <w:lang w:val="en-US"/>
              </w:rPr>
              <w:t>Generic</w:t>
            </w:r>
            <w:r w:rsidR="54B5D2D8" w:rsidRPr="71CE737F">
              <w:rPr>
                <w:rFonts w:eastAsia="Arial"/>
                <w:color w:val="000000" w:themeColor="text1"/>
              </w:rPr>
              <w:t xml:space="preserve"> </w:t>
            </w:r>
            <w:r w:rsidRPr="71CE737F">
              <w:rPr>
                <w:rFonts w:eastAsia="Arial"/>
                <w:color w:val="000000" w:themeColor="text1"/>
              </w:rPr>
              <w:t>T&amp;C is accepted</w:t>
            </w:r>
          </w:p>
        </w:tc>
        <w:tc>
          <w:tcPr>
            <w:tcW w:w="6005" w:type="dxa"/>
            <w:tcMar>
              <w:top w:w="15" w:type="dxa"/>
              <w:left w:w="108" w:type="dxa"/>
              <w:bottom w:w="15" w:type="dxa"/>
              <w:right w:w="108" w:type="dxa"/>
            </w:tcMar>
          </w:tcPr>
          <w:p w14:paraId="1B59D891" w14:textId="57EBAE92" w:rsidR="2CA56402" w:rsidRDefault="2CA56402" w:rsidP="71FB1180">
            <w:pPr>
              <w:rPr>
                <w:rFonts w:eastAsia="Arial"/>
                <w:color w:val="000000" w:themeColor="text1"/>
              </w:rPr>
            </w:pPr>
            <w:r w:rsidRPr="418964C5">
              <w:rPr>
                <w:rFonts w:eastAsia="Arial"/>
                <w:b/>
                <w:bCs/>
                <w:color w:val="000000" w:themeColor="text1"/>
              </w:rPr>
              <w:t>Trigger:</w:t>
            </w:r>
            <w:r w:rsidRPr="418964C5">
              <w:rPr>
                <w:rFonts w:eastAsia="Arial"/>
                <w:color w:val="000000" w:themeColor="text1"/>
              </w:rPr>
              <w:t xml:space="preserve"> Generic T&amp;C is accepted</w:t>
            </w:r>
          </w:p>
          <w:p w14:paraId="33332057" w14:textId="395D5BF5" w:rsidR="71FB1180" w:rsidRDefault="43516C3B" w:rsidP="418964C5">
            <w:pPr>
              <w:rPr>
                <w:rFonts w:eastAsia="Arial"/>
                <w:b/>
                <w:bCs/>
                <w:color w:val="000000" w:themeColor="text1"/>
              </w:rPr>
            </w:pPr>
            <w:r w:rsidRPr="418964C5">
              <w:rPr>
                <w:rFonts w:eastAsia="Arial"/>
                <w:b/>
                <w:bCs/>
                <w:color w:val="000000" w:themeColor="text1"/>
              </w:rPr>
              <w:t>Logic:</w:t>
            </w:r>
          </w:p>
          <w:p w14:paraId="35768E8A" w14:textId="4B655504" w:rsidR="71FB1180" w:rsidRDefault="4C684A3E" w:rsidP="418964C5">
            <w:pPr>
              <w:pStyle w:val="ListParagraph"/>
              <w:numPr>
                <w:ilvl w:val="0"/>
                <w:numId w:val="4"/>
              </w:numPr>
              <w:rPr>
                <w:rFonts w:eastAsia="Arial"/>
                <w:b/>
                <w:bCs/>
                <w:color w:val="000000" w:themeColor="text1"/>
              </w:rPr>
            </w:pPr>
            <w:r w:rsidRPr="418964C5">
              <w:rPr>
                <w:rFonts w:eastAsia="Arial"/>
                <w:color w:val="000000" w:themeColor="text1"/>
              </w:rPr>
              <w:t xml:space="preserve">  Is the Generic Checklist accepted?</w:t>
            </w:r>
          </w:p>
          <w:p w14:paraId="3D1C230B" w14:textId="37EDC50F" w:rsidR="71FB1180" w:rsidRDefault="4C684A3E" w:rsidP="418964C5">
            <w:pPr>
              <w:pStyle w:val="ListParagraph"/>
              <w:numPr>
                <w:ilvl w:val="1"/>
                <w:numId w:val="4"/>
              </w:numPr>
              <w:rPr>
                <w:rFonts w:eastAsia="Calibri"/>
                <w:b/>
                <w:bCs/>
                <w:color w:val="000000" w:themeColor="text1"/>
              </w:rPr>
            </w:pPr>
            <w:r w:rsidRPr="418964C5">
              <w:rPr>
                <w:rFonts w:eastAsia="Arial"/>
                <w:color w:val="000000" w:themeColor="text1"/>
              </w:rPr>
              <w:t xml:space="preserve">Yes; </w:t>
            </w:r>
            <w:r w:rsidR="1B2E221A" w:rsidRPr="418964C5">
              <w:rPr>
                <w:rFonts w:eastAsia="Arial"/>
                <w:color w:val="000000" w:themeColor="text1"/>
              </w:rPr>
              <w:t xml:space="preserve">Void </w:t>
            </w:r>
            <w:r w:rsidRPr="418964C5">
              <w:rPr>
                <w:rFonts w:eastAsia="Arial"/>
                <w:color w:val="000000" w:themeColor="text1"/>
              </w:rPr>
              <w:t>hold</w:t>
            </w:r>
          </w:p>
          <w:p w14:paraId="717EF554" w14:textId="7CD9536B" w:rsidR="71FB1180" w:rsidRDefault="4C684A3E" w:rsidP="418964C5">
            <w:pPr>
              <w:pStyle w:val="ListParagraph"/>
              <w:numPr>
                <w:ilvl w:val="1"/>
                <w:numId w:val="4"/>
              </w:numPr>
              <w:rPr>
                <w:rFonts w:eastAsia="Calibri"/>
                <w:b/>
                <w:bCs/>
                <w:color w:val="000000" w:themeColor="text1"/>
              </w:rPr>
            </w:pPr>
            <w:r w:rsidRPr="418964C5">
              <w:rPr>
                <w:rFonts w:eastAsia="Arial"/>
                <w:color w:val="000000" w:themeColor="text1"/>
              </w:rPr>
              <w:t>No; no action</w:t>
            </w:r>
          </w:p>
        </w:tc>
        <w:tc>
          <w:tcPr>
            <w:tcW w:w="2960" w:type="dxa"/>
          </w:tcPr>
          <w:p w14:paraId="2A443BFD" w14:textId="1058B176" w:rsidR="2CA56402" w:rsidRDefault="2CA56402" w:rsidP="71FB1180">
            <w:pPr>
              <w:spacing w:line="259" w:lineRule="auto"/>
              <w:rPr>
                <w:color w:val="FF0000"/>
                <w:lang w:val="en-US"/>
              </w:rPr>
            </w:pPr>
            <w:r w:rsidRPr="71FB1180">
              <w:rPr>
                <w:color w:val="FF0000"/>
                <w:lang w:val="en-US"/>
              </w:rPr>
              <w:t>Added by Thesis</w:t>
            </w:r>
          </w:p>
        </w:tc>
      </w:tr>
      <w:tr w:rsidR="128E76A7" w14:paraId="6A4CA2A2" w14:textId="77777777" w:rsidTr="23B08687">
        <w:trPr>
          <w:trHeight w:val="288"/>
        </w:trPr>
        <w:tc>
          <w:tcPr>
            <w:tcW w:w="905" w:type="dxa"/>
            <w:tcMar>
              <w:top w:w="15" w:type="dxa"/>
              <w:left w:w="108" w:type="dxa"/>
              <w:bottom w:w="15" w:type="dxa"/>
              <w:right w:w="108" w:type="dxa"/>
            </w:tcMar>
          </w:tcPr>
          <w:p w14:paraId="5AC89CCB" w14:textId="1207E73C" w:rsidR="3EBDCFB0" w:rsidRDefault="3EBDCFB0" w:rsidP="128E76A7">
            <w:pPr>
              <w:spacing w:line="259" w:lineRule="auto"/>
              <w:rPr>
                <w:rFonts w:eastAsia="Arial"/>
                <w:color w:val="000000" w:themeColor="text1"/>
                <w:lang w:val="en-US"/>
              </w:rPr>
            </w:pPr>
            <w:r w:rsidRPr="128E76A7">
              <w:rPr>
                <w:rFonts w:eastAsia="Arial"/>
                <w:color w:val="000000" w:themeColor="text1"/>
                <w:lang w:val="en-US"/>
              </w:rPr>
              <w:t>RS-306-016</w:t>
            </w:r>
          </w:p>
        </w:tc>
        <w:tc>
          <w:tcPr>
            <w:tcW w:w="2070" w:type="dxa"/>
            <w:tcMar>
              <w:top w:w="15" w:type="dxa"/>
              <w:left w:w="108" w:type="dxa"/>
              <w:bottom w:w="15" w:type="dxa"/>
              <w:right w:w="108" w:type="dxa"/>
            </w:tcMar>
          </w:tcPr>
          <w:p w14:paraId="7E333FAC" w14:textId="77E5D278" w:rsidR="3EBDCFB0" w:rsidRDefault="3EBDCFB0" w:rsidP="128E76A7">
            <w:pPr>
              <w:spacing w:line="259" w:lineRule="auto"/>
              <w:rPr>
                <w:rFonts w:eastAsia="Arial"/>
                <w:color w:val="000000" w:themeColor="text1"/>
                <w:lang w:val="en-US"/>
              </w:rPr>
            </w:pPr>
            <w:r w:rsidRPr="128E76A7">
              <w:rPr>
                <w:rFonts w:eastAsia="Arial"/>
                <w:color w:val="000000" w:themeColor="text1"/>
                <w:lang w:val="en-US"/>
              </w:rPr>
              <w:t xml:space="preserve">Populate Value </w:t>
            </w:r>
          </w:p>
        </w:tc>
        <w:tc>
          <w:tcPr>
            <w:tcW w:w="5340" w:type="dxa"/>
            <w:tcMar>
              <w:top w:w="15" w:type="dxa"/>
              <w:left w:w="108" w:type="dxa"/>
              <w:bottom w:w="15" w:type="dxa"/>
              <w:right w:w="108" w:type="dxa"/>
            </w:tcMar>
          </w:tcPr>
          <w:p w14:paraId="68117D6B" w14:textId="34BB1ABA" w:rsidR="3EBDCFB0" w:rsidRDefault="3EBDCFB0" w:rsidP="128E76A7">
            <w:pPr>
              <w:spacing w:line="257" w:lineRule="auto"/>
              <w:rPr>
                <w:rFonts w:eastAsia="Arial"/>
                <w:b/>
                <w:bCs/>
                <w:color w:val="000000" w:themeColor="text1"/>
              </w:rPr>
            </w:pPr>
            <w:r w:rsidRPr="128E76A7">
              <w:rPr>
                <w:rFonts w:eastAsia="Arial"/>
                <w:b/>
                <w:bCs/>
                <w:color w:val="000000" w:themeColor="text1"/>
              </w:rPr>
              <w:t xml:space="preserve">Name: </w:t>
            </w:r>
            <w:r w:rsidRPr="128E76A7">
              <w:rPr>
                <w:rFonts w:eastAsia="Arial"/>
                <w:color w:val="000000" w:themeColor="text1"/>
              </w:rPr>
              <w:t>Populate Basis of Admissions International</w:t>
            </w:r>
            <w:r w:rsidRPr="128E76A7">
              <w:rPr>
                <w:rFonts w:eastAsia="Arial"/>
                <w:b/>
                <w:bCs/>
                <w:color w:val="000000" w:themeColor="text1"/>
              </w:rPr>
              <w:t xml:space="preserve"> </w:t>
            </w:r>
          </w:p>
          <w:p w14:paraId="3D82B203" w14:textId="52F21A13" w:rsidR="3EBDCFB0" w:rsidRDefault="3EBDCFB0" w:rsidP="1D243EFC">
            <w:pPr>
              <w:spacing w:line="257" w:lineRule="auto"/>
              <w:rPr>
                <w:rFonts w:eastAsia="Arial"/>
                <w:b/>
                <w:bCs/>
                <w:color w:val="000000" w:themeColor="text1"/>
              </w:rPr>
            </w:pPr>
            <w:r w:rsidRPr="1D243EFC">
              <w:rPr>
                <w:rFonts w:eastAsia="Arial"/>
                <w:b/>
                <w:bCs/>
                <w:color w:val="000000" w:themeColor="text1"/>
              </w:rPr>
              <w:t xml:space="preserve">Description: </w:t>
            </w:r>
            <w:r w:rsidRPr="1D243EFC">
              <w:rPr>
                <w:rFonts w:eastAsia="Arial"/>
                <w:color w:val="000000" w:themeColor="text1"/>
              </w:rPr>
              <w:t>Populates Basis Of Admissions for Salesforce Applications</w:t>
            </w:r>
            <w:r w:rsidRPr="1D243EFC">
              <w:rPr>
                <w:rFonts w:eastAsia="Arial"/>
                <w:b/>
                <w:bCs/>
                <w:color w:val="000000" w:themeColor="text1"/>
              </w:rPr>
              <w:t xml:space="preserve"> </w:t>
            </w:r>
          </w:p>
        </w:tc>
        <w:tc>
          <w:tcPr>
            <w:tcW w:w="6005" w:type="dxa"/>
            <w:tcMar>
              <w:top w:w="15" w:type="dxa"/>
              <w:left w:w="108" w:type="dxa"/>
              <w:bottom w:w="15" w:type="dxa"/>
              <w:right w:w="108" w:type="dxa"/>
            </w:tcMar>
          </w:tcPr>
          <w:p w14:paraId="6BBF6847" w14:textId="6789F0C2" w:rsidR="4E0B2F23" w:rsidRDefault="4E0B2F23" w:rsidP="128E76A7">
            <w:pPr>
              <w:spacing w:line="259" w:lineRule="auto"/>
              <w:rPr>
                <w:rFonts w:eastAsia="Arial"/>
                <w:lang w:val="en-US"/>
              </w:rPr>
            </w:pPr>
            <w:r w:rsidRPr="128E76A7">
              <w:rPr>
                <w:rFonts w:eastAsia="Arial"/>
                <w:lang w:val="en-US"/>
              </w:rPr>
              <w:t xml:space="preserve">Trigger: A new Admissions record is created </w:t>
            </w:r>
          </w:p>
          <w:p w14:paraId="2E15ACFD" w14:textId="3B2152A4" w:rsidR="4E0B2F23" w:rsidRDefault="4E0B2F23" w:rsidP="128E76A7">
            <w:pPr>
              <w:spacing w:line="259" w:lineRule="auto"/>
              <w:rPr>
                <w:rFonts w:eastAsia="Arial"/>
                <w:lang w:val="en-US"/>
              </w:rPr>
            </w:pPr>
            <w:r w:rsidRPr="128E76A7">
              <w:rPr>
                <w:rFonts w:eastAsia="Arial"/>
                <w:lang w:val="en-US"/>
              </w:rPr>
              <w:t>Logic</w:t>
            </w:r>
          </w:p>
          <w:p w14:paraId="30001B39" w14:textId="1C0B82D8" w:rsidR="4E0B2F23" w:rsidRDefault="4E0B2F23" w:rsidP="128E76A7">
            <w:pPr>
              <w:pStyle w:val="ListParagraph"/>
              <w:numPr>
                <w:ilvl w:val="1"/>
                <w:numId w:val="17"/>
              </w:numPr>
              <w:spacing w:line="259" w:lineRule="auto"/>
              <w:rPr>
                <w:rFonts w:eastAsia="Arial"/>
                <w:lang w:val="en-US"/>
              </w:rPr>
            </w:pPr>
            <w:r w:rsidRPr="128E76A7">
              <w:rPr>
                <w:rFonts w:eastAsia="Arial"/>
                <w:lang w:val="en-US"/>
              </w:rPr>
              <w:t>Is Admissions Source = myAC Application Portal?</w:t>
            </w:r>
          </w:p>
          <w:p w14:paraId="4C112D60" w14:textId="0B597E82" w:rsidR="4E0B2F23" w:rsidRDefault="4E0B2F23" w:rsidP="128E76A7">
            <w:pPr>
              <w:pStyle w:val="ListParagraph"/>
              <w:numPr>
                <w:ilvl w:val="2"/>
                <w:numId w:val="17"/>
              </w:numPr>
              <w:spacing w:line="259" w:lineRule="auto"/>
              <w:rPr>
                <w:rFonts w:eastAsia="Arial"/>
                <w:lang w:val="en-US"/>
              </w:rPr>
            </w:pPr>
            <w:r w:rsidRPr="128E76A7">
              <w:rPr>
                <w:rFonts w:eastAsia="Arial"/>
                <w:b/>
                <w:bCs/>
                <w:lang w:val="en-US"/>
              </w:rPr>
              <w:t>Yes</w:t>
            </w:r>
            <w:r w:rsidRPr="128E76A7">
              <w:rPr>
                <w:rFonts w:eastAsia="Arial"/>
                <w:lang w:val="en-US"/>
              </w:rPr>
              <w:t>: Update the Basis of Admission</w:t>
            </w:r>
            <w:r w:rsidR="08107280" w:rsidRPr="128E76A7">
              <w:rPr>
                <w:rFonts w:eastAsia="Arial"/>
                <w:lang w:val="en-US"/>
              </w:rPr>
              <w:t xml:space="preserve"> to </w:t>
            </w:r>
            <w:r w:rsidRPr="128E76A7">
              <w:rPr>
                <w:rFonts w:eastAsia="Arial"/>
                <w:lang w:val="en-US"/>
              </w:rPr>
              <w:t xml:space="preserve"> </w:t>
            </w:r>
            <w:r w:rsidR="28C38368" w:rsidRPr="128E76A7">
              <w:rPr>
                <w:rFonts w:eastAsia="Arial"/>
                <w:lang w:val="en-US"/>
              </w:rPr>
              <w:t>“Applicant is or will be a secondary school graduate (achieved an OSSD under OS:IS) by the first day of college (i.e., the start date to which they are applying)”</w:t>
            </w:r>
          </w:p>
          <w:p w14:paraId="7CCB5A1F" w14:textId="2C7547D8" w:rsidR="128E76A7" w:rsidRDefault="128E76A7" w:rsidP="128E76A7">
            <w:pPr>
              <w:pStyle w:val="ListParagraph"/>
              <w:spacing w:line="259" w:lineRule="auto"/>
              <w:ind w:left="2160"/>
              <w:rPr>
                <w:rFonts w:eastAsia="Arial"/>
                <w:lang w:val="en-US"/>
              </w:rPr>
            </w:pPr>
          </w:p>
          <w:p w14:paraId="7B8FF0A6" w14:textId="30A07119" w:rsidR="4E0B2F23" w:rsidRDefault="4E0B2F23" w:rsidP="128E76A7">
            <w:pPr>
              <w:pStyle w:val="ListParagraph"/>
              <w:numPr>
                <w:ilvl w:val="2"/>
                <w:numId w:val="17"/>
              </w:numPr>
              <w:rPr>
                <w:rFonts w:eastAsia="Arial"/>
                <w:color w:val="000000" w:themeColor="text1"/>
                <w:lang w:val="en-US"/>
              </w:rPr>
            </w:pPr>
            <w:r w:rsidRPr="128E76A7">
              <w:rPr>
                <w:rFonts w:eastAsia="Arial"/>
                <w:b/>
                <w:bCs/>
                <w:lang w:val="en-US"/>
              </w:rPr>
              <w:t>No</w:t>
            </w:r>
            <w:r w:rsidRPr="128E76A7">
              <w:rPr>
                <w:rFonts w:eastAsia="Arial"/>
                <w:lang w:val="en-US"/>
              </w:rPr>
              <w:t xml:space="preserve">: no action </w:t>
            </w:r>
          </w:p>
        </w:tc>
        <w:tc>
          <w:tcPr>
            <w:tcW w:w="2960" w:type="dxa"/>
          </w:tcPr>
          <w:p w14:paraId="4CC04A02" w14:textId="65488D68" w:rsidR="128E76A7" w:rsidRDefault="128E76A7" w:rsidP="128E76A7">
            <w:pPr>
              <w:spacing w:line="259" w:lineRule="auto"/>
              <w:rPr>
                <w:color w:val="FF0000"/>
                <w:lang w:val="en-US"/>
              </w:rPr>
            </w:pPr>
          </w:p>
        </w:tc>
      </w:tr>
      <w:tr w:rsidR="01DCAF7C" w14:paraId="2B0DBD7A" w14:textId="77777777" w:rsidTr="23B08687">
        <w:trPr>
          <w:trHeight w:val="300"/>
        </w:trPr>
        <w:tc>
          <w:tcPr>
            <w:tcW w:w="905" w:type="dxa"/>
            <w:tcMar>
              <w:top w:w="15" w:type="dxa"/>
              <w:left w:w="108" w:type="dxa"/>
              <w:bottom w:w="15" w:type="dxa"/>
              <w:right w:w="108" w:type="dxa"/>
            </w:tcMar>
          </w:tcPr>
          <w:p w14:paraId="386F0665" w14:textId="15BBEF39" w:rsidR="38F86595" w:rsidRDefault="38F86595" w:rsidP="01DCAF7C">
            <w:pPr>
              <w:spacing w:line="259" w:lineRule="auto"/>
              <w:rPr>
                <w:rFonts w:eastAsia="Arial"/>
                <w:color w:val="000000" w:themeColor="text1"/>
                <w:lang w:val="en-US"/>
              </w:rPr>
            </w:pPr>
            <w:r w:rsidRPr="01DCAF7C">
              <w:rPr>
                <w:rFonts w:eastAsia="Arial"/>
                <w:color w:val="000000" w:themeColor="text1"/>
                <w:lang w:val="en-US"/>
              </w:rPr>
              <w:t>RS-306-017</w:t>
            </w:r>
          </w:p>
        </w:tc>
        <w:tc>
          <w:tcPr>
            <w:tcW w:w="2070" w:type="dxa"/>
            <w:tcMar>
              <w:top w:w="15" w:type="dxa"/>
              <w:left w:w="108" w:type="dxa"/>
              <w:bottom w:w="15" w:type="dxa"/>
              <w:right w:w="108" w:type="dxa"/>
            </w:tcMar>
          </w:tcPr>
          <w:p w14:paraId="272DAE8F" w14:textId="02D0F05A" w:rsidR="38F86595" w:rsidRDefault="38F86595" w:rsidP="01DCAF7C">
            <w:pPr>
              <w:spacing w:line="259" w:lineRule="auto"/>
              <w:rPr>
                <w:rFonts w:eastAsia="Arial"/>
                <w:color w:val="000000" w:themeColor="text1"/>
                <w:lang w:val="en-US"/>
              </w:rPr>
            </w:pPr>
            <w:r w:rsidRPr="01DCAF7C">
              <w:rPr>
                <w:rFonts w:eastAsia="Arial"/>
                <w:color w:val="000000" w:themeColor="text1"/>
                <w:lang w:val="en-US"/>
              </w:rPr>
              <w:t>Expose T&amp;C</w:t>
            </w:r>
          </w:p>
          <w:p w14:paraId="77D7A08D" w14:textId="6D629FE1" w:rsidR="01DCAF7C" w:rsidRDefault="01DCAF7C" w:rsidP="01DCAF7C">
            <w:pPr>
              <w:spacing w:line="259" w:lineRule="auto"/>
              <w:rPr>
                <w:rFonts w:eastAsia="Arial"/>
                <w:color w:val="000000" w:themeColor="text1"/>
                <w:lang w:val="en-US"/>
              </w:rPr>
            </w:pPr>
          </w:p>
        </w:tc>
        <w:tc>
          <w:tcPr>
            <w:tcW w:w="5340" w:type="dxa"/>
            <w:tcMar>
              <w:top w:w="15" w:type="dxa"/>
              <w:left w:w="108" w:type="dxa"/>
              <w:bottom w:w="15" w:type="dxa"/>
              <w:right w:w="108" w:type="dxa"/>
            </w:tcMar>
          </w:tcPr>
          <w:p w14:paraId="4BCD5AE2" w14:textId="774C23DE" w:rsidR="38F86595" w:rsidRDefault="38F86595" w:rsidP="01DCAF7C">
            <w:pPr>
              <w:rPr>
                <w:rFonts w:eastAsia="Arial"/>
                <w:color w:val="000000" w:themeColor="text1"/>
              </w:rPr>
            </w:pPr>
            <w:r w:rsidRPr="01DCAF7C">
              <w:rPr>
                <w:rFonts w:eastAsia="Arial"/>
                <w:b/>
                <w:bCs/>
                <w:color w:val="000000" w:themeColor="text1"/>
                <w:lang w:val="en-US"/>
              </w:rPr>
              <w:t xml:space="preserve">Name: </w:t>
            </w:r>
            <w:r w:rsidRPr="01DCAF7C">
              <w:rPr>
                <w:rFonts w:eastAsia="Arial"/>
                <w:color w:val="000000" w:themeColor="text1"/>
                <w:lang w:val="en-US"/>
              </w:rPr>
              <w:t>Expose Waitlist T&amp;C</w:t>
            </w:r>
          </w:p>
          <w:p w14:paraId="6869E649" w14:textId="339CD3DE" w:rsidR="38F86595" w:rsidRDefault="38F86595" w:rsidP="01DCAF7C">
            <w:pPr>
              <w:spacing w:line="259" w:lineRule="auto"/>
              <w:rPr>
                <w:rFonts w:eastAsia="Arial"/>
                <w:color w:val="000000" w:themeColor="text1"/>
              </w:rPr>
            </w:pPr>
            <w:r w:rsidRPr="01DCAF7C">
              <w:rPr>
                <w:rFonts w:eastAsia="Arial"/>
                <w:b/>
                <w:bCs/>
                <w:color w:val="000000" w:themeColor="text1"/>
                <w:lang w:val="en-US"/>
              </w:rPr>
              <w:t xml:space="preserve">Description: </w:t>
            </w:r>
            <w:r w:rsidRPr="01DCAF7C">
              <w:rPr>
                <w:rFonts w:eastAsia="Arial"/>
                <w:color w:val="000000" w:themeColor="text1"/>
                <w:lang w:val="en-US"/>
              </w:rPr>
              <w:t>Ruleset to expose a specific T&amp;C document to waitlist applicants</w:t>
            </w:r>
          </w:p>
          <w:p w14:paraId="431ED8D1" w14:textId="6735C0F0" w:rsidR="38F86595" w:rsidRDefault="38F86595" w:rsidP="01DCAF7C">
            <w:pPr>
              <w:rPr>
                <w:rFonts w:eastAsia="Arial"/>
                <w:color w:val="000000" w:themeColor="text1"/>
                <w:lang w:val="en-US"/>
              </w:rPr>
            </w:pPr>
            <w:r w:rsidRPr="01DCAF7C">
              <w:rPr>
                <w:rFonts w:eastAsia="Arial"/>
                <w:b/>
                <w:bCs/>
                <w:color w:val="000000" w:themeColor="text1"/>
                <w:lang w:val="en-US"/>
              </w:rPr>
              <w:t xml:space="preserve">BMN: </w:t>
            </w:r>
            <w:r w:rsidRPr="01DCAF7C">
              <w:rPr>
                <w:rFonts w:eastAsia="Arial"/>
                <w:color w:val="000000" w:themeColor="text1"/>
                <w:lang w:val="en-US"/>
              </w:rPr>
              <w:t>Ruleset.ExposeWaitlistTC</w:t>
            </w:r>
          </w:p>
          <w:p w14:paraId="54F70738" w14:textId="30AAC767" w:rsidR="38F86595" w:rsidRDefault="38F86595" w:rsidP="01DCAF7C">
            <w:pPr>
              <w:rPr>
                <w:rFonts w:eastAsia="Arial"/>
                <w:color w:val="000000" w:themeColor="text1"/>
                <w:lang w:val="en-US"/>
              </w:rPr>
            </w:pPr>
            <w:r w:rsidRPr="01DCAF7C">
              <w:rPr>
                <w:rFonts w:eastAsia="Arial"/>
                <w:b/>
                <w:bCs/>
                <w:color w:val="000000" w:themeColor="text1"/>
                <w:lang w:val="en-US"/>
              </w:rPr>
              <w:t>Entity:</w:t>
            </w:r>
            <w:r w:rsidRPr="01DCAF7C">
              <w:rPr>
                <w:rFonts w:eastAsia="Arial"/>
                <w:color w:val="000000" w:themeColor="text1"/>
                <w:lang w:val="en-US"/>
              </w:rPr>
              <w:t xml:space="preserve"> T&amp;C Document/Admissions Record</w:t>
            </w:r>
          </w:p>
          <w:p w14:paraId="442FB39F" w14:textId="63D64E8C" w:rsidR="38F86595" w:rsidRDefault="38F86595" w:rsidP="01DCAF7C">
            <w:pPr>
              <w:spacing w:line="257" w:lineRule="auto"/>
              <w:rPr>
                <w:rFonts w:eastAsia="Arial"/>
                <w:color w:val="000000" w:themeColor="text1"/>
                <w:lang w:val="en-US"/>
              </w:rPr>
            </w:pPr>
            <w:r w:rsidRPr="01DCAF7C">
              <w:rPr>
                <w:rFonts w:eastAsia="Arial"/>
                <w:b/>
                <w:bCs/>
                <w:color w:val="000000" w:themeColor="text1"/>
                <w:lang w:val="en-US"/>
              </w:rPr>
              <w:t>Module:</w:t>
            </w:r>
            <w:r w:rsidRPr="01DCAF7C">
              <w:rPr>
                <w:rFonts w:eastAsia="Arial"/>
                <w:color w:val="000000" w:themeColor="text1"/>
                <w:lang w:val="en-US"/>
              </w:rPr>
              <w:t xml:space="preserve"> Admissions</w:t>
            </w:r>
          </w:p>
        </w:tc>
        <w:tc>
          <w:tcPr>
            <w:tcW w:w="6005" w:type="dxa"/>
            <w:tcMar>
              <w:top w:w="15" w:type="dxa"/>
              <w:left w:w="108" w:type="dxa"/>
              <w:bottom w:w="15" w:type="dxa"/>
              <w:right w:w="108" w:type="dxa"/>
            </w:tcMar>
          </w:tcPr>
          <w:p w14:paraId="100A3765" w14:textId="008253F9" w:rsidR="2E8539A8" w:rsidRDefault="2E8539A8" w:rsidP="01DCAF7C">
            <w:pPr>
              <w:spacing w:line="259" w:lineRule="auto"/>
              <w:rPr>
                <w:rFonts w:eastAsia="Arial"/>
                <w:color w:val="000000" w:themeColor="text1"/>
                <w:lang w:val="en-US"/>
              </w:rPr>
            </w:pPr>
            <w:r w:rsidRPr="01DCAF7C">
              <w:rPr>
                <w:rFonts w:eastAsia="Arial"/>
                <w:b/>
                <w:bCs/>
                <w:color w:val="000000" w:themeColor="text1"/>
                <w:lang w:val="en-US"/>
              </w:rPr>
              <w:t>Trigger</w:t>
            </w:r>
            <w:r w:rsidRPr="01DCAF7C">
              <w:rPr>
                <w:rFonts w:eastAsia="Arial"/>
                <w:color w:val="000000" w:themeColor="text1"/>
                <w:lang w:val="en-US"/>
              </w:rPr>
              <w:t xml:space="preserve">: Admissions Stage changes to Waitlist or Waitlist Conditional </w:t>
            </w:r>
          </w:p>
          <w:p w14:paraId="1595D2E8" w14:textId="319B2CC9" w:rsidR="01DCAF7C" w:rsidRDefault="01DCAF7C" w:rsidP="01DCAF7C">
            <w:pPr>
              <w:rPr>
                <w:rFonts w:eastAsia="Arial"/>
                <w:color w:val="000000" w:themeColor="text1"/>
                <w:lang w:val="en-GB"/>
              </w:rPr>
            </w:pPr>
          </w:p>
          <w:p w14:paraId="2D37E935" w14:textId="0273FE34" w:rsidR="2E8539A8" w:rsidRDefault="2E8539A8" w:rsidP="01DCAF7C">
            <w:pPr>
              <w:rPr>
                <w:rFonts w:eastAsia="Arial"/>
                <w:color w:val="000000" w:themeColor="text1"/>
                <w:lang w:val="en-GB"/>
              </w:rPr>
            </w:pPr>
            <w:r w:rsidRPr="01DCAF7C">
              <w:rPr>
                <w:rFonts w:eastAsia="Arial"/>
                <w:b/>
                <w:bCs/>
                <w:color w:val="000000" w:themeColor="text1"/>
                <w:lang w:val="en-US"/>
              </w:rPr>
              <w:t>Logic:</w:t>
            </w:r>
          </w:p>
          <w:p w14:paraId="027E0897" w14:textId="007E02DB" w:rsidR="2E8539A8" w:rsidRDefault="2E8539A8" w:rsidP="01DCAF7C">
            <w:pPr>
              <w:pStyle w:val="ListParagraph"/>
              <w:numPr>
                <w:ilvl w:val="0"/>
                <w:numId w:val="16"/>
              </w:numPr>
              <w:spacing w:line="259" w:lineRule="auto"/>
              <w:rPr>
                <w:rFonts w:eastAsia="Arial"/>
                <w:color w:val="000000" w:themeColor="text1"/>
                <w:lang w:val="en-GB"/>
              </w:rPr>
            </w:pPr>
            <w:r w:rsidRPr="01DCAF7C">
              <w:rPr>
                <w:rFonts w:eastAsia="Arial"/>
                <w:color w:val="000000" w:themeColor="text1"/>
                <w:lang w:val="en-GB"/>
              </w:rPr>
              <w:t>Is the Admissions S</w:t>
            </w:r>
            <w:r w:rsidR="1B94ABA4" w:rsidRPr="01DCAF7C">
              <w:rPr>
                <w:rFonts w:eastAsia="Arial"/>
                <w:color w:val="000000" w:themeColor="text1"/>
                <w:lang w:val="en-GB"/>
              </w:rPr>
              <w:t xml:space="preserve">tage Waitlist or Waitlist Conditional   </w:t>
            </w:r>
          </w:p>
          <w:p w14:paraId="5A9087D7" w14:textId="6D0B3DE7" w:rsidR="1B94ABA4" w:rsidRDefault="1B94ABA4" w:rsidP="01DCAF7C">
            <w:pPr>
              <w:pStyle w:val="ListParagraph"/>
              <w:numPr>
                <w:ilvl w:val="1"/>
                <w:numId w:val="16"/>
              </w:numPr>
              <w:spacing w:line="259" w:lineRule="auto"/>
              <w:rPr>
                <w:rFonts w:eastAsia="Arial"/>
                <w:color w:val="000000" w:themeColor="text1"/>
                <w:lang w:val="en-GB"/>
              </w:rPr>
            </w:pPr>
            <w:r w:rsidRPr="01DCAF7C">
              <w:rPr>
                <w:rFonts w:eastAsia="Arial"/>
                <w:color w:val="000000" w:themeColor="text1"/>
                <w:lang w:val="en-GB"/>
              </w:rPr>
              <w:t>No</w:t>
            </w:r>
            <w:r w:rsidR="2E8539A8" w:rsidRPr="01DCAF7C">
              <w:rPr>
                <w:rFonts w:eastAsia="Arial"/>
                <w:color w:val="000000" w:themeColor="text1"/>
                <w:lang w:val="en-GB"/>
              </w:rPr>
              <w:t>: no action</w:t>
            </w:r>
          </w:p>
          <w:p w14:paraId="33377079" w14:textId="686F82B8" w:rsidR="65AF21EA" w:rsidRDefault="65AF21EA" w:rsidP="01DCAF7C">
            <w:pPr>
              <w:pStyle w:val="ListParagraph"/>
              <w:numPr>
                <w:ilvl w:val="1"/>
                <w:numId w:val="16"/>
              </w:numPr>
              <w:spacing w:line="259" w:lineRule="auto"/>
              <w:rPr>
                <w:rFonts w:eastAsia="Arial"/>
                <w:color w:val="000000" w:themeColor="text1"/>
                <w:lang w:val="en-GB"/>
              </w:rPr>
            </w:pPr>
            <w:r w:rsidRPr="01DCAF7C">
              <w:rPr>
                <w:rFonts w:eastAsia="Arial"/>
                <w:color w:val="000000" w:themeColor="text1"/>
                <w:lang w:val="en-GB"/>
              </w:rPr>
              <w:t>Yes</w:t>
            </w:r>
            <w:r w:rsidR="2E8539A8" w:rsidRPr="01DCAF7C">
              <w:rPr>
                <w:rFonts w:eastAsia="Arial"/>
                <w:color w:val="000000" w:themeColor="text1"/>
                <w:lang w:val="en-GB"/>
              </w:rPr>
              <w:t xml:space="preserve">: expose </w:t>
            </w:r>
            <w:r w:rsidR="4C6CAC30" w:rsidRPr="01DCAF7C">
              <w:rPr>
                <w:rFonts w:eastAsia="Arial"/>
                <w:color w:val="000000" w:themeColor="text1"/>
                <w:lang w:val="en-GB"/>
              </w:rPr>
              <w:t>“Confirm your waitlist offer!”</w:t>
            </w:r>
            <w:r w:rsidR="2E8539A8" w:rsidRPr="01DCAF7C">
              <w:rPr>
                <w:rFonts w:eastAsia="Arial"/>
                <w:color w:val="000000" w:themeColor="text1"/>
                <w:lang w:val="en-GB"/>
              </w:rPr>
              <w:t xml:space="preserve"> T&amp;C Document</w:t>
            </w:r>
          </w:p>
          <w:p w14:paraId="6E59E774" w14:textId="3C4ACCF0" w:rsidR="01DCAF7C" w:rsidRDefault="01DCAF7C" w:rsidP="01DCAF7C">
            <w:pPr>
              <w:spacing w:line="259" w:lineRule="auto"/>
              <w:rPr>
                <w:rFonts w:eastAsia="Arial"/>
                <w:lang w:val="en-US"/>
              </w:rPr>
            </w:pPr>
          </w:p>
        </w:tc>
        <w:tc>
          <w:tcPr>
            <w:tcW w:w="2960" w:type="dxa"/>
          </w:tcPr>
          <w:p w14:paraId="4047B176" w14:textId="4096B47F" w:rsidR="01DCAF7C" w:rsidRDefault="01DCAF7C" w:rsidP="01DCAF7C">
            <w:pPr>
              <w:spacing w:line="259" w:lineRule="auto"/>
              <w:rPr>
                <w:color w:val="FF0000"/>
                <w:lang w:val="en-US"/>
              </w:rPr>
            </w:pPr>
          </w:p>
        </w:tc>
      </w:tr>
      <w:tr w:rsidR="00342187" w14:paraId="050A19C1" w14:textId="77777777" w:rsidTr="23B08687">
        <w:trPr>
          <w:trHeight w:val="300"/>
        </w:trPr>
        <w:tc>
          <w:tcPr>
            <w:tcW w:w="905" w:type="dxa"/>
            <w:tcMar>
              <w:top w:w="15" w:type="dxa"/>
              <w:left w:w="108" w:type="dxa"/>
              <w:bottom w:w="15" w:type="dxa"/>
              <w:right w:w="108" w:type="dxa"/>
            </w:tcMar>
          </w:tcPr>
          <w:p w14:paraId="3275F925" w14:textId="014DCB77" w:rsidR="00342187" w:rsidRDefault="00342187" w:rsidP="00342187">
            <w:pPr>
              <w:spacing w:line="259" w:lineRule="auto"/>
              <w:rPr>
                <w:rFonts w:eastAsia="Arial"/>
                <w:color w:val="000000" w:themeColor="text1"/>
                <w:lang w:val="en-US"/>
              </w:rPr>
            </w:pPr>
            <w:r>
              <w:rPr>
                <w:rFonts w:eastAsia="Arial"/>
                <w:color w:val="000000" w:themeColor="text1"/>
                <w:lang w:val="en-US"/>
              </w:rPr>
              <w:t>RS-036-018</w:t>
            </w:r>
          </w:p>
        </w:tc>
        <w:tc>
          <w:tcPr>
            <w:tcW w:w="2070" w:type="dxa"/>
            <w:tcMar>
              <w:top w:w="15" w:type="dxa"/>
              <w:left w:w="108" w:type="dxa"/>
              <w:bottom w:w="15" w:type="dxa"/>
              <w:right w:w="108" w:type="dxa"/>
            </w:tcMar>
          </w:tcPr>
          <w:p w14:paraId="5452606F" w14:textId="20833859" w:rsidR="00342187" w:rsidRDefault="00342187" w:rsidP="00342187">
            <w:pPr>
              <w:spacing w:line="259" w:lineRule="auto"/>
              <w:rPr>
                <w:rFonts w:eastAsia="Arial"/>
                <w:color w:val="000000" w:themeColor="text1"/>
                <w:lang w:val="en-US"/>
              </w:rPr>
            </w:pPr>
            <w:r>
              <w:rPr>
                <w:rFonts w:eastAsia="Arial"/>
                <w:color w:val="000000" w:themeColor="text1"/>
                <w:lang w:val="en-US"/>
              </w:rPr>
              <w:t>Inherit values from APOI</w:t>
            </w:r>
          </w:p>
        </w:tc>
        <w:tc>
          <w:tcPr>
            <w:tcW w:w="5340" w:type="dxa"/>
            <w:tcMar>
              <w:top w:w="15" w:type="dxa"/>
              <w:left w:w="108" w:type="dxa"/>
              <w:bottom w:w="15" w:type="dxa"/>
              <w:right w:w="108" w:type="dxa"/>
            </w:tcMar>
          </w:tcPr>
          <w:p w14:paraId="651576F0" w14:textId="77777777" w:rsidR="00342187" w:rsidRDefault="00342187" w:rsidP="00342187">
            <w:pPr>
              <w:spacing w:line="257" w:lineRule="auto"/>
              <w:rPr>
                <w:rFonts w:eastAsia="Arial"/>
                <w:color w:val="000000" w:themeColor="text1"/>
              </w:rPr>
            </w:pPr>
            <w:r w:rsidRPr="1164CD2C">
              <w:rPr>
                <w:rFonts w:eastAsia="Arial"/>
                <w:b/>
                <w:bCs/>
                <w:color w:val="000000" w:themeColor="text1"/>
              </w:rPr>
              <w:t xml:space="preserve">Name: </w:t>
            </w:r>
            <w:r>
              <w:rPr>
                <w:rFonts w:eastAsia="Arial"/>
                <w:color w:val="000000" w:themeColor="text1"/>
              </w:rPr>
              <w:t xml:space="preserve">Inherit Values from APOI </w:t>
            </w:r>
          </w:p>
          <w:p w14:paraId="6EFA8F14" w14:textId="0380BAE8" w:rsidR="00342187" w:rsidRDefault="00342187" w:rsidP="00342187">
            <w:pPr>
              <w:rPr>
                <w:rFonts w:eastAsia="Arial"/>
                <w:b/>
                <w:bCs/>
                <w:color w:val="000000" w:themeColor="text1"/>
                <w:lang w:val="en-US"/>
              </w:rPr>
            </w:pPr>
            <w:r w:rsidRPr="1164CD2C">
              <w:rPr>
                <w:rFonts w:eastAsia="Arial"/>
                <w:b/>
                <w:bCs/>
                <w:color w:val="000000" w:themeColor="text1"/>
              </w:rPr>
              <w:t>Description:</w:t>
            </w:r>
            <w:r w:rsidRPr="008C15FE">
              <w:rPr>
                <w:rFonts w:eastAsia="Arial"/>
                <w:color w:val="000000" w:themeColor="text1"/>
              </w:rPr>
              <w:t xml:space="preserve"> Copy values from APOI to Admissions Record</w:t>
            </w:r>
            <w:r>
              <w:rPr>
                <w:rFonts w:eastAsia="Arial"/>
                <w:b/>
                <w:bCs/>
                <w:color w:val="000000" w:themeColor="text1"/>
              </w:rPr>
              <w:t xml:space="preserve"> </w:t>
            </w:r>
          </w:p>
        </w:tc>
        <w:tc>
          <w:tcPr>
            <w:tcW w:w="6005" w:type="dxa"/>
            <w:tcMar>
              <w:top w:w="15" w:type="dxa"/>
              <w:left w:w="108" w:type="dxa"/>
              <w:bottom w:w="15" w:type="dxa"/>
              <w:right w:w="108" w:type="dxa"/>
            </w:tcMar>
          </w:tcPr>
          <w:p w14:paraId="7C8F0CAD" w14:textId="77777777" w:rsidR="00342187" w:rsidRDefault="00342187" w:rsidP="00342187">
            <w:pPr>
              <w:rPr>
                <w:rFonts w:eastAsia="Arial"/>
                <w:b/>
                <w:bCs/>
                <w:color w:val="000000" w:themeColor="text1"/>
              </w:rPr>
            </w:pPr>
            <w:r>
              <w:rPr>
                <w:rFonts w:eastAsia="Arial"/>
                <w:b/>
                <w:bCs/>
                <w:color w:val="000000" w:themeColor="text1"/>
              </w:rPr>
              <w:t xml:space="preserve">Trigger: </w:t>
            </w:r>
            <w:r w:rsidRPr="008C15FE">
              <w:rPr>
                <w:rFonts w:eastAsia="Arial"/>
                <w:color w:val="000000" w:themeColor="text1"/>
              </w:rPr>
              <w:t>new Admissions record created</w:t>
            </w:r>
            <w:r>
              <w:rPr>
                <w:rFonts w:eastAsia="Arial"/>
                <w:b/>
                <w:bCs/>
                <w:color w:val="000000" w:themeColor="text1"/>
              </w:rPr>
              <w:t xml:space="preserve"> </w:t>
            </w:r>
          </w:p>
          <w:p w14:paraId="16E6441C" w14:textId="77777777" w:rsidR="00342187" w:rsidRDefault="00342187" w:rsidP="00342187">
            <w:pPr>
              <w:rPr>
                <w:rFonts w:eastAsia="Arial"/>
                <w:b/>
                <w:bCs/>
                <w:color w:val="000000" w:themeColor="text1"/>
              </w:rPr>
            </w:pPr>
          </w:p>
          <w:p w14:paraId="1ACF9202" w14:textId="77777777" w:rsidR="00342187" w:rsidRPr="008C15FE" w:rsidRDefault="00342187" w:rsidP="00342187">
            <w:pPr>
              <w:rPr>
                <w:rFonts w:eastAsia="Arial"/>
                <w:color w:val="000000" w:themeColor="text1"/>
              </w:rPr>
            </w:pPr>
            <w:r>
              <w:rPr>
                <w:rFonts w:eastAsia="Arial"/>
                <w:b/>
                <w:bCs/>
                <w:color w:val="000000" w:themeColor="text1"/>
              </w:rPr>
              <w:t xml:space="preserve">Logic: </w:t>
            </w:r>
            <w:r>
              <w:rPr>
                <w:rFonts w:eastAsia="Arial"/>
                <w:color w:val="000000" w:themeColor="text1"/>
              </w:rPr>
              <w:t>O</w:t>
            </w:r>
            <w:r w:rsidRPr="008C15FE">
              <w:rPr>
                <w:rFonts w:eastAsia="Arial"/>
                <w:color w:val="000000" w:themeColor="text1"/>
              </w:rPr>
              <w:t xml:space="preserve">n creation of a new Admissions record </w:t>
            </w:r>
          </w:p>
          <w:p w14:paraId="2821142B" w14:textId="5884117F" w:rsidR="00342187" w:rsidRDefault="00342187" w:rsidP="00342187">
            <w:pPr>
              <w:pStyle w:val="ListParagraph"/>
              <w:numPr>
                <w:ilvl w:val="0"/>
                <w:numId w:val="26"/>
              </w:numPr>
              <w:rPr>
                <w:rFonts w:eastAsia="Arial"/>
                <w:color w:val="000000" w:themeColor="text1"/>
              </w:rPr>
            </w:pPr>
            <w:r w:rsidRPr="008C15FE">
              <w:rPr>
                <w:rFonts w:eastAsia="Arial"/>
                <w:color w:val="000000" w:themeColor="text1"/>
              </w:rPr>
              <w:t>Copy Delivery M</w:t>
            </w:r>
            <w:r w:rsidR="005F415F">
              <w:rPr>
                <w:rFonts w:eastAsia="Arial"/>
                <w:color w:val="000000" w:themeColor="text1"/>
              </w:rPr>
              <w:t>ode</w:t>
            </w:r>
            <w:r w:rsidRPr="008C15FE">
              <w:rPr>
                <w:rFonts w:eastAsia="Arial"/>
                <w:color w:val="000000" w:themeColor="text1"/>
              </w:rPr>
              <w:t xml:space="preserve"> from the APOI to the record </w:t>
            </w:r>
          </w:p>
          <w:p w14:paraId="682E8CFB" w14:textId="62A40702" w:rsidR="00342187" w:rsidRDefault="00342187" w:rsidP="00342187">
            <w:pPr>
              <w:spacing w:line="259" w:lineRule="auto"/>
              <w:rPr>
                <w:rFonts w:eastAsia="Arial"/>
                <w:b/>
                <w:bCs/>
                <w:color w:val="000000" w:themeColor="text1"/>
                <w:lang w:val="en-US"/>
              </w:rPr>
            </w:pPr>
          </w:p>
        </w:tc>
        <w:tc>
          <w:tcPr>
            <w:tcW w:w="2960" w:type="dxa"/>
          </w:tcPr>
          <w:p w14:paraId="2B1F7A58" w14:textId="77DE131B" w:rsidR="00342187" w:rsidRDefault="00342187" w:rsidP="00342187">
            <w:pPr>
              <w:spacing w:line="259" w:lineRule="auto"/>
              <w:rPr>
                <w:color w:val="FF0000"/>
                <w:lang w:val="en-US"/>
              </w:rPr>
            </w:pPr>
            <w:r>
              <w:rPr>
                <w:color w:val="FF0000"/>
                <w:lang w:val="en-US"/>
              </w:rPr>
              <w:t xml:space="preserve">Populates required field on Admission record </w:t>
            </w:r>
          </w:p>
        </w:tc>
      </w:tr>
      <w:tr w:rsidR="00342187" w14:paraId="6FFAB53C" w14:textId="77777777" w:rsidTr="23B08687">
        <w:trPr>
          <w:trHeight w:val="300"/>
        </w:trPr>
        <w:tc>
          <w:tcPr>
            <w:tcW w:w="905" w:type="dxa"/>
            <w:tcMar>
              <w:top w:w="15" w:type="dxa"/>
              <w:left w:w="108" w:type="dxa"/>
              <w:bottom w:w="15" w:type="dxa"/>
              <w:right w:w="108" w:type="dxa"/>
            </w:tcMar>
          </w:tcPr>
          <w:p w14:paraId="02D40C3E" w14:textId="2180B18F" w:rsidR="00342187" w:rsidRDefault="00342187" w:rsidP="00342187">
            <w:pPr>
              <w:spacing w:line="259" w:lineRule="auto"/>
              <w:rPr>
                <w:rFonts w:eastAsia="Arial"/>
                <w:color w:val="000000" w:themeColor="text1"/>
                <w:lang w:val="en-US"/>
              </w:rPr>
            </w:pPr>
            <w:r>
              <w:rPr>
                <w:rFonts w:eastAsia="Arial"/>
                <w:color w:val="000000" w:themeColor="text1"/>
                <w:lang w:val="en-US"/>
              </w:rPr>
              <w:t>RS-</w:t>
            </w:r>
            <w:r w:rsidR="00C6172B">
              <w:rPr>
                <w:rFonts w:eastAsia="Arial"/>
                <w:color w:val="000000" w:themeColor="text1"/>
                <w:lang w:val="en-US"/>
              </w:rPr>
              <w:t>30</w:t>
            </w:r>
            <w:r>
              <w:rPr>
                <w:rFonts w:eastAsia="Arial"/>
                <w:color w:val="000000" w:themeColor="text1"/>
                <w:lang w:val="en-US"/>
              </w:rPr>
              <w:t>6-019</w:t>
            </w:r>
          </w:p>
        </w:tc>
        <w:tc>
          <w:tcPr>
            <w:tcW w:w="2070" w:type="dxa"/>
            <w:tcMar>
              <w:top w:w="15" w:type="dxa"/>
              <w:left w:w="108" w:type="dxa"/>
              <w:bottom w:w="15" w:type="dxa"/>
              <w:right w:w="108" w:type="dxa"/>
            </w:tcMar>
          </w:tcPr>
          <w:p w14:paraId="1BE6525C" w14:textId="27AEF729" w:rsidR="00342187" w:rsidRDefault="00342187" w:rsidP="00342187">
            <w:pPr>
              <w:spacing w:line="259" w:lineRule="auto"/>
              <w:rPr>
                <w:rFonts w:eastAsia="Arial"/>
                <w:color w:val="000000" w:themeColor="text1"/>
                <w:lang w:val="en-US"/>
              </w:rPr>
            </w:pPr>
            <w:r>
              <w:rPr>
                <w:rFonts w:eastAsia="Arial"/>
                <w:color w:val="000000" w:themeColor="text1"/>
                <w:lang w:val="en-US"/>
              </w:rPr>
              <w:t>Update values for Con-Ed students</w:t>
            </w:r>
          </w:p>
        </w:tc>
        <w:tc>
          <w:tcPr>
            <w:tcW w:w="5340" w:type="dxa"/>
            <w:tcMar>
              <w:top w:w="15" w:type="dxa"/>
              <w:left w:w="108" w:type="dxa"/>
              <w:bottom w:w="15" w:type="dxa"/>
              <w:right w:w="108" w:type="dxa"/>
            </w:tcMar>
          </w:tcPr>
          <w:p w14:paraId="7E4CB995" w14:textId="52E03E64" w:rsidR="00342187" w:rsidRDefault="00342187" w:rsidP="00342187">
            <w:pPr>
              <w:spacing w:line="257" w:lineRule="auto"/>
              <w:rPr>
                <w:rFonts w:eastAsia="Arial"/>
                <w:color w:val="000000" w:themeColor="text1"/>
              </w:rPr>
            </w:pPr>
            <w:r w:rsidRPr="1164CD2C">
              <w:rPr>
                <w:rFonts w:eastAsia="Arial"/>
                <w:b/>
                <w:bCs/>
                <w:color w:val="000000" w:themeColor="text1"/>
              </w:rPr>
              <w:t xml:space="preserve">Name: </w:t>
            </w:r>
            <w:r w:rsidR="003728DA">
              <w:rPr>
                <w:rFonts w:eastAsia="Arial"/>
                <w:color w:val="000000" w:themeColor="text1"/>
              </w:rPr>
              <w:t xml:space="preserve">Update Con-Ed record values </w:t>
            </w:r>
            <w:r>
              <w:rPr>
                <w:rFonts w:eastAsia="Arial"/>
                <w:color w:val="000000" w:themeColor="text1"/>
              </w:rPr>
              <w:t xml:space="preserve"> </w:t>
            </w:r>
          </w:p>
          <w:p w14:paraId="723F6C61" w14:textId="77777777" w:rsidR="00342187" w:rsidRDefault="00342187" w:rsidP="00342187">
            <w:pPr>
              <w:rPr>
                <w:rFonts w:eastAsia="Arial"/>
                <w:color w:val="000000" w:themeColor="text1"/>
              </w:rPr>
            </w:pPr>
            <w:r w:rsidRPr="1164CD2C">
              <w:rPr>
                <w:rFonts w:eastAsia="Arial"/>
                <w:b/>
                <w:bCs/>
                <w:color w:val="000000" w:themeColor="text1"/>
              </w:rPr>
              <w:t>Description:</w:t>
            </w:r>
            <w:r w:rsidRPr="008C15FE">
              <w:rPr>
                <w:rFonts w:eastAsia="Arial"/>
                <w:color w:val="000000" w:themeColor="text1"/>
              </w:rPr>
              <w:t xml:space="preserve"> </w:t>
            </w:r>
            <w:r w:rsidR="003728DA">
              <w:rPr>
                <w:rFonts w:eastAsia="Arial"/>
                <w:color w:val="000000" w:themeColor="text1"/>
              </w:rPr>
              <w:t xml:space="preserve">Update values for Con-Ed applicants  </w:t>
            </w:r>
          </w:p>
          <w:p w14:paraId="2D0CBAA2" w14:textId="630CD802" w:rsidR="00C87FE3" w:rsidRPr="00C87FE3" w:rsidRDefault="00C87FE3" w:rsidP="00C87FE3">
            <w:pPr>
              <w:rPr>
                <w:rFonts w:eastAsia="Arial"/>
                <w:b/>
                <w:bCs/>
                <w:color w:val="000000" w:themeColor="text1"/>
                <w:lang w:val="en-US"/>
              </w:rPr>
            </w:pPr>
            <w:r w:rsidRPr="00C87FE3">
              <w:rPr>
                <w:rFonts w:eastAsia="Arial"/>
                <w:b/>
                <w:bCs/>
                <w:color w:val="000000" w:themeColor="text1"/>
                <w:lang w:val="en-US"/>
              </w:rPr>
              <w:t>BMN: Ruleset.</w:t>
            </w:r>
            <w:r>
              <w:rPr>
                <w:rFonts w:eastAsia="Arial"/>
                <w:b/>
                <w:bCs/>
                <w:color w:val="000000" w:themeColor="text1"/>
                <w:lang w:val="en-US"/>
              </w:rPr>
              <w:t>UpdateConEdvalues</w:t>
            </w:r>
          </w:p>
          <w:p w14:paraId="5C60B34A" w14:textId="7EC7BA10" w:rsidR="00C87FE3" w:rsidRPr="00C87FE3" w:rsidRDefault="00C87FE3" w:rsidP="00C87FE3">
            <w:pPr>
              <w:rPr>
                <w:rFonts w:eastAsia="Arial"/>
                <w:b/>
                <w:bCs/>
                <w:color w:val="000000" w:themeColor="text1"/>
                <w:lang w:val="en-US"/>
              </w:rPr>
            </w:pPr>
            <w:r w:rsidRPr="00C87FE3">
              <w:rPr>
                <w:rFonts w:eastAsia="Arial"/>
                <w:b/>
                <w:bCs/>
                <w:color w:val="000000" w:themeColor="text1"/>
                <w:lang w:val="en-US"/>
              </w:rPr>
              <w:t xml:space="preserve">Entity: </w:t>
            </w:r>
            <w:r w:rsidRPr="00C87FE3">
              <w:rPr>
                <w:rFonts w:eastAsia="Arial"/>
                <w:color w:val="000000" w:themeColor="text1"/>
                <w:lang w:val="en-US"/>
              </w:rPr>
              <w:t>Admissions Record</w:t>
            </w:r>
          </w:p>
          <w:p w14:paraId="6DF250DD" w14:textId="14D6A6E1" w:rsidR="00C87FE3" w:rsidRDefault="00C87FE3" w:rsidP="00C87FE3">
            <w:pPr>
              <w:rPr>
                <w:rFonts w:eastAsia="Arial"/>
                <w:b/>
                <w:bCs/>
                <w:color w:val="000000" w:themeColor="text1"/>
                <w:lang w:val="en-US"/>
              </w:rPr>
            </w:pPr>
            <w:r w:rsidRPr="00C87FE3">
              <w:rPr>
                <w:rFonts w:eastAsia="Arial"/>
                <w:b/>
                <w:bCs/>
                <w:color w:val="000000" w:themeColor="text1"/>
                <w:lang w:val="en-US"/>
              </w:rPr>
              <w:t>Module:</w:t>
            </w:r>
            <w:r>
              <w:rPr>
                <w:rFonts w:eastAsia="Arial"/>
                <w:b/>
                <w:bCs/>
                <w:color w:val="000000" w:themeColor="text1"/>
                <w:lang w:val="en-US"/>
              </w:rPr>
              <w:t xml:space="preserve"> </w:t>
            </w:r>
            <w:r w:rsidRPr="00C87FE3">
              <w:rPr>
                <w:rFonts w:eastAsia="Arial"/>
                <w:color w:val="000000" w:themeColor="text1"/>
                <w:lang w:val="en-US"/>
              </w:rPr>
              <w:t>Admissions</w:t>
            </w:r>
          </w:p>
        </w:tc>
        <w:tc>
          <w:tcPr>
            <w:tcW w:w="6005" w:type="dxa"/>
            <w:tcMar>
              <w:top w:w="15" w:type="dxa"/>
              <w:left w:w="108" w:type="dxa"/>
              <w:bottom w:w="15" w:type="dxa"/>
              <w:right w:w="108" w:type="dxa"/>
            </w:tcMar>
          </w:tcPr>
          <w:p w14:paraId="07E959B5" w14:textId="7E84CC84" w:rsidR="00342187" w:rsidRPr="006D45EE" w:rsidRDefault="00342187" w:rsidP="00342187">
            <w:pPr>
              <w:rPr>
                <w:rFonts w:eastAsia="Arial"/>
                <w:color w:val="000000" w:themeColor="text1"/>
              </w:rPr>
            </w:pPr>
            <w:r w:rsidRPr="006D45EE">
              <w:rPr>
                <w:rFonts w:eastAsia="Arial"/>
                <w:b/>
                <w:bCs/>
                <w:color w:val="000000" w:themeColor="text1"/>
              </w:rPr>
              <w:t xml:space="preserve">Trigger: </w:t>
            </w:r>
            <w:r w:rsidR="008B15AE">
              <w:rPr>
                <w:rFonts w:eastAsia="Arial"/>
                <w:color w:val="000000" w:themeColor="text1"/>
              </w:rPr>
              <w:t xml:space="preserve">New </w:t>
            </w:r>
            <w:r>
              <w:rPr>
                <w:rFonts w:eastAsia="Arial"/>
                <w:color w:val="000000" w:themeColor="text1"/>
              </w:rPr>
              <w:t xml:space="preserve">Admissions </w:t>
            </w:r>
            <w:r w:rsidR="008B15AE">
              <w:rPr>
                <w:rFonts w:eastAsia="Arial"/>
                <w:color w:val="000000" w:themeColor="text1"/>
              </w:rPr>
              <w:t>R</w:t>
            </w:r>
            <w:r>
              <w:rPr>
                <w:rFonts w:eastAsia="Arial"/>
                <w:color w:val="000000" w:themeColor="text1"/>
              </w:rPr>
              <w:t xml:space="preserve">ecord </w:t>
            </w:r>
            <w:r w:rsidR="008B15AE">
              <w:rPr>
                <w:rFonts w:eastAsia="Arial"/>
                <w:color w:val="000000" w:themeColor="text1"/>
              </w:rPr>
              <w:t>Created</w:t>
            </w:r>
          </w:p>
          <w:p w14:paraId="1E231BDE" w14:textId="77777777" w:rsidR="00342187" w:rsidRPr="006D45EE" w:rsidRDefault="00342187" w:rsidP="00342187">
            <w:pPr>
              <w:rPr>
                <w:rFonts w:eastAsia="Arial"/>
                <w:b/>
                <w:bCs/>
                <w:color w:val="000000" w:themeColor="text1"/>
              </w:rPr>
            </w:pPr>
          </w:p>
          <w:p w14:paraId="43F0E672" w14:textId="77777777" w:rsidR="00342187" w:rsidRPr="006D45EE" w:rsidRDefault="00342187" w:rsidP="00342187">
            <w:pPr>
              <w:rPr>
                <w:rFonts w:eastAsia="Arial"/>
                <w:color w:val="000000" w:themeColor="text1"/>
              </w:rPr>
            </w:pPr>
            <w:r w:rsidRPr="006D45EE">
              <w:rPr>
                <w:rFonts w:eastAsia="Arial"/>
                <w:b/>
                <w:bCs/>
                <w:color w:val="000000" w:themeColor="text1"/>
              </w:rPr>
              <w:t xml:space="preserve">Logic: </w:t>
            </w:r>
          </w:p>
          <w:p w14:paraId="0BC5723E" w14:textId="77777777" w:rsidR="00342187" w:rsidRPr="006D45EE" w:rsidRDefault="00342187" w:rsidP="00342187">
            <w:pPr>
              <w:rPr>
                <w:rFonts w:eastAsia="Arial"/>
                <w:color w:val="000000" w:themeColor="text1"/>
              </w:rPr>
            </w:pPr>
            <w:r w:rsidRPr="006D45EE">
              <w:rPr>
                <w:rFonts w:eastAsia="Arial"/>
                <w:color w:val="000000" w:themeColor="text1"/>
              </w:rPr>
              <w:t xml:space="preserve"> </w:t>
            </w:r>
          </w:p>
          <w:p w14:paraId="30BC6B4C" w14:textId="77777777" w:rsidR="00342187" w:rsidRDefault="00342187" w:rsidP="00342187">
            <w:pPr>
              <w:rPr>
                <w:rFonts w:eastAsia="Arial"/>
                <w:color w:val="000000" w:themeColor="text1"/>
              </w:rPr>
            </w:pPr>
            <w:r w:rsidRPr="006D45EE">
              <w:rPr>
                <w:rFonts w:eastAsia="Arial"/>
                <w:color w:val="000000" w:themeColor="text1"/>
              </w:rPr>
              <w:t>If Delivery Mode =8-Course Registrant</w:t>
            </w:r>
          </w:p>
          <w:p w14:paraId="476D13FB" w14:textId="77777777" w:rsidR="00342187" w:rsidRDefault="00342187" w:rsidP="00342187">
            <w:pPr>
              <w:rPr>
                <w:rFonts w:eastAsia="Arial"/>
                <w:color w:val="000000" w:themeColor="text1"/>
              </w:rPr>
            </w:pPr>
            <w:r>
              <w:rPr>
                <w:rFonts w:eastAsia="Arial"/>
                <w:color w:val="000000" w:themeColor="text1"/>
              </w:rPr>
              <w:t xml:space="preserve">Set the following values </w:t>
            </w:r>
          </w:p>
          <w:p w14:paraId="3EA46810" w14:textId="77777777" w:rsidR="00342187" w:rsidRPr="006D45EE" w:rsidRDefault="00342187" w:rsidP="00342187">
            <w:pPr>
              <w:pStyle w:val="ListParagraph"/>
              <w:numPr>
                <w:ilvl w:val="0"/>
                <w:numId w:val="39"/>
              </w:numPr>
              <w:rPr>
                <w:rFonts w:eastAsia="Arial"/>
                <w:b/>
                <w:bCs/>
                <w:color w:val="000000" w:themeColor="text1"/>
              </w:rPr>
            </w:pPr>
            <w:r w:rsidRPr="006D45EE">
              <w:rPr>
                <w:rFonts w:eastAsia="Arial"/>
                <w:b/>
                <w:bCs/>
                <w:color w:val="000000" w:themeColor="text1"/>
              </w:rPr>
              <w:t xml:space="preserve">Student Category = </w:t>
            </w:r>
            <w:r w:rsidRPr="006D45EE">
              <w:rPr>
                <w:rFonts w:eastAsia="Arial"/>
                <w:color w:val="000000" w:themeColor="text1"/>
              </w:rPr>
              <w:t>Course Registrant</w:t>
            </w:r>
          </w:p>
          <w:p w14:paraId="44390C86" w14:textId="77777777" w:rsidR="00342187" w:rsidRPr="006D45EE" w:rsidRDefault="00342187" w:rsidP="00342187">
            <w:pPr>
              <w:pStyle w:val="ListParagraph"/>
              <w:numPr>
                <w:ilvl w:val="0"/>
                <w:numId w:val="39"/>
              </w:numPr>
              <w:rPr>
                <w:rFonts w:eastAsia="Arial"/>
                <w:b/>
                <w:bCs/>
                <w:color w:val="000000" w:themeColor="text1"/>
              </w:rPr>
            </w:pPr>
            <w:r w:rsidRPr="006D45EE">
              <w:rPr>
                <w:rFonts w:eastAsia="Arial"/>
                <w:b/>
                <w:bCs/>
                <w:color w:val="000000" w:themeColor="text1"/>
              </w:rPr>
              <w:t xml:space="preserve">Expected Load = </w:t>
            </w:r>
            <w:r w:rsidRPr="006D45EE">
              <w:rPr>
                <w:rFonts w:eastAsia="Arial"/>
                <w:color w:val="000000" w:themeColor="text1"/>
              </w:rPr>
              <w:t>Part-time</w:t>
            </w:r>
          </w:p>
          <w:p w14:paraId="5BA23AEF" w14:textId="77777777" w:rsidR="00342187" w:rsidRPr="006D45EE" w:rsidRDefault="00342187" w:rsidP="00342187">
            <w:pPr>
              <w:pStyle w:val="ListParagraph"/>
              <w:numPr>
                <w:ilvl w:val="0"/>
                <w:numId w:val="39"/>
              </w:numPr>
              <w:rPr>
                <w:rFonts w:eastAsia="Arial"/>
                <w:b/>
                <w:bCs/>
                <w:color w:val="000000" w:themeColor="text1"/>
              </w:rPr>
            </w:pPr>
            <w:r w:rsidRPr="006D45EE">
              <w:rPr>
                <w:rFonts w:eastAsia="Arial"/>
                <w:b/>
                <w:bCs/>
                <w:color w:val="000000" w:themeColor="text1"/>
              </w:rPr>
              <w:t xml:space="preserve">Level of Study = </w:t>
            </w:r>
            <w:r w:rsidRPr="006D45EE">
              <w:rPr>
                <w:rFonts w:eastAsia="Arial"/>
                <w:color w:val="000000" w:themeColor="text1"/>
              </w:rPr>
              <w:t>Continuing Education</w:t>
            </w:r>
          </w:p>
          <w:p w14:paraId="79BBBCE3" w14:textId="77777777" w:rsidR="00342187" w:rsidRPr="006D45EE" w:rsidRDefault="00342187" w:rsidP="00342187">
            <w:pPr>
              <w:pStyle w:val="ListParagraph"/>
              <w:numPr>
                <w:ilvl w:val="0"/>
                <w:numId w:val="39"/>
              </w:numPr>
              <w:rPr>
                <w:rFonts w:eastAsia="Arial"/>
                <w:color w:val="000000" w:themeColor="text1"/>
              </w:rPr>
            </w:pPr>
            <w:r w:rsidRPr="006D45EE">
              <w:rPr>
                <w:rFonts w:eastAsia="Arial"/>
                <w:b/>
                <w:bCs/>
                <w:color w:val="000000" w:themeColor="text1"/>
              </w:rPr>
              <w:t xml:space="preserve">Enrolment Level = </w:t>
            </w:r>
            <w:r w:rsidRPr="006D45EE">
              <w:rPr>
                <w:rFonts w:eastAsia="Arial"/>
                <w:color w:val="000000" w:themeColor="text1"/>
              </w:rPr>
              <w:t>Continuing Education - Course</w:t>
            </w:r>
          </w:p>
          <w:p w14:paraId="04151D08" w14:textId="07F70398" w:rsidR="00342187" w:rsidRPr="00272C25" w:rsidRDefault="3E81A574" w:rsidP="003728DA">
            <w:pPr>
              <w:pStyle w:val="ListParagraph"/>
              <w:numPr>
                <w:ilvl w:val="0"/>
                <w:numId w:val="39"/>
              </w:numPr>
              <w:spacing w:line="259" w:lineRule="auto"/>
              <w:rPr>
                <w:rFonts w:eastAsia="Arial"/>
                <w:b/>
                <w:bCs/>
                <w:strike/>
                <w:color w:val="000000" w:themeColor="text1"/>
                <w:lang w:val="en-US"/>
              </w:rPr>
            </w:pPr>
            <w:r w:rsidRPr="00272C25">
              <w:rPr>
                <w:rFonts w:eastAsia="Arial"/>
                <w:b/>
                <w:bCs/>
                <w:strike/>
                <w:color w:val="000000" w:themeColor="text1"/>
                <w:lang w:val="en-US"/>
              </w:rPr>
              <w:t xml:space="preserve">Price Type = Coned </w:t>
            </w:r>
          </w:p>
        </w:tc>
        <w:tc>
          <w:tcPr>
            <w:tcW w:w="2960" w:type="dxa"/>
          </w:tcPr>
          <w:p w14:paraId="3907815E" w14:textId="0710B667" w:rsidR="00342187" w:rsidRDefault="007B6CAF" w:rsidP="00342187">
            <w:pPr>
              <w:spacing w:line="259" w:lineRule="auto"/>
              <w:rPr>
                <w:color w:val="FF0000"/>
                <w:lang w:val="en-US"/>
              </w:rPr>
            </w:pPr>
            <w:r>
              <w:rPr>
                <w:color w:val="FF0000"/>
                <w:lang w:val="en-US"/>
              </w:rPr>
              <w:t>Price Type moved to RS-307-016</w:t>
            </w:r>
          </w:p>
        </w:tc>
      </w:tr>
    </w:tbl>
    <w:p w14:paraId="01C78439" w14:textId="09F80346" w:rsidR="00D10C03" w:rsidRDefault="00D10C03" w:rsidP="00D10C03"/>
    <w:p w14:paraId="0AA24357" w14:textId="77777777" w:rsidR="003821E4" w:rsidRPr="00D10C03" w:rsidRDefault="003821E4" w:rsidP="00D10C03"/>
    <w:p w14:paraId="1EAB7042" w14:textId="21D374BC" w:rsidR="00D10C03" w:rsidRDefault="00F50BE1" w:rsidP="07B40855">
      <w:pPr>
        <w:pStyle w:val="Heading2"/>
        <w:numPr>
          <w:ilvl w:val="0"/>
          <w:numId w:val="0"/>
        </w:numPr>
      </w:pPr>
      <w:r>
        <w:t xml:space="preserve"> </w:t>
      </w:r>
      <w:r w:rsidR="00D10C03">
        <w:t>Interaction Plan/Communication Template(s)</w:t>
      </w:r>
    </w:p>
    <w:p w14:paraId="0B6AAF2A" w14:textId="0C20424C" w:rsidR="4D9EB2FF" w:rsidRDefault="4D9EB2FF">
      <w:r w:rsidRPr="4D9EB2FF">
        <w:rPr>
          <w:rFonts w:eastAsia="Arial"/>
        </w:rPr>
        <w:t>The table documents any interaction plan with its related communication temp</w:t>
      </w:r>
      <w:r w:rsidR="00821189">
        <w:rPr>
          <w:rFonts w:eastAsia="Arial"/>
        </w:rPr>
        <w:t>lates (e.g. emails, alerts) related to the workflows above</w:t>
      </w:r>
      <w:r w:rsidRPr="4D9EB2FF">
        <w:rPr>
          <w:rFonts w:eastAsia="Arial"/>
        </w:rPr>
        <w:t>.</w:t>
      </w:r>
    </w:p>
    <w:p w14:paraId="56D7A508" w14:textId="3D961FCE" w:rsidR="4D9EB2FF" w:rsidRDefault="4D9EB2FF" w:rsidP="4D9EB2FF">
      <w:pPr>
        <w:rPr>
          <w:rFonts w:eastAsia="Calibri"/>
        </w:rPr>
      </w:pPr>
    </w:p>
    <w:tbl>
      <w:tblPr>
        <w:tblStyle w:val="TableGridLight"/>
        <w:tblW w:w="5000" w:type="pct"/>
        <w:tblLayout w:type="fixed"/>
        <w:tblCellMar>
          <w:top w:w="58" w:type="dxa"/>
          <w:left w:w="115" w:type="dxa"/>
          <w:bottom w:w="58" w:type="dxa"/>
          <w:right w:w="115" w:type="dxa"/>
        </w:tblCellMar>
        <w:tblLook w:val="04A0" w:firstRow="1" w:lastRow="0" w:firstColumn="1" w:lastColumn="0" w:noHBand="0" w:noVBand="1"/>
      </w:tblPr>
      <w:tblGrid>
        <w:gridCol w:w="901"/>
        <w:gridCol w:w="2496"/>
        <w:gridCol w:w="7655"/>
        <w:gridCol w:w="2835"/>
        <w:gridCol w:w="3383"/>
      </w:tblGrid>
      <w:tr w:rsidR="005A1C30" w:rsidRPr="00583BC8" w14:paraId="53B09C89" w14:textId="77777777" w:rsidTr="7530EBB3">
        <w:trPr>
          <w:trHeight w:val="288"/>
          <w:tblHeader/>
        </w:trPr>
        <w:tc>
          <w:tcPr>
            <w:tcW w:w="901" w:type="dxa"/>
            <w:shd w:val="clear" w:color="auto" w:fill="008000"/>
            <w:tcMar>
              <w:top w:w="15" w:type="dxa"/>
              <w:left w:w="108" w:type="dxa"/>
              <w:bottom w:w="15" w:type="dxa"/>
              <w:right w:w="108" w:type="dxa"/>
            </w:tcMar>
            <w:hideMark/>
          </w:tcPr>
          <w:p w14:paraId="2A5805D2" w14:textId="77777777" w:rsidR="005A1C30" w:rsidRPr="008267DD" w:rsidRDefault="005A1C30" w:rsidP="00A05023">
            <w:pPr>
              <w:pStyle w:val="ListParagraph"/>
              <w:ind w:left="0"/>
              <w:rPr>
                <w:b/>
                <w:bCs/>
                <w:color w:val="FFFFFF" w:themeColor="background1"/>
                <w:lang w:val="en-US"/>
              </w:rPr>
            </w:pPr>
            <w:r w:rsidRPr="53A49A16">
              <w:rPr>
                <w:b/>
                <w:bCs/>
                <w:color w:val="FFFFFF" w:themeColor="background1"/>
                <w:lang w:val="en-US"/>
              </w:rPr>
              <w:t>ID</w:t>
            </w:r>
          </w:p>
        </w:tc>
        <w:tc>
          <w:tcPr>
            <w:tcW w:w="2496" w:type="dxa"/>
            <w:shd w:val="clear" w:color="auto" w:fill="008000"/>
            <w:tcMar>
              <w:top w:w="15" w:type="dxa"/>
              <w:left w:w="108" w:type="dxa"/>
              <w:bottom w:w="15" w:type="dxa"/>
              <w:right w:w="108" w:type="dxa"/>
            </w:tcMar>
            <w:hideMark/>
          </w:tcPr>
          <w:p w14:paraId="0DE40310" w14:textId="6E4B7C9F" w:rsidR="005A1C30" w:rsidRPr="008267DD" w:rsidRDefault="005A1C30" w:rsidP="005A1C30">
            <w:pPr>
              <w:pStyle w:val="ListParagraph"/>
              <w:ind w:left="0"/>
              <w:rPr>
                <w:b/>
                <w:bCs/>
                <w:color w:val="FFFFFF" w:themeColor="background1"/>
                <w:lang w:val="en-US"/>
              </w:rPr>
            </w:pPr>
            <w:r>
              <w:rPr>
                <w:b/>
                <w:bCs/>
                <w:color w:val="FFFFFF" w:themeColor="background1"/>
                <w:lang w:val="en-US"/>
              </w:rPr>
              <w:t>Communication Name /  Type</w:t>
            </w:r>
          </w:p>
        </w:tc>
        <w:tc>
          <w:tcPr>
            <w:tcW w:w="7655" w:type="dxa"/>
            <w:shd w:val="clear" w:color="auto" w:fill="008000"/>
            <w:tcMar>
              <w:top w:w="15" w:type="dxa"/>
              <w:left w:w="108" w:type="dxa"/>
              <w:bottom w:w="15" w:type="dxa"/>
              <w:right w:w="108" w:type="dxa"/>
            </w:tcMar>
            <w:hideMark/>
          </w:tcPr>
          <w:p w14:paraId="7F563202" w14:textId="77777777" w:rsidR="005A1C30" w:rsidRPr="008267DD" w:rsidRDefault="005A1C30" w:rsidP="00A05023">
            <w:pPr>
              <w:pStyle w:val="ListParagraph"/>
              <w:ind w:left="0"/>
              <w:rPr>
                <w:b/>
                <w:bCs/>
                <w:color w:val="FFFFFF" w:themeColor="background1"/>
                <w:lang w:val="en-US"/>
              </w:rPr>
            </w:pPr>
            <w:r>
              <w:rPr>
                <w:b/>
                <w:bCs/>
                <w:color w:val="FFFFFF" w:themeColor="background1"/>
                <w:lang w:val="en-US"/>
              </w:rPr>
              <w:t>Description</w:t>
            </w:r>
          </w:p>
        </w:tc>
        <w:tc>
          <w:tcPr>
            <w:tcW w:w="2835" w:type="dxa"/>
            <w:shd w:val="clear" w:color="auto" w:fill="008000"/>
          </w:tcPr>
          <w:p w14:paraId="2CFB77DD" w14:textId="5F7C9A52" w:rsidR="005A1C30" w:rsidRDefault="005A1C30" w:rsidP="00A05023">
            <w:pPr>
              <w:pStyle w:val="ListParagraph"/>
              <w:ind w:left="0"/>
              <w:rPr>
                <w:b/>
                <w:bCs/>
                <w:color w:val="FFFFFF" w:themeColor="background1"/>
                <w:lang w:val="en-US"/>
              </w:rPr>
            </w:pPr>
            <w:r>
              <w:rPr>
                <w:b/>
                <w:bCs/>
                <w:color w:val="FFFFFF" w:themeColor="background1"/>
                <w:lang w:val="en-US"/>
              </w:rPr>
              <w:t>Communication Templates</w:t>
            </w:r>
          </w:p>
        </w:tc>
        <w:tc>
          <w:tcPr>
            <w:tcW w:w="3383" w:type="dxa"/>
            <w:shd w:val="clear" w:color="auto" w:fill="008000"/>
          </w:tcPr>
          <w:p w14:paraId="28C97595" w14:textId="0F3986F7" w:rsidR="005A1C30" w:rsidRPr="008267DD" w:rsidRDefault="005A1C30" w:rsidP="00A05023">
            <w:pPr>
              <w:pStyle w:val="ListParagraph"/>
              <w:ind w:left="0"/>
              <w:rPr>
                <w:b/>
                <w:bCs/>
                <w:color w:val="FFFFFF" w:themeColor="background1"/>
                <w:lang w:val="en-US"/>
              </w:rPr>
            </w:pPr>
            <w:r>
              <w:rPr>
                <w:b/>
                <w:bCs/>
                <w:color w:val="FFFFFF" w:themeColor="background1"/>
                <w:lang w:val="en-US"/>
              </w:rPr>
              <w:t>Comments</w:t>
            </w:r>
          </w:p>
        </w:tc>
      </w:tr>
      <w:tr w:rsidR="005A1C30" w:rsidRPr="00583BC8" w14:paraId="6AB7C59D" w14:textId="77777777" w:rsidTr="7530EBB3">
        <w:trPr>
          <w:trHeight w:val="288"/>
        </w:trPr>
        <w:tc>
          <w:tcPr>
            <w:tcW w:w="901" w:type="dxa"/>
            <w:tcMar>
              <w:top w:w="15" w:type="dxa"/>
              <w:left w:w="108" w:type="dxa"/>
              <w:bottom w:w="15" w:type="dxa"/>
              <w:right w:w="108" w:type="dxa"/>
            </w:tcMar>
          </w:tcPr>
          <w:p w14:paraId="39721195" w14:textId="5879BAB3" w:rsidR="005A1C30" w:rsidRPr="00583BC8" w:rsidRDefault="005A1C30" w:rsidP="00A05023">
            <w:pPr>
              <w:pStyle w:val="ListParagraph"/>
              <w:ind w:left="0"/>
              <w:rPr>
                <w:lang w:val="en-US"/>
              </w:rPr>
            </w:pPr>
          </w:p>
        </w:tc>
        <w:tc>
          <w:tcPr>
            <w:tcW w:w="2496" w:type="dxa"/>
            <w:tcMar>
              <w:top w:w="15" w:type="dxa"/>
              <w:left w:w="108" w:type="dxa"/>
              <w:bottom w:w="15" w:type="dxa"/>
              <w:right w:w="108" w:type="dxa"/>
            </w:tcMar>
          </w:tcPr>
          <w:p w14:paraId="6819447D" w14:textId="43E2C142" w:rsidR="005A1C30" w:rsidRPr="00583BC8" w:rsidRDefault="021B2ABB" w:rsidP="00A05023">
            <w:pPr>
              <w:pStyle w:val="ListParagraph"/>
              <w:ind w:left="0"/>
              <w:rPr>
                <w:lang w:val="en-US"/>
              </w:rPr>
            </w:pPr>
            <w:r w:rsidRPr="7530EBB3">
              <w:rPr>
                <w:lang w:val="en-US"/>
              </w:rPr>
              <w:t>Not applicable</w:t>
            </w:r>
          </w:p>
        </w:tc>
        <w:tc>
          <w:tcPr>
            <w:tcW w:w="7655" w:type="dxa"/>
            <w:tcMar>
              <w:top w:w="15" w:type="dxa"/>
              <w:left w:w="108" w:type="dxa"/>
              <w:bottom w:w="15" w:type="dxa"/>
              <w:right w:w="108" w:type="dxa"/>
            </w:tcMar>
          </w:tcPr>
          <w:p w14:paraId="2C655491" w14:textId="77777777" w:rsidR="005A1C30" w:rsidRPr="00583BC8" w:rsidRDefault="005A1C30" w:rsidP="00A05023">
            <w:pPr>
              <w:pStyle w:val="ListParagraph"/>
              <w:ind w:left="0"/>
              <w:rPr>
                <w:lang w:val="en-US"/>
              </w:rPr>
            </w:pPr>
          </w:p>
        </w:tc>
        <w:tc>
          <w:tcPr>
            <w:tcW w:w="2835" w:type="dxa"/>
          </w:tcPr>
          <w:p w14:paraId="55FB83CF" w14:textId="77777777" w:rsidR="005A1C30" w:rsidRPr="00583BC8" w:rsidRDefault="005A1C30" w:rsidP="00A05023">
            <w:pPr>
              <w:pStyle w:val="ListParagraph"/>
              <w:ind w:left="0"/>
              <w:rPr>
                <w:lang w:val="en-US"/>
              </w:rPr>
            </w:pPr>
          </w:p>
        </w:tc>
        <w:tc>
          <w:tcPr>
            <w:tcW w:w="3383" w:type="dxa"/>
          </w:tcPr>
          <w:p w14:paraId="4669FA65" w14:textId="288ECEE0" w:rsidR="005A1C30" w:rsidRPr="00583BC8" w:rsidRDefault="005A1C30" w:rsidP="0707C7ED">
            <w:pPr>
              <w:pStyle w:val="ListParagraph"/>
              <w:ind w:left="0"/>
              <w:rPr>
                <w:color w:val="FF0000"/>
                <w:lang w:val="en-US"/>
              </w:rPr>
            </w:pPr>
          </w:p>
        </w:tc>
      </w:tr>
    </w:tbl>
    <w:p w14:paraId="56D39208" w14:textId="5DDA448C" w:rsidR="00D10C03" w:rsidRDefault="00D10C03" w:rsidP="00D10C03"/>
    <w:p w14:paraId="1984966A" w14:textId="77777777" w:rsidR="003821E4" w:rsidRPr="00D10C03" w:rsidRDefault="003821E4" w:rsidP="00D10C03"/>
    <w:p w14:paraId="75F9512E" w14:textId="6D55ADFA" w:rsidR="00D07802" w:rsidRPr="00583BC8" w:rsidRDefault="00F50BE1" w:rsidP="07B40855">
      <w:pPr>
        <w:pStyle w:val="Heading2"/>
        <w:numPr>
          <w:ilvl w:val="0"/>
          <w:numId w:val="0"/>
        </w:numPr>
        <w:rPr>
          <w:rFonts w:asciiTheme="minorHAnsi" w:eastAsiaTheme="minorEastAsia" w:hAnsiTheme="minorHAnsi" w:cstheme="minorBidi"/>
          <w:bCs/>
          <w:szCs w:val="36"/>
        </w:rPr>
      </w:pPr>
      <w:r>
        <w:lastRenderedPageBreak/>
        <w:t xml:space="preserve"> </w:t>
      </w:r>
      <w:r w:rsidR="00D07802">
        <w:t>Forms Template(s)</w:t>
      </w:r>
    </w:p>
    <w:p w14:paraId="78AC4360" w14:textId="77777777" w:rsidR="00D07802" w:rsidRDefault="45BFB078" w:rsidP="00D07802">
      <w:r w:rsidRPr="1D243EFC">
        <w:rPr>
          <w:rFonts w:eastAsia="Arial"/>
        </w:rPr>
        <w:t xml:space="preserve">This table documents the forms used as part of this </w:t>
      </w:r>
      <w:r w:rsidRPr="1D243EFC">
        <w:t>process</w:t>
      </w:r>
      <w:r w:rsidRPr="1D243EFC">
        <w:rPr>
          <w:rFonts w:eastAsia="Arial"/>
        </w:rPr>
        <w:t xml:space="preserve">.  </w:t>
      </w:r>
    </w:p>
    <w:p w14:paraId="03A1A8D9" w14:textId="77777777" w:rsidR="00D07802" w:rsidRDefault="00D07802" w:rsidP="00D07802">
      <w:pPr>
        <w:rPr>
          <w:rFonts w:eastAsia="Arial"/>
        </w:rPr>
      </w:pPr>
    </w:p>
    <w:tbl>
      <w:tblPr>
        <w:tblStyle w:val="TableGridLight"/>
        <w:tblW w:w="5000" w:type="pct"/>
        <w:tblInd w:w="-5" w:type="dxa"/>
        <w:tblLayout w:type="fixed"/>
        <w:tblCellMar>
          <w:top w:w="115" w:type="dxa"/>
          <w:left w:w="115" w:type="dxa"/>
          <w:bottom w:w="115" w:type="dxa"/>
          <w:right w:w="115" w:type="dxa"/>
        </w:tblCellMar>
        <w:tblLook w:val="0620" w:firstRow="1" w:lastRow="0" w:firstColumn="0" w:lastColumn="0" w:noHBand="1" w:noVBand="1"/>
      </w:tblPr>
      <w:tblGrid>
        <w:gridCol w:w="1652"/>
        <w:gridCol w:w="3303"/>
        <w:gridCol w:w="8512"/>
        <w:gridCol w:w="3803"/>
      </w:tblGrid>
      <w:tr w:rsidR="001D2533" w:rsidRPr="00583BC8" w14:paraId="3DF41395" w14:textId="77777777" w:rsidTr="78F2F982">
        <w:trPr>
          <w:trHeight w:val="288"/>
          <w:tblHeader/>
        </w:trPr>
        <w:tc>
          <w:tcPr>
            <w:tcW w:w="1652" w:type="dxa"/>
            <w:shd w:val="clear" w:color="auto" w:fill="008000"/>
            <w:vAlign w:val="center"/>
            <w:hideMark/>
          </w:tcPr>
          <w:p w14:paraId="6BD740C1" w14:textId="35A554ED" w:rsidR="001D2533" w:rsidRPr="008267DD" w:rsidRDefault="001D2533" w:rsidP="00821189">
            <w:pPr>
              <w:contextualSpacing/>
              <w:jc w:val="center"/>
              <w:rPr>
                <w:b/>
                <w:bCs/>
                <w:color w:val="FFFFFF" w:themeColor="background1"/>
                <w:lang w:val="en-US"/>
              </w:rPr>
            </w:pPr>
            <w:r>
              <w:rPr>
                <w:b/>
                <w:bCs/>
                <w:color w:val="FFFFFF" w:themeColor="background1"/>
                <w:lang w:val="en-US"/>
              </w:rPr>
              <w:t>Form</w:t>
            </w:r>
            <w:r w:rsidRPr="53A49A16">
              <w:rPr>
                <w:b/>
                <w:bCs/>
                <w:color w:val="FFFFFF" w:themeColor="background1"/>
                <w:lang w:val="en-US"/>
              </w:rPr>
              <w:t xml:space="preserve"> ID</w:t>
            </w:r>
          </w:p>
        </w:tc>
        <w:tc>
          <w:tcPr>
            <w:tcW w:w="3303" w:type="dxa"/>
            <w:shd w:val="clear" w:color="auto" w:fill="008000"/>
            <w:vAlign w:val="center"/>
            <w:hideMark/>
          </w:tcPr>
          <w:p w14:paraId="07E7D940" w14:textId="77777777" w:rsidR="001D2533" w:rsidRPr="008267DD" w:rsidRDefault="001D2533" w:rsidP="00417DCE">
            <w:pPr>
              <w:contextualSpacing/>
              <w:jc w:val="center"/>
              <w:rPr>
                <w:b/>
                <w:bCs/>
                <w:color w:val="FFFFFF" w:themeColor="background1"/>
              </w:rPr>
            </w:pPr>
            <w:r w:rsidRPr="53A49A16">
              <w:rPr>
                <w:b/>
                <w:bCs/>
                <w:color w:val="FFFFFF" w:themeColor="background1"/>
              </w:rPr>
              <w:t>Name</w:t>
            </w:r>
          </w:p>
        </w:tc>
        <w:tc>
          <w:tcPr>
            <w:tcW w:w="8512" w:type="dxa"/>
            <w:shd w:val="clear" w:color="auto" w:fill="008000"/>
            <w:vAlign w:val="center"/>
            <w:hideMark/>
          </w:tcPr>
          <w:p w14:paraId="6486165C" w14:textId="77777777" w:rsidR="001D2533" w:rsidRPr="008267DD" w:rsidRDefault="001D2533" w:rsidP="00417DCE">
            <w:pPr>
              <w:contextualSpacing/>
              <w:jc w:val="center"/>
              <w:rPr>
                <w:b/>
                <w:bCs/>
                <w:color w:val="FFFFFF" w:themeColor="background1"/>
              </w:rPr>
            </w:pPr>
            <w:r w:rsidRPr="53A49A16">
              <w:rPr>
                <w:b/>
                <w:bCs/>
                <w:color w:val="FFFFFF" w:themeColor="background1"/>
              </w:rPr>
              <w:t>Purpose/Context</w:t>
            </w:r>
          </w:p>
        </w:tc>
        <w:tc>
          <w:tcPr>
            <w:tcW w:w="3803" w:type="dxa"/>
            <w:shd w:val="clear" w:color="auto" w:fill="008000"/>
            <w:vAlign w:val="center"/>
          </w:tcPr>
          <w:p w14:paraId="0714A469" w14:textId="0B924A21" w:rsidR="001D2533" w:rsidRPr="53A49A16" w:rsidRDefault="001D2533" w:rsidP="001D2533">
            <w:pPr>
              <w:contextualSpacing/>
              <w:jc w:val="center"/>
              <w:rPr>
                <w:b/>
                <w:bCs/>
                <w:color w:val="FFFFFF" w:themeColor="background1"/>
              </w:rPr>
            </w:pPr>
            <w:r>
              <w:rPr>
                <w:b/>
                <w:bCs/>
                <w:color w:val="FFFFFF" w:themeColor="background1"/>
              </w:rPr>
              <w:t>Link to Form Specifications</w:t>
            </w:r>
          </w:p>
        </w:tc>
      </w:tr>
      <w:tr w:rsidR="001D2533" w:rsidRPr="00583BC8" w14:paraId="797773AB" w14:textId="77777777" w:rsidTr="78F2F982">
        <w:trPr>
          <w:trHeight w:val="150"/>
        </w:trPr>
        <w:tc>
          <w:tcPr>
            <w:tcW w:w="1652" w:type="dxa"/>
          </w:tcPr>
          <w:p w14:paraId="57A000E3" w14:textId="19871B2A" w:rsidR="001D2533" w:rsidRPr="00583BC8" w:rsidRDefault="001D2533" w:rsidP="1B4E0E75">
            <w:pPr>
              <w:pStyle w:val="ListParagraph"/>
              <w:ind w:left="0"/>
              <w:rPr>
                <w:lang w:val="en-US"/>
              </w:rPr>
            </w:pPr>
          </w:p>
        </w:tc>
        <w:tc>
          <w:tcPr>
            <w:tcW w:w="3303" w:type="dxa"/>
          </w:tcPr>
          <w:p w14:paraId="5D5140E5" w14:textId="3079412E" w:rsidR="001D2533" w:rsidRPr="00583BC8" w:rsidRDefault="019F7D13" w:rsidP="00417DCE">
            <w:pPr>
              <w:contextualSpacing/>
              <w:rPr>
                <w:lang w:val="en-US"/>
              </w:rPr>
            </w:pPr>
            <w:r w:rsidRPr="78F2F982">
              <w:rPr>
                <w:lang w:val="en-US"/>
              </w:rPr>
              <w:t>Not applicable</w:t>
            </w:r>
          </w:p>
        </w:tc>
        <w:tc>
          <w:tcPr>
            <w:tcW w:w="8512" w:type="dxa"/>
          </w:tcPr>
          <w:p w14:paraId="11336E1B" w14:textId="77777777" w:rsidR="001D2533" w:rsidRPr="00583BC8" w:rsidRDefault="001D2533" w:rsidP="00417DCE">
            <w:pPr>
              <w:contextualSpacing/>
              <w:rPr>
                <w:lang w:val="en-US"/>
              </w:rPr>
            </w:pPr>
          </w:p>
        </w:tc>
        <w:tc>
          <w:tcPr>
            <w:tcW w:w="3803" w:type="dxa"/>
          </w:tcPr>
          <w:p w14:paraId="7D13BE46" w14:textId="77777777" w:rsidR="001D2533" w:rsidRPr="00583BC8" w:rsidRDefault="001D2533" w:rsidP="00417DCE">
            <w:pPr>
              <w:contextualSpacing/>
              <w:rPr>
                <w:lang w:val="en-US"/>
              </w:rPr>
            </w:pPr>
          </w:p>
        </w:tc>
      </w:tr>
      <w:tr w:rsidR="001D2533" w:rsidRPr="00583BC8" w14:paraId="51124F8D" w14:textId="77777777" w:rsidTr="78F2F982">
        <w:trPr>
          <w:trHeight w:val="288"/>
        </w:trPr>
        <w:tc>
          <w:tcPr>
            <w:tcW w:w="1652" w:type="dxa"/>
          </w:tcPr>
          <w:p w14:paraId="769D6B37" w14:textId="77777777" w:rsidR="001D2533" w:rsidRPr="00583BC8" w:rsidRDefault="001D2533" w:rsidP="00417DCE">
            <w:pPr>
              <w:contextualSpacing/>
              <w:rPr>
                <w:lang w:val="en-US"/>
              </w:rPr>
            </w:pPr>
          </w:p>
        </w:tc>
        <w:tc>
          <w:tcPr>
            <w:tcW w:w="3303" w:type="dxa"/>
          </w:tcPr>
          <w:p w14:paraId="48F0564D" w14:textId="77777777" w:rsidR="001D2533" w:rsidRPr="00583BC8" w:rsidRDefault="001D2533" w:rsidP="00417DCE">
            <w:pPr>
              <w:contextualSpacing/>
              <w:rPr>
                <w:lang w:val="en-US"/>
              </w:rPr>
            </w:pPr>
          </w:p>
        </w:tc>
        <w:tc>
          <w:tcPr>
            <w:tcW w:w="8512" w:type="dxa"/>
          </w:tcPr>
          <w:p w14:paraId="472BAC87" w14:textId="77777777" w:rsidR="001D2533" w:rsidRPr="00583BC8" w:rsidRDefault="001D2533" w:rsidP="00417DCE">
            <w:pPr>
              <w:contextualSpacing/>
              <w:rPr>
                <w:lang w:val="en-US"/>
              </w:rPr>
            </w:pPr>
          </w:p>
        </w:tc>
        <w:tc>
          <w:tcPr>
            <w:tcW w:w="3803" w:type="dxa"/>
          </w:tcPr>
          <w:p w14:paraId="718687BD" w14:textId="77777777" w:rsidR="001D2533" w:rsidRPr="00583BC8" w:rsidRDefault="001D2533" w:rsidP="00417DCE">
            <w:pPr>
              <w:contextualSpacing/>
              <w:rPr>
                <w:lang w:val="en-US"/>
              </w:rPr>
            </w:pPr>
          </w:p>
        </w:tc>
      </w:tr>
    </w:tbl>
    <w:p w14:paraId="4682B1A8" w14:textId="77777777" w:rsidR="00D07802" w:rsidRPr="00583BC8" w:rsidRDefault="00D07802" w:rsidP="00D07802">
      <w:pPr>
        <w:contextualSpacing/>
      </w:pPr>
    </w:p>
    <w:p w14:paraId="76837721" w14:textId="76B2E6F0" w:rsidR="19B9D069" w:rsidRDefault="19B9D069" w:rsidP="19B9D069"/>
    <w:p w14:paraId="209D5868" w14:textId="77777777" w:rsidR="004E22CA" w:rsidRDefault="004E22CA" w:rsidP="004E22CA">
      <w:pPr>
        <w:rPr>
          <w:lang w:val="en-US"/>
        </w:rPr>
      </w:pPr>
    </w:p>
    <w:p w14:paraId="3110A952" w14:textId="3D5E3879" w:rsidR="00F50BE1" w:rsidRDefault="00F50BE1" w:rsidP="07B40855">
      <w:pPr>
        <w:pStyle w:val="Heading1"/>
        <w:numPr>
          <w:ilvl w:val="0"/>
          <w:numId w:val="0"/>
        </w:numPr>
      </w:pPr>
      <w:r>
        <w:t>Information/Data Requirements</w:t>
      </w:r>
    </w:p>
    <w:p w14:paraId="673C86D4" w14:textId="0D32FD24" w:rsidR="00F50BE1" w:rsidRDefault="00F50BE1" w:rsidP="1B4E0E75"/>
    <w:p w14:paraId="180D5D44" w14:textId="77777777" w:rsidR="00F50BE1" w:rsidRDefault="00F50BE1" w:rsidP="1D243EFC">
      <w:pPr>
        <w:rPr>
          <w:rFonts w:eastAsia="Arial"/>
        </w:rPr>
      </w:pPr>
      <w:r w:rsidRPr="1D243EFC">
        <w:rPr>
          <w:rFonts w:eastAsia="Arial"/>
        </w:rPr>
        <w:t xml:space="preserve">This table documents the data requirements used as part of this </w:t>
      </w:r>
      <w:r w:rsidRPr="1D243EFC">
        <w:t>process</w:t>
      </w:r>
      <w:r w:rsidRPr="1D243EFC">
        <w:rPr>
          <w:rFonts w:eastAsia="Arial"/>
        </w:rPr>
        <w:t xml:space="preserve">.  </w:t>
      </w:r>
    </w:p>
    <w:p w14:paraId="53BFC2E8" w14:textId="77777777" w:rsidR="00F50BE1" w:rsidRDefault="00F50BE1" w:rsidP="00F50BE1"/>
    <w:tbl>
      <w:tblPr>
        <w:tblW w:w="5000" w:type="pct"/>
        <w:tblInd w:w="-5"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Layout w:type="fixed"/>
        <w:tblCellMar>
          <w:top w:w="29" w:type="dxa"/>
          <w:left w:w="29" w:type="dxa"/>
          <w:bottom w:w="29" w:type="dxa"/>
          <w:right w:w="29" w:type="dxa"/>
        </w:tblCellMar>
        <w:tblLook w:val="04A0" w:firstRow="1" w:lastRow="0" w:firstColumn="1" w:lastColumn="0" w:noHBand="0" w:noVBand="1"/>
      </w:tblPr>
      <w:tblGrid>
        <w:gridCol w:w="1311"/>
        <w:gridCol w:w="2803"/>
        <w:gridCol w:w="2805"/>
        <w:gridCol w:w="2991"/>
        <w:gridCol w:w="3219"/>
        <w:gridCol w:w="4131"/>
      </w:tblGrid>
      <w:tr w:rsidR="00EE3063" w:rsidRPr="00583BC8" w14:paraId="0D15962A" w14:textId="77777777" w:rsidTr="1D243EFC">
        <w:trPr>
          <w:trHeight w:val="288"/>
          <w:tblHeader/>
        </w:trPr>
        <w:tc>
          <w:tcPr>
            <w:tcW w:w="1311" w:type="dxa"/>
            <w:shd w:val="clear" w:color="auto" w:fill="008000"/>
            <w:tcMar>
              <w:top w:w="115" w:type="dxa"/>
              <w:left w:w="115" w:type="dxa"/>
              <w:bottom w:w="115" w:type="dxa"/>
              <w:right w:w="115" w:type="dxa"/>
            </w:tcMar>
          </w:tcPr>
          <w:p w14:paraId="7EA529E0" w14:textId="673D594C" w:rsidR="00EE3063" w:rsidRDefault="00EE3063" w:rsidP="008E2ECC">
            <w:pPr>
              <w:rPr>
                <w:b/>
                <w:bCs/>
                <w:color w:val="FFFFFF" w:themeColor="background1"/>
                <w:lang w:val="en-US"/>
              </w:rPr>
            </w:pPr>
            <w:r>
              <w:rPr>
                <w:b/>
                <w:bCs/>
                <w:color w:val="FFFFFF" w:themeColor="background1"/>
                <w:lang w:val="en-US"/>
              </w:rPr>
              <w:t>Data</w:t>
            </w:r>
            <w:r w:rsidRPr="53A49A16">
              <w:rPr>
                <w:b/>
                <w:bCs/>
                <w:color w:val="FFFFFF" w:themeColor="background1"/>
                <w:lang w:val="en-US"/>
              </w:rPr>
              <w:t xml:space="preserve"> ID</w:t>
            </w:r>
          </w:p>
        </w:tc>
        <w:tc>
          <w:tcPr>
            <w:tcW w:w="2803" w:type="dxa"/>
            <w:shd w:val="clear" w:color="auto" w:fill="008000"/>
            <w:tcMar>
              <w:top w:w="115" w:type="dxa"/>
              <w:left w:w="115" w:type="dxa"/>
              <w:bottom w:w="115" w:type="dxa"/>
              <w:right w:w="115" w:type="dxa"/>
            </w:tcMar>
          </w:tcPr>
          <w:p w14:paraId="59946860" w14:textId="50D7BB0F" w:rsidR="00EE3063" w:rsidRDefault="00EE3063" w:rsidP="008E2ECC">
            <w:pPr>
              <w:jc w:val="center"/>
              <w:rPr>
                <w:b/>
                <w:bCs/>
                <w:color w:val="FFFFFF" w:themeColor="background1"/>
                <w:lang w:val="en-US"/>
              </w:rPr>
            </w:pPr>
            <w:r>
              <w:rPr>
                <w:b/>
                <w:bCs/>
                <w:color w:val="FFFFFF" w:themeColor="background1"/>
                <w:lang w:val="en-US"/>
              </w:rPr>
              <w:t>Thesis Data Element</w:t>
            </w:r>
          </w:p>
        </w:tc>
        <w:tc>
          <w:tcPr>
            <w:tcW w:w="2805" w:type="dxa"/>
            <w:shd w:val="clear" w:color="auto" w:fill="008000"/>
            <w:tcMar>
              <w:top w:w="115" w:type="dxa"/>
              <w:left w:w="115" w:type="dxa"/>
              <w:bottom w:w="115" w:type="dxa"/>
              <w:right w:w="115" w:type="dxa"/>
            </w:tcMar>
            <w:hideMark/>
          </w:tcPr>
          <w:p w14:paraId="002921CF" w14:textId="1DDDDF79" w:rsidR="2A152845" w:rsidRDefault="2A152845" w:rsidP="2A152845">
            <w:pPr>
              <w:contextualSpacing/>
              <w:jc w:val="center"/>
              <w:rPr>
                <w:b/>
                <w:bCs/>
                <w:color w:val="FFFFFF" w:themeColor="background1"/>
                <w:lang w:val="en-US"/>
              </w:rPr>
            </w:pPr>
            <w:r w:rsidRPr="2A152845">
              <w:rPr>
                <w:b/>
                <w:bCs/>
                <w:color w:val="FFFFFF" w:themeColor="background1"/>
                <w:lang w:val="en-US"/>
              </w:rPr>
              <w:t>Future Type/ Format</w:t>
            </w:r>
          </w:p>
        </w:tc>
        <w:tc>
          <w:tcPr>
            <w:tcW w:w="2991" w:type="dxa"/>
            <w:shd w:val="clear" w:color="auto" w:fill="008000"/>
          </w:tcPr>
          <w:p w14:paraId="366AC176" w14:textId="69301598" w:rsidR="2A152845" w:rsidRDefault="2A152845" w:rsidP="2A152845">
            <w:pPr>
              <w:contextualSpacing/>
              <w:jc w:val="center"/>
              <w:rPr>
                <w:b/>
                <w:bCs/>
                <w:color w:val="FFFFFF" w:themeColor="background1"/>
                <w:lang w:val="en-US"/>
              </w:rPr>
            </w:pPr>
            <w:r w:rsidRPr="2A152845">
              <w:rPr>
                <w:b/>
                <w:bCs/>
                <w:color w:val="FFFFFF" w:themeColor="background1"/>
                <w:lang w:val="en-US"/>
              </w:rPr>
              <w:t xml:space="preserve">Future State Values </w:t>
            </w:r>
          </w:p>
        </w:tc>
        <w:tc>
          <w:tcPr>
            <w:tcW w:w="3219" w:type="dxa"/>
            <w:shd w:val="clear" w:color="auto" w:fill="008000"/>
          </w:tcPr>
          <w:p w14:paraId="27F44EBC" w14:textId="0112A22C" w:rsidR="00EE3063" w:rsidRPr="53A49A16" w:rsidRDefault="07037613" w:rsidP="2A152845">
            <w:pPr>
              <w:spacing w:line="259" w:lineRule="auto"/>
              <w:contextualSpacing/>
              <w:jc w:val="center"/>
            </w:pPr>
            <w:r w:rsidRPr="2A152845">
              <w:rPr>
                <w:b/>
                <w:bCs/>
                <w:color w:val="FFFFFF" w:themeColor="background1"/>
                <w:lang w:val="en-US"/>
              </w:rPr>
              <w:t>Instructions</w:t>
            </w:r>
          </w:p>
        </w:tc>
        <w:tc>
          <w:tcPr>
            <w:tcW w:w="4131" w:type="dxa"/>
            <w:shd w:val="clear" w:color="auto" w:fill="008000"/>
            <w:tcMar>
              <w:top w:w="115" w:type="dxa"/>
              <w:left w:w="115" w:type="dxa"/>
              <w:bottom w:w="115" w:type="dxa"/>
              <w:right w:w="115" w:type="dxa"/>
            </w:tcMar>
          </w:tcPr>
          <w:p w14:paraId="7C5612A1" w14:textId="5920D9BC" w:rsidR="00EE3063" w:rsidRPr="008267DD" w:rsidRDefault="00EE3063" w:rsidP="008E2ECC">
            <w:pPr>
              <w:contextualSpacing/>
              <w:jc w:val="center"/>
              <w:rPr>
                <w:b/>
                <w:bCs/>
                <w:color w:val="FFFFFF" w:themeColor="background1"/>
                <w:lang w:val="en-US"/>
              </w:rPr>
            </w:pPr>
            <w:r>
              <w:rPr>
                <w:b/>
                <w:bCs/>
                <w:color w:val="FFFFFF" w:themeColor="background1"/>
                <w:lang w:val="en-US"/>
              </w:rPr>
              <w:t>Comments</w:t>
            </w:r>
          </w:p>
        </w:tc>
      </w:tr>
      <w:tr w:rsidR="00821189" w:rsidRPr="004846F0" w14:paraId="72317826" w14:textId="77777777" w:rsidTr="1D243EFC">
        <w:trPr>
          <w:trHeight w:val="288"/>
        </w:trPr>
        <w:tc>
          <w:tcPr>
            <w:tcW w:w="6919" w:type="dxa"/>
            <w:gridSpan w:val="3"/>
            <w:shd w:val="clear" w:color="auto" w:fill="A8D08D" w:themeFill="accent6" w:themeFillTint="99"/>
            <w:tcMar>
              <w:top w:w="115" w:type="dxa"/>
              <w:left w:w="115" w:type="dxa"/>
              <w:bottom w:w="115" w:type="dxa"/>
              <w:right w:w="115" w:type="dxa"/>
            </w:tcMar>
          </w:tcPr>
          <w:p w14:paraId="676F6B63" w14:textId="6EECBD52" w:rsidR="00821189" w:rsidRDefault="0C61A833" w:rsidP="6459EC14">
            <w:pPr>
              <w:spacing w:line="259" w:lineRule="auto"/>
              <w:rPr>
                <w:rFonts w:eastAsia="Calibri"/>
                <w:b/>
                <w:bCs/>
              </w:rPr>
            </w:pPr>
            <w:r w:rsidRPr="6459EC14">
              <w:rPr>
                <w:rFonts w:eastAsia="Calibri"/>
                <w:b/>
                <w:bCs/>
              </w:rPr>
              <w:t xml:space="preserve">Admissions Record </w:t>
            </w:r>
            <w:r w:rsidR="34DE94F6" w:rsidRPr="6459EC14">
              <w:rPr>
                <w:rFonts w:eastAsia="Calibri"/>
                <w:b/>
                <w:bCs/>
              </w:rPr>
              <w:t>Information</w:t>
            </w:r>
          </w:p>
        </w:tc>
        <w:tc>
          <w:tcPr>
            <w:tcW w:w="2991" w:type="dxa"/>
            <w:shd w:val="clear" w:color="auto" w:fill="A8D08D" w:themeFill="accent6" w:themeFillTint="99"/>
          </w:tcPr>
          <w:p w14:paraId="144CEF15" w14:textId="77777777" w:rsidR="00821189" w:rsidRPr="004846F0" w:rsidRDefault="00821189" w:rsidP="008E2ECC">
            <w:pPr>
              <w:contextualSpacing/>
              <w:rPr>
                <w:lang w:val="en-US"/>
              </w:rPr>
            </w:pPr>
          </w:p>
        </w:tc>
        <w:tc>
          <w:tcPr>
            <w:tcW w:w="3219" w:type="dxa"/>
            <w:shd w:val="clear" w:color="auto" w:fill="A8D08D" w:themeFill="accent6" w:themeFillTint="99"/>
          </w:tcPr>
          <w:p w14:paraId="624031DF" w14:textId="3FFE27E2" w:rsidR="00821189" w:rsidRPr="004846F0" w:rsidRDefault="00821189" w:rsidP="008E2ECC">
            <w:pPr>
              <w:contextualSpacing/>
              <w:rPr>
                <w:lang w:val="en-US"/>
              </w:rPr>
            </w:pPr>
          </w:p>
        </w:tc>
        <w:tc>
          <w:tcPr>
            <w:tcW w:w="4131" w:type="dxa"/>
            <w:shd w:val="clear" w:color="auto" w:fill="A8D08D" w:themeFill="accent6" w:themeFillTint="99"/>
            <w:tcMar>
              <w:top w:w="115" w:type="dxa"/>
              <w:left w:w="115" w:type="dxa"/>
              <w:bottom w:w="115" w:type="dxa"/>
              <w:right w:w="115" w:type="dxa"/>
            </w:tcMar>
          </w:tcPr>
          <w:p w14:paraId="53C61C1D" w14:textId="158CA035" w:rsidR="00821189" w:rsidRPr="004846F0" w:rsidRDefault="00821189" w:rsidP="008E2ECC">
            <w:pPr>
              <w:contextualSpacing/>
              <w:rPr>
                <w:lang w:val="en-US"/>
              </w:rPr>
            </w:pPr>
          </w:p>
        </w:tc>
      </w:tr>
      <w:tr w:rsidR="00EE3063" w:rsidRPr="004846F0" w14:paraId="789D25E1" w14:textId="77777777" w:rsidTr="1D243EFC">
        <w:trPr>
          <w:trHeight w:val="288"/>
        </w:trPr>
        <w:tc>
          <w:tcPr>
            <w:tcW w:w="1311" w:type="dxa"/>
            <w:shd w:val="clear" w:color="auto" w:fill="FFFFFF" w:themeFill="background1"/>
          </w:tcPr>
          <w:p w14:paraId="6EDB2E0E" w14:textId="77777777" w:rsidR="00EE3063" w:rsidRDefault="00EE3063" w:rsidP="008E2ECC"/>
        </w:tc>
        <w:tc>
          <w:tcPr>
            <w:tcW w:w="2803" w:type="dxa"/>
            <w:shd w:val="clear" w:color="auto" w:fill="FFFFFF" w:themeFill="background1"/>
          </w:tcPr>
          <w:p w14:paraId="5A90990B" w14:textId="1E4B3741" w:rsidR="00EE3063" w:rsidRDefault="0C61A833" w:rsidP="008E2ECC">
            <w:r>
              <w:t>Person</w:t>
            </w:r>
          </w:p>
        </w:tc>
        <w:tc>
          <w:tcPr>
            <w:tcW w:w="2805" w:type="dxa"/>
            <w:shd w:val="clear" w:color="auto" w:fill="FFFFFF" w:themeFill="background1"/>
            <w:tcMar>
              <w:top w:w="115" w:type="dxa"/>
              <w:left w:w="115" w:type="dxa"/>
              <w:bottom w:w="115" w:type="dxa"/>
              <w:right w:w="115" w:type="dxa"/>
            </w:tcMar>
          </w:tcPr>
          <w:p w14:paraId="784C15A8" w14:textId="1B6ABC7E" w:rsidR="00EE3063" w:rsidRPr="004846F0" w:rsidRDefault="47AB160C" w:rsidP="008E2ECC">
            <w:pPr>
              <w:contextualSpacing/>
              <w:rPr>
                <w:rFonts w:eastAsia="Calibri"/>
                <w:lang w:val="en-US"/>
              </w:rPr>
            </w:pPr>
            <w:r w:rsidRPr="2A152845">
              <w:rPr>
                <w:rFonts w:eastAsia="Calibri"/>
                <w:lang w:val="en-US"/>
              </w:rPr>
              <w:t>Entity Based</w:t>
            </w:r>
          </w:p>
        </w:tc>
        <w:tc>
          <w:tcPr>
            <w:tcW w:w="2991" w:type="dxa"/>
            <w:shd w:val="clear" w:color="auto" w:fill="FFFFFF" w:themeFill="background1"/>
          </w:tcPr>
          <w:p w14:paraId="42D0D63B" w14:textId="23DCDFAA" w:rsidR="00EE3063" w:rsidRPr="004846F0" w:rsidRDefault="47AB160C" w:rsidP="008E2ECC">
            <w:pPr>
              <w:contextualSpacing/>
              <w:rPr>
                <w:lang w:val="en-US"/>
              </w:rPr>
            </w:pPr>
            <w:r w:rsidRPr="2A152845">
              <w:rPr>
                <w:lang w:val="en-US"/>
              </w:rPr>
              <w:t>Person display name</w:t>
            </w:r>
          </w:p>
        </w:tc>
        <w:tc>
          <w:tcPr>
            <w:tcW w:w="3219" w:type="dxa"/>
            <w:shd w:val="clear" w:color="auto" w:fill="FFFFFF" w:themeFill="background1"/>
          </w:tcPr>
          <w:p w14:paraId="19E7C5FE" w14:textId="281F4489" w:rsidR="00EE3063" w:rsidRPr="004846F0" w:rsidRDefault="47AB160C" w:rsidP="008E2ECC">
            <w:pPr>
              <w:contextualSpacing/>
              <w:rPr>
                <w:lang w:val="en-US"/>
              </w:rPr>
            </w:pPr>
            <w:r w:rsidRPr="2A152845">
              <w:rPr>
                <w:lang w:val="en-US"/>
              </w:rPr>
              <w:t>No action</w:t>
            </w:r>
          </w:p>
        </w:tc>
        <w:tc>
          <w:tcPr>
            <w:tcW w:w="4131" w:type="dxa"/>
            <w:shd w:val="clear" w:color="auto" w:fill="FFFFFF" w:themeFill="background1"/>
            <w:tcMar>
              <w:top w:w="115" w:type="dxa"/>
              <w:left w:w="115" w:type="dxa"/>
              <w:bottom w:w="115" w:type="dxa"/>
              <w:right w:w="115" w:type="dxa"/>
            </w:tcMar>
          </w:tcPr>
          <w:p w14:paraId="6BA373C4" w14:textId="266E4135" w:rsidR="00EE3063" w:rsidRPr="004846F0" w:rsidRDefault="00EE3063" w:rsidP="008E2ECC">
            <w:pPr>
              <w:contextualSpacing/>
              <w:rPr>
                <w:lang w:val="en-US"/>
              </w:rPr>
            </w:pPr>
          </w:p>
        </w:tc>
      </w:tr>
      <w:tr w:rsidR="00EE3063" w:rsidRPr="004846F0" w14:paraId="54A6F475" w14:textId="77777777" w:rsidTr="1D243EFC">
        <w:trPr>
          <w:trHeight w:val="288"/>
        </w:trPr>
        <w:tc>
          <w:tcPr>
            <w:tcW w:w="1311" w:type="dxa"/>
            <w:shd w:val="clear" w:color="auto" w:fill="FFFFFF" w:themeFill="background1"/>
          </w:tcPr>
          <w:p w14:paraId="3FC3165C" w14:textId="77777777" w:rsidR="00EE3063" w:rsidRDefault="00EE3063" w:rsidP="008E2ECC">
            <w:pPr>
              <w:rPr>
                <w:rFonts w:eastAsia="Calibri"/>
              </w:rPr>
            </w:pPr>
          </w:p>
        </w:tc>
        <w:tc>
          <w:tcPr>
            <w:tcW w:w="2803" w:type="dxa"/>
            <w:shd w:val="clear" w:color="auto" w:fill="FFFFFF" w:themeFill="background1"/>
          </w:tcPr>
          <w:p w14:paraId="67E4EA15" w14:textId="592FCE08" w:rsidR="00EE3063" w:rsidRDefault="0C61A833" w:rsidP="008E2ECC">
            <w:pPr>
              <w:rPr>
                <w:rFonts w:eastAsia="Calibri"/>
              </w:rPr>
            </w:pPr>
            <w:r w:rsidRPr="2A152845">
              <w:rPr>
                <w:rFonts w:eastAsia="Calibri"/>
              </w:rPr>
              <w:t>Academic Level</w:t>
            </w:r>
          </w:p>
        </w:tc>
        <w:tc>
          <w:tcPr>
            <w:tcW w:w="2805" w:type="dxa"/>
            <w:shd w:val="clear" w:color="auto" w:fill="FFFFFF" w:themeFill="background1"/>
            <w:tcMar>
              <w:top w:w="115" w:type="dxa"/>
              <w:left w:w="115" w:type="dxa"/>
              <w:bottom w:w="115" w:type="dxa"/>
              <w:right w:w="115" w:type="dxa"/>
            </w:tcMar>
          </w:tcPr>
          <w:p w14:paraId="53F507E9" w14:textId="66952CA4" w:rsidR="00EE3063" w:rsidRPr="004846F0" w:rsidRDefault="13BB3963" w:rsidP="2A152845">
            <w:pPr>
              <w:spacing w:line="259" w:lineRule="auto"/>
              <w:contextualSpacing/>
            </w:pPr>
            <w:r w:rsidRPr="2A152845">
              <w:rPr>
                <w:rFonts w:eastAsia="Calibri"/>
                <w:lang w:val="en-US"/>
              </w:rPr>
              <w:t>LOV</w:t>
            </w:r>
          </w:p>
        </w:tc>
        <w:tc>
          <w:tcPr>
            <w:tcW w:w="2991" w:type="dxa"/>
            <w:shd w:val="clear" w:color="auto" w:fill="FFFFFF" w:themeFill="background1"/>
          </w:tcPr>
          <w:p w14:paraId="11734164" w14:textId="0037E306" w:rsidR="00EE3063" w:rsidRPr="004846F0" w:rsidRDefault="13BB3963" w:rsidP="008E2ECC">
            <w:pPr>
              <w:contextualSpacing/>
              <w:rPr>
                <w:lang w:val="en-US"/>
              </w:rPr>
            </w:pPr>
            <w:r w:rsidRPr="2A152845">
              <w:rPr>
                <w:lang w:val="en-US"/>
              </w:rPr>
              <w:t>Higher Education</w:t>
            </w:r>
          </w:p>
        </w:tc>
        <w:tc>
          <w:tcPr>
            <w:tcW w:w="3219" w:type="dxa"/>
            <w:shd w:val="clear" w:color="auto" w:fill="FFFFFF" w:themeFill="background1"/>
          </w:tcPr>
          <w:p w14:paraId="7A3D5F24" w14:textId="43CA12AF" w:rsidR="00EE3063" w:rsidRPr="004846F0" w:rsidRDefault="1D240006" w:rsidP="5DE32443">
            <w:pPr>
              <w:spacing w:line="259" w:lineRule="auto"/>
              <w:contextualSpacing/>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1F77DEB1" w14:textId="103E7E65" w:rsidR="00EE3063" w:rsidRPr="004846F0" w:rsidRDefault="13BB3963" w:rsidP="2A152845">
            <w:pPr>
              <w:contextualSpacing/>
              <w:rPr>
                <w:color w:val="FF0000"/>
                <w:lang w:val="en-US"/>
              </w:rPr>
            </w:pPr>
            <w:r w:rsidRPr="2A152845">
              <w:rPr>
                <w:color w:val="FF0000"/>
                <w:lang w:val="en-US"/>
              </w:rPr>
              <w:t>May need to revisit after CE solution</w:t>
            </w:r>
          </w:p>
        </w:tc>
      </w:tr>
      <w:tr w:rsidR="00EE3063" w:rsidRPr="004846F0" w14:paraId="7A156094" w14:textId="77777777" w:rsidTr="1D243EFC">
        <w:trPr>
          <w:trHeight w:val="288"/>
        </w:trPr>
        <w:tc>
          <w:tcPr>
            <w:tcW w:w="1311" w:type="dxa"/>
            <w:shd w:val="clear" w:color="auto" w:fill="FFFFFF" w:themeFill="background1"/>
          </w:tcPr>
          <w:p w14:paraId="23FD0346" w14:textId="77777777" w:rsidR="00EE3063" w:rsidRDefault="00EE3063" w:rsidP="008E2ECC"/>
        </w:tc>
        <w:tc>
          <w:tcPr>
            <w:tcW w:w="2803" w:type="dxa"/>
            <w:shd w:val="clear" w:color="auto" w:fill="FFFFFF" w:themeFill="background1"/>
          </w:tcPr>
          <w:p w14:paraId="2F8E8A74" w14:textId="56227203" w:rsidR="00EE3063" w:rsidRDefault="0C61A833" w:rsidP="008E2ECC">
            <w:r>
              <w:t>Admissions Type</w:t>
            </w:r>
          </w:p>
        </w:tc>
        <w:tc>
          <w:tcPr>
            <w:tcW w:w="2805" w:type="dxa"/>
            <w:shd w:val="clear" w:color="auto" w:fill="FFFFFF" w:themeFill="background1"/>
            <w:tcMar>
              <w:top w:w="115" w:type="dxa"/>
              <w:left w:w="115" w:type="dxa"/>
              <w:bottom w:w="115" w:type="dxa"/>
              <w:right w:w="115" w:type="dxa"/>
            </w:tcMar>
          </w:tcPr>
          <w:p w14:paraId="0A624302" w14:textId="29AF4C0F" w:rsidR="00EE3063" w:rsidRPr="004846F0" w:rsidRDefault="778013AD" w:rsidP="008E2ECC">
            <w:pPr>
              <w:contextualSpacing/>
              <w:rPr>
                <w:lang w:val="en-US"/>
              </w:rPr>
            </w:pPr>
            <w:r w:rsidRPr="2A152845">
              <w:rPr>
                <w:lang w:val="en-US"/>
              </w:rPr>
              <w:t>LOV</w:t>
            </w:r>
          </w:p>
        </w:tc>
        <w:tc>
          <w:tcPr>
            <w:tcW w:w="2991" w:type="dxa"/>
            <w:shd w:val="clear" w:color="auto" w:fill="FFFFFF" w:themeFill="background1"/>
          </w:tcPr>
          <w:p w14:paraId="49E29293" w14:textId="3B56E96E" w:rsidR="00EE3063" w:rsidRPr="004846F0" w:rsidRDefault="778013AD" w:rsidP="008E2ECC">
            <w:pPr>
              <w:contextualSpacing/>
              <w:rPr>
                <w:lang w:val="en-US"/>
              </w:rPr>
            </w:pPr>
            <w:r w:rsidRPr="2A152845">
              <w:rPr>
                <w:lang w:val="en-US"/>
              </w:rPr>
              <w:t>Applicant</w:t>
            </w:r>
          </w:p>
        </w:tc>
        <w:tc>
          <w:tcPr>
            <w:tcW w:w="3219" w:type="dxa"/>
            <w:shd w:val="clear" w:color="auto" w:fill="FFFFFF" w:themeFill="background1"/>
          </w:tcPr>
          <w:p w14:paraId="76B16669" w14:textId="3605C5D3" w:rsidR="00EE3063" w:rsidRPr="004846F0" w:rsidRDefault="26C9DA53" w:rsidP="5DE32443">
            <w:pPr>
              <w:spacing w:line="259" w:lineRule="auto"/>
              <w:contextualSpacing/>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0EB2BD50" w14:textId="62BC8CBE" w:rsidR="00EE3063" w:rsidRPr="004846F0" w:rsidRDefault="00EE3063" w:rsidP="008E2ECC">
            <w:pPr>
              <w:contextualSpacing/>
              <w:rPr>
                <w:lang w:val="en-US"/>
              </w:rPr>
            </w:pPr>
          </w:p>
        </w:tc>
      </w:tr>
      <w:tr w:rsidR="2A152845" w14:paraId="125A1CED" w14:textId="77777777" w:rsidTr="1D243EFC">
        <w:trPr>
          <w:trHeight w:val="288"/>
        </w:trPr>
        <w:tc>
          <w:tcPr>
            <w:tcW w:w="1311" w:type="dxa"/>
            <w:shd w:val="clear" w:color="auto" w:fill="FFFFFF" w:themeFill="background1"/>
          </w:tcPr>
          <w:p w14:paraId="36E69F63" w14:textId="0CE79451" w:rsidR="2A152845" w:rsidRDefault="2A152845" w:rsidP="2A152845"/>
        </w:tc>
        <w:tc>
          <w:tcPr>
            <w:tcW w:w="2803" w:type="dxa"/>
            <w:shd w:val="clear" w:color="auto" w:fill="FFFFFF" w:themeFill="background1"/>
          </w:tcPr>
          <w:p w14:paraId="70D9ECEE" w14:textId="1CB9EB3B" w:rsidR="778013AD" w:rsidRDefault="778013AD" w:rsidP="2A152845">
            <w:r>
              <w:t>Admissions Stage</w:t>
            </w:r>
          </w:p>
        </w:tc>
        <w:tc>
          <w:tcPr>
            <w:tcW w:w="2805" w:type="dxa"/>
            <w:shd w:val="clear" w:color="auto" w:fill="FFFFFF" w:themeFill="background1"/>
            <w:tcMar>
              <w:top w:w="115" w:type="dxa"/>
              <w:left w:w="115" w:type="dxa"/>
              <w:bottom w:w="115" w:type="dxa"/>
              <w:right w:w="115" w:type="dxa"/>
            </w:tcMar>
          </w:tcPr>
          <w:p w14:paraId="6CBB5B0F" w14:textId="68FBA728" w:rsidR="778013AD" w:rsidRDefault="778013AD" w:rsidP="2A152845">
            <w:pPr>
              <w:rPr>
                <w:lang w:val="en-US"/>
              </w:rPr>
            </w:pPr>
            <w:r w:rsidRPr="2A152845">
              <w:rPr>
                <w:lang w:val="en-US"/>
              </w:rPr>
              <w:t>LOV</w:t>
            </w:r>
          </w:p>
        </w:tc>
        <w:tc>
          <w:tcPr>
            <w:tcW w:w="2991" w:type="dxa"/>
            <w:shd w:val="clear" w:color="auto" w:fill="FFFFFF" w:themeFill="background1"/>
          </w:tcPr>
          <w:p w14:paraId="470C0DED" w14:textId="337857CA" w:rsidR="2F2346E3" w:rsidRPr="007A0C32" w:rsidRDefault="2F2346E3" w:rsidP="2A152845">
            <w:pPr>
              <w:rPr>
                <w:strike/>
                <w:lang w:val="en-US"/>
              </w:rPr>
            </w:pPr>
            <w:r w:rsidRPr="007A0C32">
              <w:rPr>
                <w:strike/>
                <w:lang w:val="en-US"/>
              </w:rPr>
              <w:t>Advanced Standing</w:t>
            </w:r>
          </w:p>
          <w:p w14:paraId="07BD27A3" w14:textId="23D3B731" w:rsidR="2F2346E3" w:rsidRDefault="2F2346E3" w:rsidP="2A152845">
            <w:pPr>
              <w:rPr>
                <w:b/>
                <w:bCs/>
                <w:lang w:val="en-US"/>
              </w:rPr>
            </w:pPr>
            <w:r w:rsidRPr="2A152845">
              <w:rPr>
                <w:b/>
                <w:bCs/>
                <w:lang w:val="en-US"/>
              </w:rPr>
              <w:t>Application Complete</w:t>
            </w:r>
          </w:p>
          <w:p w14:paraId="40A5764F" w14:textId="439D2AAD" w:rsidR="2F2346E3" w:rsidRDefault="2F2346E3" w:rsidP="2A152845">
            <w:pPr>
              <w:rPr>
                <w:b/>
                <w:bCs/>
                <w:lang w:val="en-US"/>
              </w:rPr>
            </w:pPr>
            <w:r w:rsidRPr="2A152845">
              <w:rPr>
                <w:b/>
                <w:bCs/>
                <w:lang w:val="en-US"/>
              </w:rPr>
              <w:t>Application Complete, Conditional</w:t>
            </w:r>
          </w:p>
          <w:p w14:paraId="1AC32D81" w14:textId="67422A16" w:rsidR="2F2346E3" w:rsidRDefault="2F2346E3" w:rsidP="2A152845">
            <w:r w:rsidRPr="2A152845">
              <w:rPr>
                <w:lang w:val="en-US"/>
              </w:rPr>
              <w:t>Application Incomplete</w:t>
            </w:r>
          </w:p>
          <w:p w14:paraId="12F4183C" w14:textId="6DCBA2CD" w:rsidR="2F2346E3" w:rsidRDefault="2F2346E3" w:rsidP="2A152845">
            <w:r w:rsidRPr="2A152845">
              <w:rPr>
                <w:lang w:val="en-US"/>
              </w:rPr>
              <w:lastRenderedPageBreak/>
              <w:t>Application Materials Submitted</w:t>
            </w:r>
          </w:p>
          <w:p w14:paraId="23903223" w14:textId="191AB4D2" w:rsidR="2F2346E3" w:rsidRDefault="2F2346E3" w:rsidP="2A152845">
            <w:r w:rsidRPr="2A152845">
              <w:rPr>
                <w:lang w:val="en-US"/>
              </w:rPr>
              <w:t>Application on Hold</w:t>
            </w:r>
          </w:p>
          <w:p w14:paraId="2DFF8898" w14:textId="313261B9" w:rsidR="2F2346E3" w:rsidRDefault="2F2346E3" w:rsidP="2A152845">
            <w:pPr>
              <w:rPr>
                <w:b/>
                <w:bCs/>
                <w:lang w:val="en-US"/>
              </w:rPr>
            </w:pPr>
            <w:r w:rsidRPr="2A152845">
              <w:rPr>
                <w:b/>
                <w:bCs/>
                <w:lang w:val="en-US"/>
              </w:rPr>
              <w:t>Application Pending Evaluation</w:t>
            </w:r>
          </w:p>
          <w:p w14:paraId="337A84A2" w14:textId="5EFADEC5" w:rsidR="2F2346E3" w:rsidRDefault="2F2346E3" w:rsidP="2A152845">
            <w:pPr>
              <w:rPr>
                <w:b/>
                <w:bCs/>
                <w:lang w:val="en-US"/>
              </w:rPr>
            </w:pPr>
            <w:r w:rsidRPr="2A152845">
              <w:rPr>
                <w:b/>
                <w:bCs/>
                <w:lang w:val="en-US"/>
              </w:rPr>
              <w:t>Application Pending Evaluation, Conditional</w:t>
            </w:r>
          </w:p>
          <w:p w14:paraId="62E3C93F" w14:textId="340C62FA" w:rsidR="2F2346E3" w:rsidRDefault="2F2346E3" w:rsidP="2A152845">
            <w:r w:rsidRPr="2A152845">
              <w:rPr>
                <w:lang w:val="en-US"/>
              </w:rPr>
              <w:t>Application Started</w:t>
            </w:r>
          </w:p>
          <w:p w14:paraId="3805E4A2" w14:textId="5C410BA2" w:rsidR="4C020E81" w:rsidRDefault="4C020E81" w:rsidP="2EEA56E1">
            <w:pPr>
              <w:rPr>
                <w:b/>
                <w:bCs/>
                <w:lang w:val="en-US"/>
              </w:rPr>
            </w:pPr>
            <w:r w:rsidRPr="2EEA56E1">
              <w:rPr>
                <w:b/>
                <w:bCs/>
                <w:lang w:val="en-US"/>
              </w:rPr>
              <w:t>Application Submitted</w:t>
            </w:r>
          </w:p>
          <w:p w14:paraId="30D72906" w14:textId="7ECDD699" w:rsidR="586891A7" w:rsidRDefault="586891A7" w:rsidP="2EEA56E1">
            <w:pPr>
              <w:rPr>
                <w:b/>
                <w:bCs/>
                <w:lang w:val="en-US"/>
              </w:rPr>
            </w:pPr>
            <w:r w:rsidRPr="2EEA56E1">
              <w:rPr>
                <w:b/>
                <w:bCs/>
                <w:lang w:val="en-US"/>
              </w:rPr>
              <w:t>International Application Submitted</w:t>
            </w:r>
          </w:p>
          <w:p w14:paraId="3CA67016" w14:textId="03BD2AD6" w:rsidR="2F2346E3" w:rsidRDefault="2F2346E3" w:rsidP="2A152845">
            <w:r w:rsidRPr="2A152845">
              <w:rPr>
                <w:lang w:val="en-US"/>
              </w:rPr>
              <w:t>Application Unofficial</w:t>
            </w:r>
          </w:p>
          <w:p w14:paraId="1D302A9A" w14:textId="4F918025" w:rsidR="2F2346E3" w:rsidRDefault="2F2346E3" w:rsidP="2A152845">
            <w:r w:rsidRPr="2A152845">
              <w:rPr>
                <w:lang w:val="en-US"/>
              </w:rPr>
              <w:t>Pending Application Fee</w:t>
            </w:r>
          </w:p>
          <w:p w14:paraId="4CAC90B7" w14:textId="501D4526" w:rsidR="2F2346E3" w:rsidRDefault="2F2346E3" w:rsidP="2A152845">
            <w:pPr>
              <w:rPr>
                <w:b/>
                <w:bCs/>
                <w:lang w:val="en-US"/>
              </w:rPr>
            </w:pPr>
            <w:r w:rsidRPr="2A152845">
              <w:rPr>
                <w:b/>
                <w:bCs/>
                <w:lang w:val="en-US"/>
              </w:rPr>
              <w:t>Accepted</w:t>
            </w:r>
          </w:p>
          <w:p w14:paraId="5EB1F05A" w14:textId="3F7AC42F" w:rsidR="2F2346E3" w:rsidRDefault="2F2346E3" w:rsidP="2A152845">
            <w:pPr>
              <w:rPr>
                <w:b/>
                <w:bCs/>
                <w:lang w:val="en-US"/>
              </w:rPr>
            </w:pPr>
            <w:r w:rsidRPr="2A152845">
              <w:rPr>
                <w:b/>
                <w:bCs/>
                <w:lang w:val="en-US"/>
              </w:rPr>
              <w:t>Accepted, Conditional</w:t>
            </w:r>
          </w:p>
          <w:p w14:paraId="2E3A4F08" w14:textId="7DB306C1" w:rsidR="2F2346E3" w:rsidRDefault="2F2346E3" w:rsidP="2A152845">
            <w:r w:rsidRPr="2A152845">
              <w:rPr>
                <w:lang w:val="en-US"/>
              </w:rPr>
              <w:t>Accepted from Waitlist</w:t>
            </w:r>
          </w:p>
          <w:p w14:paraId="73142BF4" w14:textId="7B231101" w:rsidR="2F2346E3" w:rsidRDefault="2F2346E3" w:rsidP="2A152845">
            <w:r w:rsidRPr="2A152845">
              <w:rPr>
                <w:lang w:val="en-US"/>
              </w:rPr>
              <w:t>Confirmed</w:t>
            </w:r>
          </w:p>
          <w:p w14:paraId="58A8E307" w14:textId="294F82EF" w:rsidR="2F2346E3" w:rsidRDefault="2F2346E3" w:rsidP="2A152845">
            <w:r w:rsidRPr="2A152845">
              <w:rPr>
                <w:lang w:val="en-US"/>
              </w:rPr>
              <w:t>Confirmed, Conditional</w:t>
            </w:r>
          </w:p>
          <w:p w14:paraId="44374F98" w14:textId="45114479" w:rsidR="2F2346E3" w:rsidRDefault="2F2346E3" w:rsidP="2A152845">
            <w:r w:rsidRPr="2A152845">
              <w:rPr>
                <w:lang w:val="en-US"/>
              </w:rPr>
              <w:t>Paid/Deferred</w:t>
            </w:r>
          </w:p>
          <w:p w14:paraId="7E5251B5" w14:textId="318AF68B" w:rsidR="2F2346E3" w:rsidRDefault="2F2346E3" w:rsidP="2A152845">
            <w:r w:rsidRPr="2A152845">
              <w:rPr>
                <w:lang w:val="en-US"/>
              </w:rPr>
              <w:t>Paid/Deferred, Conditional</w:t>
            </w:r>
          </w:p>
          <w:p w14:paraId="2387D53F" w14:textId="5D56F534" w:rsidR="2F2346E3" w:rsidRDefault="2F2346E3" w:rsidP="2A152845">
            <w:r w:rsidRPr="2A152845">
              <w:rPr>
                <w:lang w:val="en-US"/>
              </w:rPr>
              <w:t>Partial Deposit Paid</w:t>
            </w:r>
          </w:p>
          <w:p w14:paraId="39BF954B" w14:textId="05A3FC01" w:rsidR="2F2346E3" w:rsidRDefault="2F2346E3" w:rsidP="2A152845">
            <w:r w:rsidRPr="2A152845">
              <w:rPr>
                <w:lang w:val="en-US"/>
              </w:rPr>
              <w:t>Partial Deposit Paid, Conditional</w:t>
            </w:r>
          </w:p>
          <w:p w14:paraId="4FB7675A" w14:textId="751CAC7E" w:rsidR="2F2346E3" w:rsidRDefault="2F2346E3" w:rsidP="2A152845">
            <w:r w:rsidRPr="2A152845">
              <w:rPr>
                <w:lang w:val="en-US"/>
              </w:rPr>
              <w:t>Enrolled in Program</w:t>
            </w:r>
          </w:p>
          <w:p w14:paraId="2CB40431" w14:textId="1AD875CA" w:rsidR="2F2346E3" w:rsidRDefault="2F2346E3" w:rsidP="2A152845">
            <w:r w:rsidRPr="2A152845">
              <w:rPr>
                <w:lang w:val="en-US"/>
              </w:rPr>
              <w:t>Application Cancelled by Institution</w:t>
            </w:r>
          </w:p>
          <w:p w14:paraId="538C1F7C" w14:textId="4891B7B1" w:rsidR="2F2346E3" w:rsidRDefault="2F2346E3" w:rsidP="2A152845">
            <w:pPr>
              <w:rPr>
                <w:b/>
                <w:bCs/>
                <w:lang w:val="en-US"/>
              </w:rPr>
            </w:pPr>
            <w:r w:rsidRPr="2A152845">
              <w:rPr>
                <w:b/>
                <w:bCs/>
                <w:lang w:val="en-US"/>
              </w:rPr>
              <w:t>Application Denied</w:t>
            </w:r>
          </w:p>
          <w:p w14:paraId="67E9CBD3" w14:textId="73CB5967" w:rsidR="2F2346E3" w:rsidRDefault="2F2346E3" w:rsidP="2A152845">
            <w:pPr>
              <w:rPr>
                <w:b/>
                <w:bCs/>
                <w:lang w:val="en-US"/>
              </w:rPr>
            </w:pPr>
            <w:r w:rsidRPr="2A152845">
              <w:rPr>
                <w:b/>
                <w:bCs/>
                <w:lang w:val="en-US"/>
              </w:rPr>
              <w:t>Fees not Paid</w:t>
            </w:r>
          </w:p>
          <w:p w14:paraId="5003F104" w14:textId="333F7206" w:rsidR="2F2346E3" w:rsidRDefault="2F2346E3" w:rsidP="2A152845">
            <w:pPr>
              <w:rPr>
                <w:b/>
                <w:bCs/>
                <w:lang w:val="en-US"/>
              </w:rPr>
            </w:pPr>
            <w:r w:rsidRPr="2A152845">
              <w:rPr>
                <w:b/>
                <w:bCs/>
                <w:lang w:val="en-US"/>
              </w:rPr>
              <w:t>Offer Rescinded</w:t>
            </w:r>
          </w:p>
          <w:p w14:paraId="44D39B06" w14:textId="77C32D9E" w:rsidR="2F2346E3" w:rsidRDefault="2F2346E3" w:rsidP="2A152845">
            <w:pPr>
              <w:rPr>
                <w:b/>
                <w:bCs/>
                <w:lang w:val="en-US"/>
              </w:rPr>
            </w:pPr>
            <w:r w:rsidRPr="2A152845">
              <w:rPr>
                <w:b/>
                <w:bCs/>
                <w:lang w:val="en-US"/>
              </w:rPr>
              <w:t>Program Full</w:t>
            </w:r>
          </w:p>
          <w:p w14:paraId="44E22184" w14:textId="466F79FD" w:rsidR="2F2346E3" w:rsidRDefault="2F2346E3" w:rsidP="2A152845">
            <w:pPr>
              <w:rPr>
                <w:b/>
                <w:bCs/>
                <w:lang w:val="en-US"/>
              </w:rPr>
            </w:pPr>
            <w:r w:rsidRPr="2A152845">
              <w:rPr>
                <w:b/>
                <w:bCs/>
                <w:lang w:val="en-US"/>
              </w:rPr>
              <w:t>Program Suspended</w:t>
            </w:r>
          </w:p>
          <w:p w14:paraId="63A089F2" w14:textId="464DE3ED" w:rsidR="2F2346E3" w:rsidRDefault="2F2346E3" w:rsidP="2A152845">
            <w:pPr>
              <w:rPr>
                <w:b/>
                <w:bCs/>
                <w:lang w:val="en-US"/>
              </w:rPr>
            </w:pPr>
            <w:r w:rsidRPr="2A152845">
              <w:rPr>
                <w:b/>
                <w:bCs/>
                <w:lang w:val="en-US"/>
              </w:rPr>
              <w:t>Visa not Issued</w:t>
            </w:r>
          </w:p>
          <w:p w14:paraId="1529A13A" w14:textId="0EE9AF45" w:rsidR="2F2346E3" w:rsidRDefault="2F2346E3" w:rsidP="2A152845">
            <w:r w:rsidRPr="2A152845">
              <w:rPr>
                <w:lang w:val="en-US"/>
              </w:rPr>
              <w:t>Cancelled After Acceptance</w:t>
            </w:r>
          </w:p>
          <w:p w14:paraId="07FC4F4B" w14:textId="1B4FAB26" w:rsidR="2F2346E3" w:rsidRDefault="2F2346E3" w:rsidP="2A152845">
            <w:r w:rsidRPr="2A152845">
              <w:rPr>
                <w:lang w:val="en-US"/>
              </w:rPr>
              <w:lastRenderedPageBreak/>
              <w:t>Cancelled Prior to Acceptance</w:t>
            </w:r>
          </w:p>
          <w:p w14:paraId="093A2BE6" w14:textId="391A1B5A" w:rsidR="2F2346E3" w:rsidRDefault="2F2346E3" w:rsidP="2A152845">
            <w:r w:rsidRPr="2A152845">
              <w:rPr>
                <w:lang w:val="en-US"/>
              </w:rPr>
              <w:t>Cancelled Waitlist Offer</w:t>
            </w:r>
          </w:p>
          <w:p w14:paraId="653BB013" w14:textId="6C0F4E02" w:rsidR="2F2346E3" w:rsidRDefault="2F2346E3" w:rsidP="2A152845">
            <w:r w:rsidRPr="2A152845">
              <w:rPr>
                <w:lang w:val="en-US"/>
              </w:rPr>
              <w:t>Cancelled, Confirmed Other Program or College</w:t>
            </w:r>
          </w:p>
          <w:p w14:paraId="79231BD7" w14:textId="3971E7A3" w:rsidR="2F2346E3" w:rsidRDefault="2F2346E3" w:rsidP="2A152845">
            <w:r w:rsidRPr="2A152845">
              <w:rPr>
                <w:lang w:val="en-US"/>
              </w:rPr>
              <w:t>Cancelled, Program Transfer</w:t>
            </w:r>
          </w:p>
          <w:p w14:paraId="3B15841C" w14:textId="5C37D227" w:rsidR="2F2346E3" w:rsidRDefault="2F2346E3" w:rsidP="2A152845">
            <w:pPr>
              <w:rPr>
                <w:b/>
                <w:bCs/>
                <w:lang w:val="en-US"/>
              </w:rPr>
            </w:pPr>
            <w:r w:rsidRPr="2A152845">
              <w:rPr>
                <w:b/>
                <w:bCs/>
                <w:lang w:val="en-US"/>
              </w:rPr>
              <w:t>Waitlist</w:t>
            </w:r>
          </w:p>
          <w:p w14:paraId="2CF488E4" w14:textId="257DCF26" w:rsidR="2F2346E3" w:rsidRDefault="2F2346E3" w:rsidP="2A152845">
            <w:pPr>
              <w:rPr>
                <w:b/>
                <w:bCs/>
                <w:lang w:val="en-US"/>
              </w:rPr>
            </w:pPr>
            <w:r w:rsidRPr="2A152845">
              <w:rPr>
                <w:b/>
                <w:bCs/>
                <w:lang w:val="en-US"/>
              </w:rPr>
              <w:t>Waitlist, Conditional</w:t>
            </w:r>
          </w:p>
          <w:p w14:paraId="0DCC5CC0" w14:textId="72542202" w:rsidR="2F2346E3" w:rsidRDefault="2F2346E3" w:rsidP="2A152845">
            <w:r w:rsidRPr="2A152845">
              <w:rPr>
                <w:lang w:val="en-US"/>
              </w:rPr>
              <w:t>Waitlist, Confirmed</w:t>
            </w:r>
          </w:p>
          <w:p w14:paraId="2C9FEA24" w14:textId="75F72C8B" w:rsidR="2F2346E3" w:rsidRDefault="2F2346E3" w:rsidP="2A152845">
            <w:r w:rsidRPr="2A152845">
              <w:rPr>
                <w:lang w:val="en-US"/>
              </w:rPr>
              <w:t>Waitlist, Confirmed Conditional</w:t>
            </w:r>
          </w:p>
          <w:p w14:paraId="60D29229" w14:textId="3414B1B9" w:rsidR="2F2346E3" w:rsidRDefault="2F2346E3" w:rsidP="2A152845">
            <w:pPr>
              <w:rPr>
                <w:b/>
                <w:bCs/>
                <w:lang w:val="en-US"/>
              </w:rPr>
            </w:pPr>
            <w:r w:rsidRPr="2A152845">
              <w:rPr>
                <w:b/>
                <w:bCs/>
                <w:lang w:val="en-US"/>
              </w:rPr>
              <w:t>Reviewing Program Capacity (F)</w:t>
            </w:r>
          </w:p>
          <w:p w14:paraId="5F02C382" w14:textId="1225D416" w:rsidR="2F2346E3" w:rsidRDefault="2F2346E3" w:rsidP="2A152845">
            <w:pPr>
              <w:rPr>
                <w:b/>
                <w:bCs/>
                <w:lang w:val="en-US"/>
              </w:rPr>
            </w:pPr>
            <w:r w:rsidRPr="2A152845">
              <w:rPr>
                <w:b/>
                <w:bCs/>
                <w:lang w:val="en-US"/>
              </w:rPr>
              <w:t>Reviewing Program Capacity (C)</w:t>
            </w:r>
          </w:p>
          <w:p w14:paraId="6492FA47" w14:textId="40AEF28B" w:rsidR="2F2346E3" w:rsidRDefault="2F2346E3" w:rsidP="2A152845">
            <w:r w:rsidRPr="2A152845">
              <w:rPr>
                <w:lang w:val="en-US"/>
              </w:rPr>
              <w:t>Early Withdrawal</w:t>
            </w:r>
          </w:p>
          <w:p w14:paraId="078C76DB" w14:textId="37A7D00A" w:rsidR="2F2346E3" w:rsidRDefault="2F2346E3" w:rsidP="2A152845">
            <w:r w:rsidRPr="2A152845">
              <w:rPr>
                <w:lang w:val="en-US"/>
              </w:rPr>
              <w:t>Late Withdrawal</w:t>
            </w:r>
          </w:p>
          <w:p w14:paraId="1189A574" w14:textId="42A94516" w:rsidR="2F2346E3" w:rsidRDefault="2F2346E3" w:rsidP="2A152845">
            <w:r w:rsidRPr="2A152845">
              <w:rPr>
                <w:lang w:val="en-US"/>
              </w:rPr>
              <w:t>Portal Background Processing</w:t>
            </w:r>
          </w:p>
          <w:p w14:paraId="683CF6AF" w14:textId="7DCD71D5" w:rsidR="2F2346E3" w:rsidRDefault="2F2346E3" w:rsidP="2A152845">
            <w:r w:rsidRPr="2A152845">
              <w:rPr>
                <w:lang w:val="en-US"/>
              </w:rPr>
              <w:t>Portal Background Processing Error</w:t>
            </w:r>
          </w:p>
        </w:tc>
        <w:tc>
          <w:tcPr>
            <w:tcW w:w="3219" w:type="dxa"/>
            <w:shd w:val="clear" w:color="auto" w:fill="FFFFFF" w:themeFill="background1"/>
          </w:tcPr>
          <w:p w14:paraId="4BB9A82F" w14:textId="1BF2B5A0" w:rsidR="4D97C813" w:rsidRDefault="4D97C813" w:rsidP="2A152845">
            <w:pPr>
              <w:spacing w:line="259" w:lineRule="auto"/>
            </w:pPr>
            <w:r w:rsidRPr="2A152845">
              <w:rPr>
                <w:lang w:val="en-US"/>
              </w:rPr>
              <w:lastRenderedPageBreak/>
              <w:t>If advanced standing</w:t>
            </w:r>
          </w:p>
          <w:p w14:paraId="50605C9A" w14:textId="74E358AB" w:rsidR="2F2346E3" w:rsidRDefault="2F2346E3" w:rsidP="2A152845">
            <w:pPr>
              <w:rPr>
                <w:lang w:val="en-US"/>
              </w:rPr>
            </w:pPr>
            <w:r w:rsidRPr="2A152845">
              <w:rPr>
                <w:lang w:val="en-US"/>
              </w:rPr>
              <w:t>If accepted before the Offer Active Dates</w:t>
            </w:r>
          </w:p>
          <w:p w14:paraId="2A2833CE" w14:textId="5739E6FE" w:rsidR="2A152845" w:rsidRDefault="2A152845" w:rsidP="2A152845">
            <w:pPr>
              <w:rPr>
                <w:lang w:val="en-US"/>
              </w:rPr>
            </w:pPr>
          </w:p>
          <w:p w14:paraId="7008B25F" w14:textId="6DD0E680" w:rsidR="2F2346E3" w:rsidRDefault="2F2346E3" w:rsidP="2A152845">
            <w:pPr>
              <w:rPr>
                <w:lang w:val="en-US"/>
              </w:rPr>
            </w:pPr>
            <w:r w:rsidRPr="2A152845">
              <w:rPr>
                <w:lang w:val="en-US"/>
              </w:rPr>
              <w:t>If any Components are missing</w:t>
            </w:r>
          </w:p>
          <w:p w14:paraId="69BFBEDB" w14:textId="35146D69" w:rsidR="2F2346E3" w:rsidRDefault="2F2346E3" w:rsidP="2A152845">
            <w:pPr>
              <w:rPr>
                <w:lang w:val="en-US"/>
              </w:rPr>
            </w:pPr>
            <w:r w:rsidRPr="2A152845">
              <w:rPr>
                <w:lang w:val="en-US"/>
              </w:rPr>
              <w:t>If Components are submitted</w:t>
            </w:r>
          </w:p>
          <w:p w14:paraId="654F80C3" w14:textId="0750840B" w:rsidR="2A152845" w:rsidRDefault="2A152845" w:rsidP="2A152845">
            <w:pPr>
              <w:rPr>
                <w:lang w:val="en-US"/>
              </w:rPr>
            </w:pPr>
          </w:p>
          <w:p w14:paraId="7F21D7B2" w14:textId="5885B945" w:rsidR="2F2346E3" w:rsidRDefault="2F2346E3" w:rsidP="2A152845">
            <w:pPr>
              <w:rPr>
                <w:lang w:val="en-US"/>
              </w:rPr>
            </w:pPr>
            <w:r w:rsidRPr="2A152845">
              <w:rPr>
                <w:lang w:val="en-US"/>
              </w:rPr>
              <w:t>If Hold on account</w:t>
            </w:r>
          </w:p>
          <w:p w14:paraId="540F1DD8" w14:textId="0AB6DB6A" w:rsidR="2F2346E3" w:rsidRDefault="2F2346E3" w:rsidP="2A152845">
            <w:pPr>
              <w:rPr>
                <w:lang w:val="en-US"/>
              </w:rPr>
            </w:pPr>
            <w:r w:rsidRPr="2A152845">
              <w:rPr>
                <w:lang w:val="en-US"/>
              </w:rPr>
              <w:t>If application requires ranking</w:t>
            </w:r>
          </w:p>
          <w:p w14:paraId="735456B6" w14:textId="6684C1E1" w:rsidR="2A152845" w:rsidRDefault="2A152845" w:rsidP="2A152845">
            <w:pPr>
              <w:rPr>
                <w:lang w:val="en-US"/>
              </w:rPr>
            </w:pPr>
          </w:p>
          <w:p w14:paraId="6EB0E433" w14:textId="3A3D12DA" w:rsidR="2F2346E3" w:rsidRDefault="2F2346E3" w:rsidP="2A152845">
            <w:pPr>
              <w:rPr>
                <w:lang w:val="en-US"/>
              </w:rPr>
            </w:pPr>
            <w:r w:rsidRPr="2A152845">
              <w:rPr>
                <w:lang w:val="en-US"/>
              </w:rPr>
              <w:t>Conditional application requires ranking</w:t>
            </w:r>
          </w:p>
          <w:p w14:paraId="7CD06988" w14:textId="73D12E7E" w:rsidR="2F2346E3" w:rsidRDefault="2F2346E3" w:rsidP="2A152845">
            <w:pPr>
              <w:rPr>
                <w:lang w:val="en-US"/>
              </w:rPr>
            </w:pPr>
            <w:r w:rsidRPr="2A152845">
              <w:rPr>
                <w:lang w:val="en-US"/>
              </w:rPr>
              <w:t xml:space="preserve">Apply Now </w:t>
            </w:r>
            <w:r w:rsidR="300105D8" w:rsidRPr="2A152845">
              <w:rPr>
                <w:lang w:val="en-US"/>
              </w:rPr>
              <w:t>system status</w:t>
            </w:r>
          </w:p>
          <w:p w14:paraId="611A544A" w14:textId="63C4FB89" w:rsidR="2F2346E3" w:rsidRDefault="4C020E81" w:rsidP="2A152845">
            <w:pPr>
              <w:rPr>
                <w:lang w:val="en-US"/>
              </w:rPr>
            </w:pPr>
            <w:r w:rsidRPr="2EEA56E1">
              <w:rPr>
                <w:lang w:val="en-US"/>
              </w:rPr>
              <w:t>New application (creates login)</w:t>
            </w:r>
          </w:p>
          <w:p w14:paraId="54776CCA" w14:textId="169AF889" w:rsidR="02072976" w:rsidRDefault="02072976" w:rsidP="2EEA56E1">
            <w:pPr>
              <w:rPr>
                <w:lang w:val="en-US"/>
              </w:rPr>
            </w:pPr>
            <w:r w:rsidRPr="2EEA56E1">
              <w:rPr>
                <w:lang w:val="en-US"/>
              </w:rPr>
              <w:t>International new application (creates login)</w:t>
            </w:r>
          </w:p>
          <w:p w14:paraId="60C75A19" w14:textId="5D9B7880" w:rsidR="2F2346E3" w:rsidRDefault="2F2346E3" w:rsidP="2A152845">
            <w:pPr>
              <w:rPr>
                <w:lang w:val="en-US"/>
              </w:rPr>
            </w:pPr>
            <w:r w:rsidRPr="2A152845">
              <w:rPr>
                <w:lang w:val="en-US"/>
              </w:rPr>
              <w:t>?</w:t>
            </w:r>
          </w:p>
          <w:p w14:paraId="46363732" w14:textId="389B325E" w:rsidR="2F2346E3" w:rsidRDefault="2F2346E3" w:rsidP="2A152845">
            <w:pPr>
              <w:rPr>
                <w:lang w:val="en-US"/>
              </w:rPr>
            </w:pPr>
            <w:r w:rsidRPr="2A152845">
              <w:rPr>
                <w:lang w:val="en-US"/>
              </w:rPr>
              <w:t>?</w:t>
            </w:r>
          </w:p>
          <w:p w14:paraId="458313A1" w14:textId="1909B3E0" w:rsidR="2F2346E3" w:rsidRDefault="2F2346E3" w:rsidP="2A152845">
            <w:pPr>
              <w:rPr>
                <w:lang w:val="en-US"/>
              </w:rPr>
            </w:pPr>
            <w:r w:rsidRPr="2A152845">
              <w:rPr>
                <w:lang w:val="en-US"/>
              </w:rPr>
              <w:t>If accepted after offer active date</w:t>
            </w:r>
          </w:p>
          <w:p w14:paraId="756BED2B" w14:textId="7B30997A" w:rsidR="2F2346E3" w:rsidRDefault="2F2346E3" w:rsidP="2A152845">
            <w:pPr>
              <w:rPr>
                <w:lang w:val="en-US"/>
              </w:rPr>
            </w:pPr>
            <w:r w:rsidRPr="2A152845">
              <w:rPr>
                <w:lang w:val="en-US"/>
              </w:rPr>
              <w:t>If auto-filling from Waitlist</w:t>
            </w:r>
          </w:p>
          <w:p w14:paraId="7B3C1EAB" w14:textId="2DBF1266" w:rsidR="2F2346E3" w:rsidRDefault="2F2346E3" w:rsidP="2A152845">
            <w:pPr>
              <w:rPr>
                <w:lang w:val="en-US"/>
              </w:rPr>
            </w:pPr>
            <w:r w:rsidRPr="2A152845">
              <w:rPr>
                <w:lang w:val="en-US"/>
              </w:rPr>
              <w:t>If applicant confirms (International accepted)</w:t>
            </w:r>
          </w:p>
          <w:p w14:paraId="08B4A8D0" w14:textId="673B9E71" w:rsidR="2F2346E3" w:rsidRDefault="2F2346E3" w:rsidP="2A152845">
            <w:pPr>
              <w:rPr>
                <w:lang w:val="en-US"/>
              </w:rPr>
            </w:pPr>
            <w:r w:rsidRPr="2A152845">
              <w:rPr>
                <w:lang w:val="en-US"/>
              </w:rPr>
              <w:t>Fees received (creates SAR)</w:t>
            </w:r>
          </w:p>
          <w:p w14:paraId="54E5CE13" w14:textId="35DB7428" w:rsidR="2F2346E3" w:rsidRDefault="2F2346E3" w:rsidP="2A152845">
            <w:pPr>
              <w:spacing w:line="259" w:lineRule="auto"/>
            </w:pPr>
            <w:r w:rsidRPr="2A152845">
              <w:rPr>
                <w:lang w:val="en-US"/>
              </w:rPr>
              <w:t>Conditional fees received</w:t>
            </w:r>
          </w:p>
          <w:p w14:paraId="78CFDA49" w14:textId="1DDDAEB6" w:rsidR="2F2346E3" w:rsidRDefault="2F2346E3" w:rsidP="2A152845">
            <w:pPr>
              <w:spacing w:line="259" w:lineRule="auto"/>
              <w:rPr>
                <w:lang w:val="en-US"/>
              </w:rPr>
            </w:pPr>
            <w:r w:rsidRPr="2A152845">
              <w:rPr>
                <w:lang w:val="en-US"/>
              </w:rPr>
              <w:t>Partial fees received</w:t>
            </w:r>
          </w:p>
          <w:p w14:paraId="147EC48F" w14:textId="008D5AE2" w:rsidR="2F2346E3" w:rsidRDefault="2F2346E3" w:rsidP="2A152845">
            <w:pPr>
              <w:spacing w:line="259" w:lineRule="auto"/>
              <w:rPr>
                <w:lang w:val="en-US"/>
              </w:rPr>
            </w:pPr>
            <w:r w:rsidRPr="2A152845">
              <w:rPr>
                <w:lang w:val="en-US"/>
              </w:rPr>
              <w:t>Conditional partial fees received</w:t>
            </w:r>
          </w:p>
          <w:p w14:paraId="1ADEA0D8" w14:textId="5B6D3064" w:rsidR="2F2346E3" w:rsidRDefault="2F2346E3" w:rsidP="2A152845">
            <w:pPr>
              <w:spacing w:line="259" w:lineRule="auto"/>
              <w:rPr>
                <w:lang w:val="en-US"/>
              </w:rPr>
            </w:pPr>
            <w:r w:rsidRPr="2A152845">
              <w:rPr>
                <w:lang w:val="en-US"/>
              </w:rPr>
              <w:t>SAR has been created (end)</w:t>
            </w:r>
          </w:p>
          <w:p w14:paraId="22914D14" w14:textId="1FE1ADEE" w:rsidR="2F2346E3" w:rsidRDefault="2F2346E3" w:rsidP="2A152845">
            <w:pPr>
              <w:spacing w:line="259" w:lineRule="auto"/>
              <w:rPr>
                <w:lang w:val="en-US"/>
              </w:rPr>
            </w:pPr>
            <w:r w:rsidRPr="2A152845">
              <w:rPr>
                <w:lang w:val="en-US"/>
              </w:rPr>
              <w:t>Cancelled</w:t>
            </w:r>
            <w:r w:rsidR="5E4BFA0D" w:rsidRPr="2A152845">
              <w:rPr>
                <w:lang w:val="en-US"/>
              </w:rPr>
              <w:t xml:space="preserve"> stale applications</w:t>
            </w:r>
          </w:p>
          <w:p w14:paraId="38976E6A" w14:textId="49E784AA" w:rsidR="2A152845" w:rsidRDefault="2A152845" w:rsidP="2A152845">
            <w:pPr>
              <w:spacing w:line="259" w:lineRule="auto"/>
              <w:rPr>
                <w:lang w:val="en-US"/>
              </w:rPr>
            </w:pPr>
          </w:p>
          <w:p w14:paraId="2C1DF372" w14:textId="5EA68EAB" w:rsidR="5E4BFA0D" w:rsidRDefault="5E4BFA0D" w:rsidP="2A152845">
            <w:pPr>
              <w:spacing w:line="259" w:lineRule="auto"/>
              <w:rPr>
                <w:lang w:val="en-US"/>
              </w:rPr>
            </w:pPr>
            <w:r w:rsidRPr="2A152845">
              <w:rPr>
                <w:lang w:val="en-US"/>
              </w:rPr>
              <w:t>Does not meet requirements</w:t>
            </w:r>
          </w:p>
          <w:p w14:paraId="2EA1726D" w14:textId="77E05C49" w:rsidR="5E4BFA0D" w:rsidRDefault="5E4BFA0D" w:rsidP="2A152845">
            <w:pPr>
              <w:spacing w:line="259" w:lineRule="auto"/>
              <w:rPr>
                <w:lang w:val="en-US"/>
              </w:rPr>
            </w:pPr>
            <w:r w:rsidRPr="2A152845">
              <w:rPr>
                <w:lang w:val="en-US"/>
              </w:rPr>
              <w:t>Fees not paid by soft expiry</w:t>
            </w:r>
          </w:p>
          <w:p w14:paraId="5E7A9B86" w14:textId="03ECA661" w:rsidR="5E4BFA0D" w:rsidRDefault="5E4BFA0D" w:rsidP="2A152845">
            <w:pPr>
              <w:spacing w:line="259" w:lineRule="auto"/>
              <w:rPr>
                <w:lang w:val="en-US"/>
              </w:rPr>
            </w:pPr>
            <w:r w:rsidRPr="2A152845">
              <w:rPr>
                <w:lang w:val="en-US"/>
              </w:rPr>
              <w:t>Offer rescinded by institution</w:t>
            </w:r>
          </w:p>
          <w:p w14:paraId="05BD36EB" w14:textId="1DB60253" w:rsidR="5E4BFA0D" w:rsidRDefault="5E4BFA0D" w:rsidP="2A152845">
            <w:pPr>
              <w:spacing w:line="259" w:lineRule="auto"/>
              <w:rPr>
                <w:lang w:val="en-US"/>
              </w:rPr>
            </w:pPr>
            <w:r w:rsidRPr="2A152845">
              <w:rPr>
                <w:lang w:val="en-US"/>
              </w:rPr>
              <w:t>Program full</w:t>
            </w:r>
          </w:p>
          <w:p w14:paraId="12330E49" w14:textId="14103795" w:rsidR="5E4BFA0D" w:rsidRDefault="5E4BFA0D" w:rsidP="2A152845">
            <w:pPr>
              <w:spacing w:line="259" w:lineRule="auto"/>
              <w:rPr>
                <w:lang w:val="en-US"/>
              </w:rPr>
            </w:pPr>
            <w:r w:rsidRPr="2A152845">
              <w:rPr>
                <w:lang w:val="en-US"/>
              </w:rPr>
              <w:t>Program suspended</w:t>
            </w:r>
          </w:p>
          <w:p w14:paraId="1BCA3558" w14:textId="0F16B14E" w:rsidR="5E4BFA0D" w:rsidRDefault="5E4BFA0D" w:rsidP="2A152845">
            <w:pPr>
              <w:spacing w:line="259" w:lineRule="auto"/>
              <w:rPr>
                <w:lang w:val="en-US"/>
              </w:rPr>
            </w:pPr>
            <w:r w:rsidRPr="2A152845">
              <w:rPr>
                <w:lang w:val="en-US"/>
              </w:rPr>
              <w:t>No visa by soft expiry</w:t>
            </w:r>
          </w:p>
          <w:p w14:paraId="3E6AC4F2" w14:textId="29CAF33E" w:rsidR="5E4BFA0D" w:rsidRDefault="5E4BFA0D" w:rsidP="2A152845">
            <w:pPr>
              <w:spacing w:line="259" w:lineRule="auto"/>
              <w:rPr>
                <w:lang w:val="en-US"/>
              </w:rPr>
            </w:pPr>
            <w:r w:rsidRPr="2A152845">
              <w:rPr>
                <w:lang w:val="en-US"/>
              </w:rPr>
              <w:t xml:space="preserve">Applicant cancels </w:t>
            </w:r>
          </w:p>
          <w:p w14:paraId="65ECEC19" w14:textId="1C47DDB7" w:rsidR="5E4BFA0D" w:rsidRDefault="5E4BFA0D" w:rsidP="2A152845">
            <w:pPr>
              <w:spacing w:line="259" w:lineRule="auto"/>
              <w:rPr>
                <w:lang w:val="en-US"/>
              </w:rPr>
            </w:pPr>
            <w:r w:rsidRPr="2A152845">
              <w:rPr>
                <w:lang w:val="en-US"/>
              </w:rPr>
              <w:t>Applicant cancels</w:t>
            </w:r>
          </w:p>
          <w:p w14:paraId="71868F6E" w14:textId="70575155" w:rsidR="2A152845" w:rsidRDefault="2A152845" w:rsidP="2A152845">
            <w:pPr>
              <w:spacing w:line="259" w:lineRule="auto"/>
              <w:rPr>
                <w:lang w:val="en-US"/>
              </w:rPr>
            </w:pPr>
          </w:p>
          <w:p w14:paraId="6622BA27" w14:textId="5BBF1A0F" w:rsidR="5E4BFA0D" w:rsidRDefault="5E4BFA0D" w:rsidP="2A152845">
            <w:pPr>
              <w:spacing w:line="259" w:lineRule="auto"/>
              <w:rPr>
                <w:lang w:val="en-US"/>
              </w:rPr>
            </w:pPr>
            <w:r w:rsidRPr="2A152845">
              <w:rPr>
                <w:lang w:val="en-US"/>
              </w:rPr>
              <w:t>Applicant cancels</w:t>
            </w:r>
          </w:p>
          <w:p w14:paraId="35D3AB98" w14:textId="513405FC" w:rsidR="5E4BFA0D" w:rsidRDefault="5E4BFA0D" w:rsidP="2A152845">
            <w:pPr>
              <w:spacing w:line="259" w:lineRule="auto"/>
              <w:rPr>
                <w:lang w:val="en-US"/>
              </w:rPr>
            </w:pPr>
            <w:r w:rsidRPr="2A152845">
              <w:rPr>
                <w:lang w:val="en-US"/>
              </w:rPr>
              <w:t>Applicant confirms other offer</w:t>
            </w:r>
          </w:p>
          <w:p w14:paraId="308BF0A2" w14:textId="7FD232C0" w:rsidR="2A152845" w:rsidRDefault="2A152845" w:rsidP="2A152845">
            <w:pPr>
              <w:spacing w:line="259" w:lineRule="auto"/>
              <w:rPr>
                <w:lang w:val="en-US"/>
              </w:rPr>
            </w:pPr>
          </w:p>
          <w:p w14:paraId="71FF7FD1" w14:textId="341CEE09" w:rsidR="5E4BFA0D" w:rsidRDefault="5E4BFA0D" w:rsidP="2A152845">
            <w:pPr>
              <w:spacing w:line="259" w:lineRule="auto"/>
              <w:rPr>
                <w:lang w:val="en-US"/>
              </w:rPr>
            </w:pPr>
            <w:r w:rsidRPr="2A152845">
              <w:rPr>
                <w:lang w:val="en-US"/>
              </w:rPr>
              <w:t>Internal transfer program/term</w:t>
            </w:r>
          </w:p>
          <w:p w14:paraId="075B8126" w14:textId="51C99C73" w:rsidR="5E4BFA0D" w:rsidRDefault="5E4BFA0D" w:rsidP="2A152845">
            <w:pPr>
              <w:spacing w:line="259" w:lineRule="auto"/>
              <w:rPr>
                <w:lang w:val="en-US"/>
              </w:rPr>
            </w:pPr>
            <w:r w:rsidRPr="2A152845">
              <w:rPr>
                <w:lang w:val="en-US"/>
              </w:rPr>
              <w:t>If offering waitlist</w:t>
            </w:r>
          </w:p>
          <w:p w14:paraId="10CD713C" w14:textId="5EA0A5AC" w:rsidR="2A152845" w:rsidRDefault="2A152845" w:rsidP="2A152845">
            <w:pPr>
              <w:spacing w:line="259" w:lineRule="auto"/>
              <w:rPr>
                <w:lang w:val="en-US"/>
              </w:rPr>
            </w:pPr>
          </w:p>
          <w:p w14:paraId="3A9047DF" w14:textId="5FD90720" w:rsidR="5E4BFA0D" w:rsidRDefault="5E4BFA0D" w:rsidP="2A152845">
            <w:pPr>
              <w:spacing w:line="259" w:lineRule="auto"/>
              <w:rPr>
                <w:lang w:val="en-US"/>
              </w:rPr>
            </w:pPr>
            <w:r w:rsidRPr="2A152845">
              <w:rPr>
                <w:lang w:val="en-US"/>
              </w:rPr>
              <w:t>If applicant confirms waitlist offers</w:t>
            </w:r>
          </w:p>
          <w:p w14:paraId="6E033623" w14:textId="41D616C4" w:rsidR="2A152845" w:rsidRDefault="2A152845" w:rsidP="2A152845">
            <w:pPr>
              <w:spacing w:line="259" w:lineRule="auto"/>
              <w:rPr>
                <w:lang w:val="en-US"/>
              </w:rPr>
            </w:pPr>
          </w:p>
          <w:p w14:paraId="330A6FC8" w14:textId="3C3C0079" w:rsidR="5E4BFA0D" w:rsidRDefault="5E4BFA0D" w:rsidP="2A152845">
            <w:pPr>
              <w:spacing w:line="259" w:lineRule="auto"/>
              <w:rPr>
                <w:lang w:val="en-US"/>
              </w:rPr>
            </w:pPr>
            <w:r w:rsidRPr="2A152845">
              <w:rPr>
                <w:lang w:val="en-US"/>
              </w:rPr>
              <w:t>If program is full, but not waitlisted yet</w:t>
            </w:r>
          </w:p>
          <w:p w14:paraId="5A551D2A" w14:textId="343C3B38" w:rsidR="5E4BFA0D" w:rsidRDefault="5E4BFA0D" w:rsidP="2A152845">
            <w:pPr>
              <w:spacing w:line="259" w:lineRule="auto"/>
              <w:rPr>
                <w:lang w:val="en-US"/>
              </w:rPr>
            </w:pPr>
            <w:r w:rsidRPr="2A152845">
              <w:rPr>
                <w:lang w:val="en-US"/>
              </w:rPr>
              <w:t>Conditional program full, but not waitlisted yet</w:t>
            </w:r>
          </w:p>
          <w:p w14:paraId="2C8E80A5" w14:textId="02DE6B26" w:rsidR="5E4BFA0D" w:rsidRDefault="5E4BFA0D" w:rsidP="2A152845">
            <w:pPr>
              <w:spacing w:line="259" w:lineRule="auto"/>
              <w:rPr>
                <w:lang w:val="en-US"/>
              </w:rPr>
            </w:pPr>
            <w:r w:rsidRPr="2A152845">
              <w:rPr>
                <w:lang w:val="en-US"/>
              </w:rPr>
              <w:t>Withdraw before day 10 (SAR)</w:t>
            </w:r>
          </w:p>
          <w:p w14:paraId="6E67F029" w14:textId="2F44BFE4" w:rsidR="5E4BFA0D" w:rsidRDefault="5E4BFA0D" w:rsidP="2A152845">
            <w:pPr>
              <w:spacing w:line="259" w:lineRule="auto"/>
              <w:rPr>
                <w:lang w:val="en-US"/>
              </w:rPr>
            </w:pPr>
            <w:r w:rsidRPr="2A152845">
              <w:rPr>
                <w:lang w:val="en-US"/>
              </w:rPr>
              <w:t>Withdraw after day 10 (SAR)</w:t>
            </w:r>
          </w:p>
          <w:p w14:paraId="4B24E822" w14:textId="29A99D44" w:rsidR="5E4BFA0D" w:rsidRDefault="5E4BFA0D" w:rsidP="2A152845">
            <w:pPr>
              <w:spacing w:line="259" w:lineRule="auto"/>
              <w:rPr>
                <w:lang w:val="en-US"/>
              </w:rPr>
            </w:pPr>
            <w:r w:rsidRPr="2A152845">
              <w:rPr>
                <w:lang w:val="en-US"/>
              </w:rPr>
              <w:t>Apply Now system status</w:t>
            </w:r>
          </w:p>
          <w:p w14:paraId="0847B6DE" w14:textId="5FE86782" w:rsidR="2A152845" w:rsidRDefault="2A152845" w:rsidP="2A152845">
            <w:pPr>
              <w:spacing w:line="259" w:lineRule="auto"/>
              <w:rPr>
                <w:lang w:val="en-US"/>
              </w:rPr>
            </w:pPr>
          </w:p>
          <w:p w14:paraId="099C8A01" w14:textId="487D7E08" w:rsidR="5E4BFA0D" w:rsidRDefault="5E4BFA0D" w:rsidP="2A152845">
            <w:pPr>
              <w:spacing w:line="259" w:lineRule="auto"/>
              <w:rPr>
                <w:lang w:val="en-US"/>
              </w:rPr>
            </w:pPr>
            <w:r w:rsidRPr="2A152845">
              <w:rPr>
                <w:lang w:val="en-US"/>
              </w:rPr>
              <w:t>Apply Now system status</w:t>
            </w:r>
          </w:p>
          <w:p w14:paraId="44CEEE46" w14:textId="56CADA15" w:rsidR="2A152845" w:rsidRDefault="2A152845" w:rsidP="2A152845">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28DD91EC" w14:textId="4F2B5BE6" w:rsidR="0C3CAD45" w:rsidRDefault="0C3CAD45" w:rsidP="5F807601">
            <w:pPr>
              <w:rPr>
                <w:lang w:val="en-US"/>
              </w:rPr>
            </w:pPr>
            <w:r w:rsidRPr="5F807601">
              <w:rPr>
                <w:lang w:val="en-US"/>
              </w:rPr>
              <w:lastRenderedPageBreak/>
              <w:t>The stages in bold are most likely to be assigned manually by an AO/IAO, all others are likely to come from the system or applicant (via OCAS or Application checklist)</w:t>
            </w:r>
          </w:p>
          <w:p w14:paraId="017620FC" w14:textId="6BCF14CD" w:rsidR="0C3CAD45" w:rsidRDefault="0C3CAD45" w:rsidP="5F807601">
            <w:pPr>
              <w:rPr>
                <w:lang w:val="en-US"/>
              </w:rPr>
            </w:pPr>
          </w:p>
          <w:p w14:paraId="40ACFA2D" w14:textId="7C24986F" w:rsidR="0C3CAD45" w:rsidRDefault="5ADB4CA3" w:rsidP="2A152845">
            <w:pPr>
              <w:rPr>
                <w:lang w:val="en-US"/>
              </w:rPr>
            </w:pPr>
            <w:r w:rsidRPr="094754CB">
              <w:rPr>
                <w:lang w:val="en-US"/>
              </w:rPr>
              <w:lastRenderedPageBreak/>
              <w:t xml:space="preserve">When accepting applicants (Application Complete, Accepted or Conditional for international), you </w:t>
            </w:r>
            <w:r w:rsidRPr="094754CB">
              <w:rPr>
                <w:b/>
                <w:bCs/>
                <w:i/>
                <w:iCs/>
                <w:lang w:val="en-US"/>
              </w:rPr>
              <w:t>must</w:t>
            </w:r>
            <w:r w:rsidRPr="094754CB">
              <w:rPr>
                <w:lang w:val="en-US"/>
              </w:rPr>
              <w:t xml:space="preserve"> choose a “Basis of Acceptance” in the Admissions Record Program section</w:t>
            </w:r>
            <w:r w:rsidR="39D51EC3" w:rsidRPr="094754CB">
              <w:rPr>
                <w:lang w:val="en-US"/>
              </w:rPr>
              <w:t xml:space="preserve">, and update the “Offer Expiry Date – Soft" for </w:t>
            </w:r>
            <w:r w:rsidR="39D51EC3" w:rsidRPr="094754CB">
              <w:rPr>
                <w:b/>
                <w:bCs/>
                <w:i/>
                <w:iCs/>
                <w:lang w:val="en-US"/>
              </w:rPr>
              <w:t>international</w:t>
            </w:r>
            <w:r w:rsidR="39D51EC3" w:rsidRPr="094754CB">
              <w:rPr>
                <w:lang w:val="en-US"/>
              </w:rPr>
              <w:t xml:space="preserve"> offer</w:t>
            </w:r>
            <w:r w:rsidR="0D21706D" w:rsidRPr="094754CB">
              <w:rPr>
                <w:lang w:val="en-US"/>
              </w:rPr>
              <w:t xml:space="preserve"> </w:t>
            </w:r>
            <w:r w:rsidR="39D51EC3" w:rsidRPr="094754CB">
              <w:rPr>
                <w:lang w:val="en-US"/>
              </w:rPr>
              <w:t>s</w:t>
            </w:r>
          </w:p>
        </w:tc>
      </w:tr>
      <w:tr w:rsidR="2A152845" w14:paraId="4535A76D" w14:textId="77777777" w:rsidTr="1D243EFC">
        <w:trPr>
          <w:trHeight w:val="288"/>
        </w:trPr>
        <w:tc>
          <w:tcPr>
            <w:tcW w:w="1311" w:type="dxa"/>
            <w:shd w:val="clear" w:color="auto" w:fill="FFFFFF" w:themeFill="background1"/>
          </w:tcPr>
          <w:p w14:paraId="35F31FA0" w14:textId="075FE3F0" w:rsidR="2A152845" w:rsidRDefault="2A152845" w:rsidP="2A152845"/>
        </w:tc>
        <w:tc>
          <w:tcPr>
            <w:tcW w:w="2803" w:type="dxa"/>
            <w:shd w:val="clear" w:color="auto" w:fill="FFFFFF" w:themeFill="background1"/>
          </w:tcPr>
          <w:p w14:paraId="347786C4" w14:textId="16AC9DAC" w:rsidR="4FEFB82A" w:rsidRDefault="4FEFB82A" w:rsidP="2A152845">
            <w:r>
              <w:t>Campus</w:t>
            </w:r>
          </w:p>
        </w:tc>
        <w:tc>
          <w:tcPr>
            <w:tcW w:w="2805" w:type="dxa"/>
            <w:shd w:val="clear" w:color="auto" w:fill="FFFFFF" w:themeFill="background1"/>
            <w:tcMar>
              <w:top w:w="115" w:type="dxa"/>
              <w:left w:w="115" w:type="dxa"/>
              <w:bottom w:w="115" w:type="dxa"/>
              <w:right w:w="115" w:type="dxa"/>
            </w:tcMar>
          </w:tcPr>
          <w:p w14:paraId="2A59F04C" w14:textId="409AA8C6" w:rsidR="4FEFB82A" w:rsidRDefault="4FEFB82A" w:rsidP="2A152845">
            <w:pPr>
              <w:rPr>
                <w:lang w:val="en-US"/>
              </w:rPr>
            </w:pPr>
            <w:r w:rsidRPr="2A152845">
              <w:rPr>
                <w:lang w:val="en-US"/>
              </w:rPr>
              <w:t>LOV</w:t>
            </w:r>
          </w:p>
        </w:tc>
        <w:tc>
          <w:tcPr>
            <w:tcW w:w="2991" w:type="dxa"/>
            <w:shd w:val="clear" w:color="auto" w:fill="FFFFFF" w:themeFill="background1"/>
          </w:tcPr>
          <w:p w14:paraId="3559B0A5" w14:textId="55ED9683" w:rsidR="4FEFB82A" w:rsidRDefault="4FEFB82A" w:rsidP="2A152845">
            <w:pPr>
              <w:rPr>
                <w:lang w:val="en-US"/>
              </w:rPr>
            </w:pPr>
            <w:r w:rsidRPr="2A152845">
              <w:rPr>
                <w:lang w:val="en-US"/>
              </w:rPr>
              <w:t>All active campuses</w:t>
            </w:r>
          </w:p>
        </w:tc>
        <w:tc>
          <w:tcPr>
            <w:tcW w:w="3219" w:type="dxa"/>
            <w:shd w:val="clear" w:color="auto" w:fill="FFFFFF" w:themeFill="background1"/>
          </w:tcPr>
          <w:p w14:paraId="446C923F" w14:textId="054E5208" w:rsidR="5C0BBD78" w:rsidRDefault="5F7215A0"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2612117B" w14:textId="7F853B54" w:rsidR="2A152845" w:rsidRDefault="5F7215A0" w:rsidP="5DE32443">
            <w:pPr>
              <w:spacing w:line="259" w:lineRule="auto"/>
              <w:rPr>
                <w:lang w:val="en-US"/>
              </w:rPr>
            </w:pPr>
            <w:r w:rsidRPr="5DE32443">
              <w:rPr>
                <w:lang w:val="en-US"/>
              </w:rPr>
              <w:t>Should be selected at time of application creation, will filter based on program selections</w:t>
            </w:r>
          </w:p>
          <w:p w14:paraId="47ECBD9C" w14:textId="1149EC4C" w:rsidR="2A152845" w:rsidRDefault="2A152845" w:rsidP="2A152845">
            <w:pPr>
              <w:rPr>
                <w:lang w:val="en-US"/>
              </w:rPr>
            </w:pPr>
          </w:p>
        </w:tc>
      </w:tr>
      <w:tr w:rsidR="2A152845" w14:paraId="55D44194" w14:textId="77777777" w:rsidTr="1D243EFC">
        <w:trPr>
          <w:trHeight w:val="288"/>
        </w:trPr>
        <w:tc>
          <w:tcPr>
            <w:tcW w:w="1311" w:type="dxa"/>
            <w:shd w:val="clear" w:color="auto" w:fill="FFFFFF" w:themeFill="background1"/>
          </w:tcPr>
          <w:p w14:paraId="63AC2CE8" w14:textId="28D1E43E" w:rsidR="2A152845" w:rsidRDefault="2A152845" w:rsidP="2A152845"/>
        </w:tc>
        <w:tc>
          <w:tcPr>
            <w:tcW w:w="2803" w:type="dxa"/>
            <w:shd w:val="clear" w:color="auto" w:fill="FFFFFF" w:themeFill="background1"/>
          </w:tcPr>
          <w:p w14:paraId="31D0FB06" w14:textId="51E77093" w:rsidR="5C0BBD78" w:rsidRDefault="5C0BBD78" w:rsidP="2A152845">
            <w:r>
              <w:t>Transfer</w:t>
            </w:r>
          </w:p>
        </w:tc>
        <w:tc>
          <w:tcPr>
            <w:tcW w:w="2805" w:type="dxa"/>
            <w:shd w:val="clear" w:color="auto" w:fill="FFFFFF" w:themeFill="background1"/>
            <w:tcMar>
              <w:top w:w="115" w:type="dxa"/>
              <w:left w:w="115" w:type="dxa"/>
              <w:bottom w:w="115" w:type="dxa"/>
              <w:right w:w="115" w:type="dxa"/>
            </w:tcMar>
          </w:tcPr>
          <w:p w14:paraId="4F56209E" w14:textId="23169CCF" w:rsidR="5C0BBD78" w:rsidRDefault="5C0BBD78" w:rsidP="2A152845">
            <w:pPr>
              <w:rPr>
                <w:lang w:val="en-US"/>
              </w:rPr>
            </w:pPr>
            <w:r w:rsidRPr="2A152845">
              <w:rPr>
                <w:lang w:val="en-US"/>
              </w:rPr>
              <w:t>Boolean</w:t>
            </w:r>
          </w:p>
        </w:tc>
        <w:tc>
          <w:tcPr>
            <w:tcW w:w="2991" w:type="dxa"/>
            <w:shd w:val="clear" w:color="auto" w:fill="FFFFFF" w:themeFill="background1"/>
          </w:tcPr>
          <w:p w14:paraId="5EA22933" w14:textId="7961AE7A" w:rsidR="2A152845" w:rsidRDefault="2A152845" w:rsidP="2A152845">
            <w:pPr>
              <w:rPr>
                <w:lang w:val="en-US"/>
              </w:rPr>
            </w:pPr>
          </w:p>
        </w:tc>
        <w:tc>
          <w:tcPr>
            <w:tcW w:w="3219" w:type="dxa"/>
            <w:shd w:val="clear" w:color="auto" w:fill="FFFFFF" w:themeFill="background1"/>
          </w:tcPr>
          <w:p w14:paraId="44B110A8" w14:textId="1B22695A" w:rsidR="5C0BBD78" w:rsidRDefault="6EB1221B"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2A48302B" w14:textId="457A5312" w:rsidR="5DE32443" w:rsidRDefault="5DE32443" w:rsidP="5DE32443">
            <w:pPr>
              <w:spacing w:line="259" w:lineRule="auto"/>
              <w:rPr>
                <w:lang w:val="en-US"/>
              </w:rPr>
            </w:pPr>
            <w:r w:rsidRPr="5DE32443">
              <w:rPr>
                <w:lang w:val="en-US"/>
              </w:rPr>
              <w:t>System to assign for Advanced Standing applications</w:t>
            </w:r>
          </w:p>
        </w:tc>
      </w:tr>
      <w:tr w:rsidR="2A152845" w14:paraId="78039216" w14:textId="77777777" w:rsidTr="1D243EFC">
        <w:trPr>
          <w:trHeight w:val="288"/>
        </w:trPr>
        <w:tc>
          <w:tcPr>
            <w:tcW w:w="1311" w:type="dxa"/>
            <w:shd w:val="clear" w:color="auto" w:fill="FFFFFF" w:themeFill="background1"/>
          </w:tcPr>
          <w:p w14:paraId="765D3402" w14:textId="503E0ABD" w:rsidR="2A152845" w:rsidRDefault="2A152845" w:rsidP="2A152845"/>
        </w:tc>
        <w:tc>
          <w:tcPr>
            <w:tcW w:w="2803" w:type="dxa"/>
            <w:shd w:val="clear" w:color="auto" w:fill="FFFFFF" w:themeFill="background1"/>
          </w:tcPr>
          <w:p w14:paraId="58D20215" w14:textId="0C6CDAEF" w:rsidR="5C0BBD78" w:rsidRDefault="5C0BBD78" w:rsidP="2A152845">
            <w:r>
              <w:t>Academic Start Period</w:t>
            </w:r>
          </w:p>
        </w:tc>
        <w:tc>
          <w:tcPr>
            <w:tcW w:w="2805" w:type="dxa"/>
            <w:shd w:val="clear" w:color="auto" w:fill="FFFFFF" w:themeFill="background1"/>
            <w:tcMar>
              <w:top w:w="115" w:type="dxa"/>
              <w:left w:w="115" w:type="dxa"/>
              <w:bottom w:w="115" w:type="dxa"/>
              <w:right w:w="115" w:type="dxa"/>
            </w:tcMar>
          </w:tcPr>
          <w:p w14:paraId="47F40593" w14:textId="0C224894" w:rsidR="5C0BBD78" w:rsidRDefault="5C0BBD78" w:rsidP="2A152845">
            <w:pPr>
              <w:rPr>
                <w:lang w:val="en-US"/>
              </w:rPr>
            </w:pPr>
            <w:r w:rsidRPr="2A152845">
              <w:rPr>
                <w:lang w:val="en-US"/>
              </w:rPr>
              <w:t>LOV</w:t>
            </w:r>
          </w:p>
        </w:tc>
        <w:tc>
          <w:tcPr>
            <w:tcW w:w="2991" w:type="dxa"/>
            <w:shd w:val="clear" w:color="auto" w:fill="FFFFFF" w:themeFill="background1"/>
          </w:tcPr>
          <w:p w14:paraId="237E6384" w14:textId="4900BB00" w:rsidR="5C0BBD78" w:rsidRDefault="5C0BBD78" w:rsidP="2A152845">
            <w:pPr>
              <w:rPr>
                <w:lang w:val="en-US"/>
              </w:rPr>
            </w:pPr>
            <w:r w:rsidRPr="2A152845">
              <w:rPr>
                <w:lang w:val="en-US"/>
              </w:rPr>
              <w:t>Academic Period entity</w:t>
            </w:r>
          </w:p>
        </w:tc>
        <w:tc>
          <w:tcPr>
            <w:tcW w:w="3219" w:type="dxa"/>
            <w:shd w:val="clear" w:color="auto" w:fill="FFFFFF" w:themeFill="background1"/>
          </w:tcPr>
          <w:p w14:paraId="2CABD753" w14:textId="58A37C15" w:rsidR="5C0BBD78" w:rsidRDefault="08E523EE"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72592B0B" w14:textId="3BB49DCC" w:rsidR="5DE32443" w:rsidRDefault="5DE32443" w:rsidP="5DE32443">
            <w:pPr>
              <w:spacing w:line="259" w:lineRule="auto"/>
              <w:rPr>
                <w:lang w:val="en-US"/>
              </w:rPr>
            </w:pPr>
            <w:r w:rsidRPr="5DE32443">
              <w:rPr>
                <w:lang w:val="en-US"/>
              </w:rPr>
              <w:t>Should be selected at time of application creation, will filter based on program selections</w:t>
            </w:r>
          </w:p>
        </w:tc>
      </w:tr>
      <w:tr w:rsidR="2A152845" w14:paraId="3BD5F113" w14:textId="77777777" w:rsidTr="1D243EFC">
        <w:trPr>
          <w:trHeight w:val="288"/>
        </w:trPr>
        <w:tc>
          <w:tcPr>
            <w:tcW w:w="1311" w:type="dxa"/>
            <w:shd w:val="clear" w:color="auto" w:fill="FFFFFF" w:themeFill="background1"/>
          </w:tcPr>
          <w:p w14:paraId="7725EB53" w14:textId="1E30E8A6" w:rsidR="2A152845" w:rsidRDefault="2A152845" w:rsidP="2A152845"/>
        </w:tc>
        <w:tc>
          <w:tcPr>
            <w:tcW w:w="2803" w:type="dxa"/>
            <w:shd w:val="clear" w:color="auto" w:fill="FFFFFF" w:themeFill="background1"/>
          </w:tcPr>
          <w:p w14:paraId="34589BFA" w14:textId="1D151B02" w:rsidR="5C0BBD78" w:rsidRDefault="5C0BBD78" w:rsidP="2A152845">
            <w:r>
              <w:t>Admissions Period</w:t>
            </w:r>
          </w:p>
        </w:tc>
        <w:tc>
          <w:tcPr>
            <w:tcW w:w="2805" w:type="dxa"/>
            <w:shd w:val="clear" w:color="auto" w:fill="FFFFFF" w:themeFill="background1"/>
            <w:tcMar>
              <w:top w:w="115" w:type="dxa"/>
              <w:left w:w="115" w:type="dxa"/>
              <w:bottom w:w="115" w:type="dxa"/>
              <w:right w:w="115" w:type="dxa"/>
            </w:tcMar>
          </w:tcPr>
          <w:p w14:paraId="796E4B66" w14:textId="421676C5" w:rsidR="5C0BBD78" w:rsidRDefault="5C0BBD78" w:rsidP="2A152845">
            <w:pPr>
              <w:rPr>
                <w:lang w:val="en-US"/>
              </w:rPr>
            </w:pPr>
            <w:r w:rsidRPr="2A152845">
              <w:rPr>
                <w:lang w:val="en-US"/>
              </w:rPr>
              <w:t>LOV</w:t>
            </w:r>
          </w:p>
        </w:tc>
        <w:tc>
          <w:tcPr>
            <w:tcW w:w="2991" w:type="dxa"/>
            <w:shd w:val="clear" w:color="auto" w:fill="FFFFFF" w:themeFill="background1"/>
          </w:tcPr>
          <w:p w14:paraId="23C017CA" w14:textId="796447F9" w:rsidR="5C0BBD78" w:rsidRDefault="5C0BBD78" w:rsidP="2A152845">
            <w:pPr>
              <w:rPr>
                <w:lang w:val="en-US"/>
              </w:rPr>
            </w:pPr>
            <w:r w:rsidRPr="2A152845">
              <w:rPr>
                <w:lang w:val="en-US"/>
              </w:rPr>
              <w:t>Admissions Period entity</w:t>
            </w:r>
          </w:p>
        </w:tc>
        <w:tc>
          <w:tcPr>
            <w:tcW w:w="3219" w:type="dxa"/>
            <w:shd w:val="clear" w:color="auto" w:fill="FFFFFF" w:themeFill="background1"/>
          </w:tcPr>
          <w:p w14:paraId="73C271F0" w14:textId="637BE5ED" w:rsidR="5C0BBD78" w:rsidRDefault="08E523EE"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1CEDFBAB" w14:textId="408910DB" w:rsidR="5DE32443" w:rsidRDefault="5DE32443" w:rsidP="5DE32443">
            <w:pPr>
              <w:spacing w:line="259" w:lineRule="auto"/>
              <w:rPr>
                <w:lang w:val="en-US"/>
              </w:rPr>
            </w:pPr>
            <w:r w:rsidRPr="5DE32443">
              <w:rPr>
                <w:lang w:val="en-US"/>
              </w:rPr>
              <w:t>Should be selected at time of application creation, will filter based on program selections</w:t>
            </w:r>
          </w:p>
        </w:tc>
      </w:tr>
      <w:tr w:rsidR="2A152845" w14:paraId="649EE441" w14:textId="77777777" w:rsidTr="1D243EFC">
        <w:trPr>
          <w:trHeight w:val="288"/>
        </w:trPr>
        <w:tc>
          <w:tcPr>
            <w:tcW w:w="1311" w:type="dxa"/>
            <w:shd w:val="clear" w:color="auto" w:fill="FFFFFF" w:themeFill="background1"/>
          </w:tcPr>
          <w:p w14:paraId="615552D7" w14:textId="0B9CFD1D" w:rsidR="2A152845" w:rsidRDefault="2A152845" w:rsidP="2A152845"/>
        </w:tc>
        <w:tc>
          <w:tcPr>
            <w:tcW w:w="2803" w:type="dxa"/>
            <w:shd w:val="clear" w:color="auto" w:fill="FFFFFF" w:themeFill="background1"/>
          </w:tcPr>
          <w:p w14:paraId="1F7C9C52" w14:textId="30DBA3C5" w:rsidR="5C0BBD78" w:rsidRDefault="5C0BBD78" w:rsidP="2A152845">
            <w:r>
              <w:t>Earliest Start</w:t>
            </w:r>
          </w:p>
        </w:tc>
        <w:tc>
          <w:tcPr>
            <w:tcW w:w="2805" w:type="dxa"/>
            <w:shd w:val="clear" w:color="auto" w:fill="FFFFFF" w:themeFill="background1"/>
            <w:tcMar>
              <w:top w:w="115" w:type="dxa"/>
              <w:left w:w="115" w:type="dxa"/>
              <w:bottom w:w="115" w:type="dxa"/>
              <w:right w:w="115" w:type="dxa"/>
            </w:tcMar>
          </w:tcPr>
          <w:p w14:paraId="5757C313" w14:textId="6B02AA2E" w:rsidR="5C0BBD78" w:rsidRDefault="5C0BBD78" w:rsidP="2A152845">
            <w:pPr>
              <w:rPr>
                <w:lang w:val="en-US"/>
              </w:rPr>
            </w:pPr>
            <w:r w:rsidRPr="2A152845">
              <w:rPr>
                <w:lang w:val="en-US"/>
              </w:rPr>
              <w:t>Date</w:t>
            </w:r>
          </w:p>
        </w:tc>
        <w:tc>
          <w:tcPr>
            <w:tcW w:w="2991" w:type="dxa"/>
            <w:shd w:val="clear" w:color="auto" w:fill="FFFFFF" w:themeFill="background1"/>
          </w:tcPr>
          <w:p w14:paraId="478F276F" w14:textId="2828DD30" w:rsidR="2A152845" w:rsidRDefault="2A152845" w:rsidP="2A152845">
            <w:pPr>
              <w:rPr>
                <w:lang w:val="en-US"/>
              </w:rPr>
            </w:pPr>
          </w:p>
        </w:tc>
        <w:tc>
          <w:tcPr>
            <w:tcW w:w="3219" w:type="dxa"/>
            <w:shd w:val="clear" w:color="auto" w:fill="FFFFFF" w:themeFill="background1"/>
          </w:tcPr>
          <w:p w14:paraId="224BA32C" w14:textId="64EC6591" w:rsidR="5C0BBD78" w:rsidRDefault="1318E810"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7CF69484" w14:textId="3F6C484F" w:rsidR="5DE32443" w:rsidRDefault="5DE32443" w:rsidP="5DE32443">
            <w:pPr>
              <w:spacing w:line="259" w:lineRule="auto"/>
              <w:rPr>
                <w:lang w:val="en-US"/>
              </w:rPr>
            </w:pPr>
            <w:r w:rsidRPr="5DE32443">
              <w:rPr>
                <w:lang w:val="en-US"/>
              </w:rPr>
              <w:t>Should inherit from the Academic Period</w:t>
            </w:r>
          </w:p>
        </w:tc>
      </w:tr>
      <w:tr w:rsidR="2A152845" w14:paraId="2A260553" w14:textId="77777777" w:rsidTr="1D243EFC">
        <w:trPr>
          <w:trHeight w:val="288"/>
        </w:trPr>
        <w:tc>
          <w:tcPr>
            <w:tcW w:w="1311" w:type="dxa"/>
            <w:shd w:val="clear" w:color="auto" w:fill="FFFFFF" w:themeFill="background1"/>
          </w:tcPr>
          <w:p w14:paraId="420AA49D" w14:textId="3544C7BB" w:rsidR="2A152845" w:rsidRDefault="2A152845" w:rsidP="2A152845"/>
        </w:tc>
        <w:tc>
          <w:tcPr>
            <w:tcW w:w="2803" w:type="dxa"/>
            <w:shd w:val="clear" w:color="auto" w:fill="FFFFFF" w:themeFill="background1"/>
          </w:tcPr>
          <w:p w14:paraId="35307176" w14:textId="15B6BBA8" w:rsidR="5C0BBD78" w:rsidRDefault="5C0BBD78" w:rsidP="2A152845">
            <w:r>
              <w:t>Delivery Method</w:t>
            </w:r>
          </w:p>
        </w:tc>
        <w:tc>
          <w:tcPr>
            <w:tcW w:w="2805" w:type="dxa"/>
            <w:shd w:val="clear" w:color="auto" w:fill="FFFFFF" w:themeFill="background1"/>
            <w:tcMar>
              <w:top w:w="115" w:type="dxa"/>
              <w:left w:w="115" w:type="dxa"/>
              <w:bottom w:w="115" w:type="dxa"/>
              <w:right w:w="115" w:type="dxa"/>
            </w:tcMar>
          </w:tcPr>
          <w:p w14:paraId="420A1AC4" w14:textId="7C4B05C9" w:rsidR="5C0BBD78" w:rsidRDefault="5C0BBD78" w:rsidP="2A152845">
            <w:pPr>
              <w:rPr>
                <w:lang w:val="en-US"/>
              </w:rPr>
            </w:pPr>
            <w:r w:rsidRPr="2A152845">
              <w:rPr>
                <w:lang w:val="en-US"/>
              </w:rPr>
              <w:t>LOV</w:t>
            </w:r>
          </w:p>
        </w:tc>
        <w:tc>
          <w:tcPr>
            <w:tcW w:w="2991" w:type="dxa"/>
            <w:shd w:val="clear" w:color="auto" w:fill="FFFFFF" w:themeFill="background1"/>
          </w:tcPr>
          <w:p w14:paraId="4596E004" w14:textId="18E09747" w:rsidR="2A152845" w:rsidRDefault="2A152845" w:rsidP="2A152845">
            <w:pPr>
              <w:rPr>
                <w:lang w:val="en-US"/>
              </w:rPr>
            </w:pPr>
          </w:p>
        </w:tc>
        <w:tc>
          <w:tcPr>
            <w:tcW w:w="3219" w:type="dxa"/>
            <w:shd w:val="clear" w:color="auto" w:fill="FFFFFF" w:themeFill="background1"/>
          </w:tcPr>
          <w:p w14:paraId="3CBBDD8F" w14:textId="3B7D80AC" w:rsidR="5C0BBD78" w:rsidRDefault="1318E810"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5F5C5D07" w14:textId="26D77183" w:rsidR="5DE32443" w:rsidRDefault="5DE32443" w:rsidP="5DE32443">
            <w:pPr>
              <w:spacing w:line="259" w:lineRule="auto"/>
              <w:rPr>
                <w:lang w:val="en-US"/>
              </w:rPr>
            </w:pPr>
            <w:r w:rsidRPr="5DE32443">
              <w:rPr>
                <w:lang w:val="en-US"/>
              </w:rPr>
              <w:t>Default to Mixed for all</w:t>
            </w:r>
          </w:p>
        </w:tc>
      </w:tr>
      <w:tr w:rsidR="2A152845" w14:paraId="1712B525" w14:textId="77777777" w:rsidTr="1D243EFC">
        <w:trPr>
          <w:trHeight w:val="288"/>
        </w:trPr>
        <w:tc>
          <w:tcPr>
            <w:tcW w:w="1311" w:type="dxa"/>
            <w:shd w:val="clear" w:color="auto" w:fill="FFFFFF" w:themeFill="background1"/>
          </w:tcPr>
          <w:p w14:paraId="0283E8FA" w14:textId="07640F26" w:rsidR="2A152845" w:rsidRDefault="2A152845" w:rsidP="2A152845"/>
        </w:tc>
        <w:tc>
          <w:tcPr>
            <w:tcW w:w="2803" w:type="dxa"/>
            <w:shd w:val="clear" w:color="auto" w:fill="FFFFFF" w:themeFill="background1"/>
          </w:tcPr>
          <w:p w14:paraId="62C25174" w14:textId="0A16447A" w:rsidR="5C0BBD78" w:rsidRDefault="5C0BBD78" w:rsidP="2A152845">
            <w:r>
              <w:t>Attendance Type</w:t>
            </w:r>
          </w:p>
        </w:tc>
        <w:tc>
          <w:tcPr>
            <w:tcW w:w="2805" w:type="dxa"/>
            <w:shd w:val="clear" w:color="auto" w:fill="FFFFFF" w:themeFill="background1"/>
            <w:tcMar>
              <w:top w:w="115" w:type="dxa"/>
              <w:left w:w="115" w:type="dxa"/>
              <w:bottom w:w="115" w:type="dxa"/>
              <w:right w:w="115" w:type="dxa"/>
            </w:tcMar>
          </w:tcPr>
          <w:p w14:paraId="29E4B1B2" w14:textId="2EA53E3A" w:rsidR="5C0BBD78" w:rsidRDefault="5C0BBD78" w:rsidP="2A152845">
            <w:pPr>
              <w:rPr>
                <w:lang w:val="en-US"/>
              </w:rPr>
            </w:pPr>
            <w:r w:rsidRPr="2A152845">
              <w:rPr>
                <w:lang w:val="en-US"/>
              </w:rPr>
              <w:t>LOV</w:t>
            </w:r>
          </w:p>
        </w:tc>
        <w:tc>
          <w:tcPr>
            <w:tcW w:w="2991" w:type="dxa"/>
            <w:shd w:val="clear" w:color="auto" w:fill="FFFFFF" w:themeFill="background1"/>
          </w:tcPr>
          <w:p w14:paraId="6AA107E9" w14:textId="1CC160FD" w:rsidR="5C0BBD78" w:rsidRDefault="5C0BBD78" w:rsidP="2A152845">
            <w:pPr>
              <w:rPr>
                <w:lang w:val="en-US"/>
              </w:rPr>
            </w:pPr>
            <w:r w:rsidRPr="2A152845">
              <w:rPr>
                <w:lang w:val="en-US"/>
              </w:rPr>
              <w:t>Student</w:t>
            </w:r>
          </w:p>
        </w:tc>
        <w:tc>
          <w:tcPr>
            <w:tcW w:w="3219" w:type="dxa"/>
            <w:shd w:val="clear" w:color="auto" w:fill="FFFFFF" w:themeFill="background1"/>
          </w:tcPr>
          <w:p w14:paraId="063BF9D8" w14:textId="39B417C9" w:rsidR="5C0BBD78" w:rsidRDefault="4C20A438"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34B446FE" w14:textId="5B67F2A4" w:rsidR="5DE32443" w:rsidRDefault="5DE32443" w:rsidP="5DE32443">
            <w:pPr>
              <w:spacing w:line="259" w:lineRule="auto"/>
              <w:rPr>
                <w:lang w:val="en-US"/>
              </w:rPr>
            </w:pPr>
            <w:r w:rsidRPr="5DE32443">
              <w:rPr>
                <w:lang w:val="en-US"/>
              </w:rPr>
              <w:t>Default to Student</w:t>
            </w:r>
          </w:p>
        </w:tc>
      </w:tr>
      <w:tr w:rsidR="2A152845" w14:paraId="74A7087B" w14:textId="77777777" w:rsidTr="1D243EFC">
        <w:trPr>
          <w:trHeight w:val="288"/>
        </w:trPr>
        <w:tc>
          <w:tcPr>
            <w:tcW w:w="1311" w:type="dxa"/>
            <w:shd w:val="clear" w:color="auto" w:fill="FFFFFF" w:themeFill="background1"/>
          </w:tcPr>
          <w:p w14:paraId="49A90DED" w14:textId="4431EAF2" w:rsidR="2A152845" w:rsidRDefault="2A152845" w:rsidP="2A152845"/>
        </w:tc>
        <w:tc>
          <w:tcPr>
            <w:tcW w:w="2803" w:type="dxa"/>
            <w:shd w:val="clear" w:color="auto" w:fill="FFFFFF" w:themeFill="background1"/>
          </w:tcPr>
          <w:p w14:paraId="2700817F" w14:textId="0BAAAEED" w:rsidR="5C0BBD78" w:rsidRDefault="5C0BBD78" w:rsidP="2A152845">
            <w:r>
              <w:t>Attendance Reason</w:t>
            </w:r>
          </w:p>
        </w:tc>
        <w:tc>
          <w:tcPr>
            <w:tcW w:w="2805" w:type="dxa"/>
            <w:shd w:val="clear" w:color="auto" w:fill="FFFFFF" w:themeFill="background1"/>
            <w:tcMar>
              <w:top w:w="115" w:type="dxa"/>
              <w:left w:w="115" w:type="dxa"/>
              <w:bottom w:w="115" w:type="dxa"/>
              <w:right w:w="115" w:type="dxa"/>
            </w:tcMar>
          </w:tcPr>
          <w:p w14:paraId="18890C20" w14:textId="6A4E6E19" w:rsidR="5C0BBD78" w:rsidRDefault="5C0BBD78" w:rsidP="2A152845">
            <w:pPr>
              <w:rPr>
                <w:lang w:val="en-US"/>
              </w:rPr>
            </w:pPr>
            <w:r w:rsidRPr="2A152845">
              <w:rPr>
                <w:lang w:val="en-US"/>
              </w:rPr>
              <w:t>LOV</w:t>
            </w:r>
          </w:p>
        </w:tc>
        <w:tc>
          <w:tcPr>
            <w:tcW w:w="2991" w:type="dxa"/>
            <w:shd w:val="clear" w:color="auto" w:fill="FFFFFF" w:themeFill="background1"/>
          </w:tcPr>
          <w:p w14:paraId="25F621C7" w14:textId="3C641960" w:rsidR="5C0BBD78" w:rsidRDefault="5C0BBD78" w:rsidP="2A152845">
            <w:pPr>
              <w:rPr>
                <w:lang w:val="en-US"/>
              </w:rPr>
            </w:pPr>
            <w:r w:rsidRPr="2A152845">
              <w:rPr>
                <w:lang w:val="en-US"/>
              </w:rPr>
              <w:t>Higher Education</w:t>
            </w:r>
          </w:p>
        </w:tc>
        <w:tc>
          <w:tcPr>
            <w:tcW w:w="3219" w:type="dxa"/>
            <w:shd w:val="clear" w:color="auto" w:fill="FFFFFF" w:themeFill="background1"/>
          </w:tcPr>
          <w:p w14:paraId="5B84B026" w14:textId="51BB3DD6" w:rsidR="5C0BBD78" w:rsidRDefault="3EC48839"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49F788DF" w14:textId="3AA4D0B1" w:rsidR="5DE32443" w:rsidRDefault="5DE32443" w:rsidP="5DE32443">
            <w:pPr>
              <w:spacing w:line="259" w:lineRule="auto"/>
              <w:rPr>
                <w:lang w:val="en-US"/>
              </w:rPr>
            </w:pPr>
            <w:r w:rsidRPr="5DE32443">
              <w:rPr>
                <w:lang w:val="en-US"/>
              </w:rPr>
              <w:t>Default to Higher Education</w:t>
            </w:r>
          </w:p>
        </w:tc>
      </w:tr>
      <w:tr w:rsidR="2A152845" w14:paraId="167334AE" w14:textId="77777777" w:rsidTr="1D243EFC">
        <w:trPr>
          <w:trHeight w:val="288"/>
        </w:trPr>
        <w:tc>
          <w:tcPr>
            <w:tcW w:w="1311" w:type="dxa"/>
            <w:shd w:val="clear" w:color="auto" w:fill="FFFFFF" w:themeFill="background1"/>
          </w:tcPr>
          <w:p w14:paraId="6C1C9DBE" w14:textId="0BE321E4" w:rsidR="2A152845" w:rsidRDefault="2A152845" w:rsidP="2A152845"/>
        </w:tc>
        <w:tc>
          <w:tcPr>
            <w:tcW w:w="2803" w:type="dxa"/>
            <w:shd w:val="clear" w:color="auto" w:fill="FFFFFF" w:themeFill="background1"/>
          </w:tcPr>
          <w:p w14:paraId="0FD757E3" w14:textId="5A4C4ADB" w:rsidR="5C0BBD78" w:rsidRDefault="5C0BBD78" w:rsidP="2A152845">
            <w:r>
              <w:t>Admissions Source</w:t>
            </w:r>
          </w:p>
        </w:tc>
        <w:tc>
          <w:tcPr>
            <w:tcW w:w="2805" w:type="dxa"/>
            <w:shd w:val="clear" w:color="auto" w:fill="FFFFFF" w:themeFill="background1"/>
            <w:tcMar>
              <w:top w:w="115" w:type="dxa"/>
              <w:left w:w="115" w:type="dxa"/>
              <w:bottom w:w="115" w:type="dxa"/>
              <w:right w:w="115" w:type="dxa"/>
            </w:tcMar>
          </w:tcPr>
          <w:p w14:paraId="1975DDAB" w14:textId="7F9412E0" w:rsidR="5C0BBD78" w:rsidRDefault="5C0BBD78" w:rsidP="2A152845">
            <w:pPr>
              <w:rPr>
                <w:lang w:val="en-US"/>
              </w:rPr>
            </w:pPr>
            <w:r w:rsidRPr="2A152845">
              <w:rPr>
                <w:lang w:val="en-US"/>
              </w:rPr>
              <w:t>LOV</w:t>
            </w:r>
          </w:p>
        </w:tc>
        <w:tc>
          <w:tcPr>
            <w:tcW w:w="2991" w:type="dxa"/>
            <w:shd w:val="clear" w:color="auto" w:fill="FFFFFF" w:themeFill="background1"/>
          </w:tcPr>
          <w:p w14:paraId="5BAF08C5" w14:textId="77320130" w:rsidR="1DF7C229" w:rsidRDefault="1DF7C229" w:rsidP="2A152845">
            <w:pPr>
              <w:rPr>
                <w:lang w:val="en-US"/>
              </w:rPr>
            </w:pPr>
            <w:r w:rsidRPr="2A152845">
              <w:rPr>
                <w:lang w:val="en-US"/>
              </w:rPr>
              <w:t>Apply Now Portal</w:t>
            </w:r>
          </w:p>
          <w:p w14:paraId="3D4A4B7A" w14:textId="1B580157" w:rsidR="1DF7C229" w:rsidRDefault="1DF7C229" w:rsidP="2A152845">
            <w:r w:rsidRPr="2A152845">
              <w:rPr>
                <w:lang w:val="en-US"/>
              </w:rPr>
              <w:t>OCAS</w:t>
            </w:r>
          </w:p>
          <w:p w14:paraId="1855EBA9" w14:textId="7F2B54E5" w:rsidR="1DF7C229" w:rsidRDefault="1DF7C229" w:rsidP="2A152845">
            <w:r w:rsidRPr="2A152845">
              <w:rPr>
                <w:lang w:val="en-US"/>
              </w:rPr>
              <w:t>myAC Application Portal</w:t>
            </w:r>
          </w:p>
          <w:p w14:paraId="6B98C5D5" w14:textId="0749C734" w:rsidR="1DF7C229" w:rsidRDefault="1DF7C229" w:rsidP="2A152845">
            <w:r w:rsidRPr="2A152845">
              <w:rPr>
                <w:lang w:val="en-US"/>
              </w:rPr>
              <w:t>Import</w:t>
            </w:r>
          </w:p>
          <w:p w14:paraId="41A9118C" w14:textId="323F7685" w:rsidR="1DF7C229" w:rsidRDefault="1DF7C229" w:rsidP="2A152845">
            <w:r w:rsidRPr="2A152845">
              <w:rPr>
                <w:lang w:val="en-US"/>
              </w:rPr>
              <w:t>Manual</w:t>
            </w:r>
          </w:p>
        </w:tc>
        <w:tc>
          <w:tcPr>
            <w:tcW w:w="3219" w:type="dxa"/>
            <w:shd w:val="clear" w:color="auto" w:fill="FFFFFF" w:themeFill="background1"/>
          </w:tcPr>
          <w:p w14:paraId="6E80E1C7" w14:textId="432D4E88" w:rsidR="5C0BBD78" w:rsidRDefault="31340313"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6D0A7247" w14:textId="4B0D91DE" w:rsidR="5DE32443" w:rsidRDefault="5DE32443" w:rsidP="5DE32443">
            <w:pPr>
              <w:spacing w:line="259" w:lineRule="auto"/>
              <w:rPr>
                <w:lang w:val="en-US"/>
              </w:rPr>
            </w:pPr>
            <w:r w:rsidRPr="5DE32443">
              <w:rPr>
                <w:lang w:val="en-US"/>
              </w:rPr>
              <w:t>Should be selected at time of application creation, choose Manual if creating a record manually</w:t>
            </w:r>
          </w:p>
        </w:tc>
      </w:tr>
      <w:tr w:rsidR="2A152845" w14:paraId="1B7005B8" w14:textId="77777777" w:rsidTr="1D243EFC">
        <w:trPr>
          <w:trHeight w:val="288"/>
        </w:trPr>
        <w:tc>
          <w:tcPr>
            <w:tcW w:w="1311" w:type="dxa"/>
            <w:shd w:val="clear" w:color="auto" w:fill="FFFFFF" w:themeFill="background1"/>
          </w:tcPr>
          <w:p w14:paraId="45843C6E" w14:textId="674D2773" w:rsidR="2A152845" w:rsidRDefault="2A152845" w:rsidP="2A152845"/>
        </w:tc>
        <w:tc>
          <w:tcPr>
            <w:tcW w:w="2803" w:type="dxa"/>
            <w:shd w:val="clear" w:color="auto" w:fill="FFFFFF" w:themeFill="background1"/>
          </w:tcPr>
          <w:p w14:paraId="13785B4F" w14:textId="1273CCE9" w:rsidR="7C93E4D7" w:rsidRDefault="7C93E4D7" w:rsidP="2A152845">
            <w:r>
              <w:t>Initial Enrolment Status</w:t>
            </w:r>
          </w:p>
        </w:tc>
        <w:tc>
          <w:tcPr>
            <w:tcW w:w="2805" w:type="dxa"/>
            <w:shd w:val="clear" w:color="auto" w:fill="FFFFFF" w:themeFill="background1"/>
            <w:tcMar>
              <w:top w:w="115" w:type="dxa"/>
              <w:left w:w="115" w:type="dxa"/>
              <w:bottom w:w="115" w:type="dxa"/>
              <w:right w:w="115" w:type="dxa"/>
            </w:tcMar>
          </w:tcPr>
          <w:p w14:paraId="5367D70C" w14:textId="30813C71" w:rsidR="7C93E4D7" w:rsidRDefault="7C93E4D7" w:rsidP="2A152845">
            <w:pPr>
              <w:rPr>
                <w:lang w:val="en-US"/>
              </w:rPr>
            </w:pPr>
            <w:r w:rsidRPr="2A152845">
              <w:rPr>
                <w:lang w:val="en-US"/>
              </w:rPr>
              <w:t>LOV</w:t>
            </w:r>
          </w:p>
        </w:tc>
        <w:tc>
          <w:tcPr>
            <w:tcW w:w="2991" w:type="dxa"/>
            <w:shd w:val="clear" w:color="auto" w:fill="FFFFFF" w:themeFill="background1"/>
          </w:tcPr>
          <w:p w14:paraId="0B3FAE88" w14:textId="3891EBF3" w:rsidR="7C93E4D7" w:rsidRDefault="7C93E4D7" w:rsidP="2A152845">
            <w:pPr>
              <w:rPr>
                <w:lang w:val="en-US"/>
              </w:rPr>
            </w:pPr>
            <w:r w:rsidRPr="2A152845">
              <w:rPr>
                <w:lang w:val="en-US"/>
              </w:rPr>
              <w:t>Level 01-09</w:t>
            </w:r>
          </w:p>
        </w:tc>
        <w:tc>
          <w:tcPr>
            <w:tcW w:w="3219" w:type="dxa"/>
            <w:shd w:val="clear" w:color="auto" w:fill="FFFFFF" w:themeFill="background1"/>
          </w:tcPr>
          <w:p w14:paraId="4B132DC4" w14:textId="18B2EE8A" w:rsidR="7C93E4D7" w:rsidRDefault="4A15BB5B"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1B0502D5" w14:textId="02137989" w:rsidR="5DE32443" w:rsidRDefault="5DE32443" w:rsidP="5DE32443">
            <w:pPr>
              <w:spacing w:line="259" w:lineRule="auto"/>
              <w:rPr>
                <w:lang w:val="en-US"/>
              </w:rPr>
            </w:pPr>
            <w:r w:rsidRPr="5DE32443">
              <w:rPr>
                <w:lang w:val="en-US"/>
              </w:rPr>
              <w:t>Should be selected at time of application creation</w:t>
            </w:r>
          </w:p>
        </w:tc>
      </w:tr>
      <w:tr w:rsidR="2A152845" w14:paraId="661E7688" w14:textId="77777777" w:rsidTr="1D243EFC">
        <w:trPr>
          <w:trHeight w:val="288"/>
        </w:trPr>
        <w:tc>
          <w:tcPr>
            <w:tcW w:w="1311" w:type="dxa"/>
            <w:shd w:val="clear" w:color="auto" w:fill="FFFFFF" w:themeFill="background1"/>
          </w:tcPr>
          <w:p w14:paraId="2B9CDF14" w14:textId="2712DAD5" w:rsidR="2A152845" w:rsidRDefault="2A152845" w:rsidP="2A152845"/>
        </w:tc>
        <w:tc>
          <w:tcPr>
            <w:tcW w:w="2803" w:type="dxa"/>
            <w:shd w:val="clear" w:color="auto" w:fill="FFFFFF" w:themeFill="background1"/>
          </w:tcPr>
          <w:p w14:paraId="5006E73C" w14:textId="6538F185" w:rsidR="7C93E4D7" w:rsidRDefault="7C93E4D7" w:rsidP="2A152845">
            <w:r>
              <w:t>Expected Enrolment Load</w:t>
            </w:r>
          </w:p>
        </w:tc>
        <w:tc>
          <w:tcPr>
            <w:tcW w:w="2805" w:type="dxa"/>
            <w:shd w:val="clear" w:color="auto" w:fill="FFFFFF" w:themeFill="background1"/>
            <w:tcMar>
              <w:top w:w="115" w:type="dxa"/>
              <w:left w:w="115" w:type="dxa"/>
              <w:bottom w:w="115" w:type="dxa"/>
              <w:right w:w="115" w:type="dxa"/>
            </w:tcMar>
          </w:tcPr>
          <w:p w14:paraId="2A5C5D42" w14:textId="12E17AA8" w:rsidR="7C93E4D7" w:rsidRDefault="7C93E4D7" w:rsidP="2A152845">
            <w:pPr>
              <w:rPr>
                <w:lang w:val="en-US"/>
              </w:rPr>
            </w:pPr>
            <w:r w:rsidRPr="2A152845">
              <w:rPr>
                <w:lang w:val="en-US"/>
              </w:rPr>
              <w:t>LOV</w:t>
            </w:r>
          </w:p>
        </w:tc>
        <w:tc>
          <w:tcPr>
            <w:tcW w:w="2991" w:type="dxa"/>
            <w:shd w:val="clear" w:color="auto" w:fill="FFFFFF" w:themeFill="background1"/>
          </w:tcPr>
          <w:p w14:paraId="25FF73CF" w14:textId="7135B754" w:rsidR="7C93E4D7" w:rsidRDefault="7C93E4D7" w:rsidP="2A152845">
            <w:pPr>
              <w:rPr>
                <w:lang w:val="en-US"/>
              </w:rPr>
            </w:pPr>
            <w:r w:rsidRPr="2A152845">
              <w:rPr>
                <w:lang w:val="en-US"/>
              </w:rPr>
              <w:t>Contract</w:t>
            </w:r>
          </w:p>
          <w:p w14:paraId="76F7BF6E" w14:textId="6CE7D021" w:rsidR="7C93E4D7" w:rsidRDefault="7C93E4D7" w:rsidP="2A152845">
            <w:pPr>
              <w:rPr>
                <w:lang w:val="en-US"/>
              </w:rPr>
            </w:pPr>
            <w:r w:rsidRPr="2A152845">
              <w:rPr>
                <w:lang w:val="en-US"/>
              </w:rPr>
              <w:t>Full-time</w:t>
            </w:r>
          </w:p>
          <w:p w14:paraId="495ABC16" w14:textId="19E8050F" w:rsidR="7C93E4D7" w:rsidRDefault="7C93E4D7" w:rsidP="2A152845">
            <w:pPr>
              <w:rPr>
                <w:lang w:val="en-US"/>
              </w:rPr>
            </w:pPr>
            <w:r w:rsidRPr="2A152845">
              <w:rPr>
                <w:lang w:val="en-US"/>
              </w:rPr>
              <w:t>Part-time</w:t>
            </w:r>
          </w:p>
        </w:tc>
        <w:tc>
          <w:tcPr>
            <w:tcW w:w="3219" w:type="dxa"/>
            <w:shd w:val="clear" w:color="auto" w:fill="FFFFFF" w:themeFill="background1"/>
          </w:tcPr>
          <w:p w14:paraId="28CDC2C7" w14:textId="46F61E1F" w:rsidR="7C93E4D7" w:rsidRDefault="40E5D104"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2518CC32" w14:textId="2F36AB08" w:rsidR="5DE32443" w:rsidRDefault="5DE32443" w:rsidP="5DE32443">
            <w:pPr>
              <w:spacing w:line="259" w:lineRule="auto"/>
              <w:rPr>
                <w:lang w:val="en-US"/>
              </w:rPr>
            </w:pPr>
            <w:r w:rsidRPr="5DE32443">
              <w:rPr>
                <w:lang w:val="en-US"/>
              </w:rPr>
              <w:t>Should be selected at time of application creation, likely to be entered as FT for Admissions and adjusted on the SAR</w:t>
            </w:r>
          </w:p>
        </w:tc>
      </w:tr>
      <w:tr w:rsidR="2A152845" w14:paraId="5E62F473" w14:textId="77777777" w:rsidTr="1D243EFC">
        <w:trPr>
          <w:trHeight w:val="288"/>
        </w:trPr>
        <w:tc>
          <w:tcPr>
            <w:tcW w:w="1311" w:type="dxa"/>
            <w:shd w:val="clear" w:color="auto" w:fill="FFFFFF" w:themeFill="background1"/>
          </w:tcPr>
          <w:p w14:paraId="5308A048" w14:textId="54E8A0B3" w:rsidR="2A152845" w:rsidRDefault="2A152845" w:rsidP="2A152845"/>
        </w:tc>
        <w:tc>
          <w:tcPr>
            <w:tcW w:w="2803" w:type="dxa"/>
            <w:shd w:val="clear" w:color="auto" w:fill="FFFFFF" w:themeFill="background1"/>
          </w:tcPr>
          <w:p w14:paraId="581C8BF5" w14:textId="520F5514" w:rsidR="7C93E4D7" w:rsidRDefault="7C93E4D7" w:rsidP="2A152845">
            <w:r>
              <w:t>Allow Counsellor Rule</w:t>
            </w:r>
          </w:p>
        </w:tc>
        <w:tc>
          <w:tcPr>
            <w:tcW w:w="2805" w:type="dxa"/>
            <w:shd w:val="clear" w:color="auto" w:fill="FFFFFF" w:themeFill="background1"/>
            <w:tcMar>
              <w:top w:w="115" w:type="dxa"/>
              <w:left w:w="115" w:type="dxa"/>
              <w:bottom w:w="115" w:type="dxa"/>
              <w:right w:w="115" w:type="dxa"/>
            </w:tcMar>
          </w:tcPr>
          <w:p w14:paraId="6C708289" w14:textId="5E134F85" w:rsidR="7C93E4D7" w:rsidRDefault="7C93E4D7" w:rsidP="2A152845">
            <w:pPr>
              <w:rPr>
                <w:lang w:val="en-US"/>
              </w:rPr>
            </w:pPr>
            <w:r w:rsidRPr="2A152845">
              <w:rPr>
                <w:lang w:val="en-US"/>
              </w:rPr>
              <w:t>Boolean</w:t>
            </w:r>
          </w:p>
        </w:tc>
        <w:tc>
          <w:tcPr>
            <w:tcW w:w="2991" w:type="dxa"/>
            <w:shd w:val="clear" w:color="auto" w:fill="FFFFFF" w:themeFill="background1"/>
          </w:tcPr>
          <w:p w14:paraId="3981CEEC" w14:textId="3B0CC939" w:rsidR="2A152845" w:rsidRDefault="2A152845" w:rsidP="2A152845">
            <w:pPr>
              <w:rPr>
                <w:lang w:val="en-US"/>
              </w:rPr>
            </w:pPr>
          </w:p>
        </w:tc>
        <w:tc>
          <w:tcPr>
            <w:tcW w:w="3219" w:type="dxa"/>
            <w:shd w:val="clear" w:color="auto" w:fill="FFFFFF" w:themeFill="background1"/>
          </w:tcPr>
          <w:p w14:paraId="392AAFF3" w14:textId="56080030" w:rsidR="7C93E4D7" w:rsidRDefault="0EEEC715"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1159B3A2" w14:textId="3B110367" w:rsidR="5DE32443" w:rsidRDefault="5DE32443" w:rsidP="5DE32443">
            <w:pPr>
              <w:spacing w:line="259" w:lineRule="auto"/>
              <w:rPr>
                <w:lang w:val="en-US"/>
              </w:rPr>
            </w:pPr>
            <w:r w:rsidRPr="5DE32443">
              <w:rPr>
                <w:lang w:val="en-US"/>
              </w:rPr>
              <w:t>Always select or you cannot assign an Admissions Counsellor</w:t>
            </w:r>
          </w:p>
        </w:tc>
      </w:tr>
      <w:tr w:rsidR="2A152845" w14:paraId="37D3D1CC" w14:textId="77777777" w:rsidTr="1D243EFC">
        <w:trPr>
          <w:trHeight w:val="288"/>
        </w:trPr>
        <w:tc>
          <w:tcPr>
            <w:tcW w:w="1311" w:type="dxa"/>
            <w:shd w:val="clear" w:color="auto" w:fill="FFFFFF" w:themeFill="background1"/>
          </w:tcPr>
          <w:p w14:paraId="27AFD56A" w14:textId="3E31035D" w:rsidR="2A152845" w:rsidRDefault="2A152845" w:rsidP="2A152845"/>
        </w:tc>
        <w:tc>
          <w:tcPr>
            <w:tcW w:w="2803" w:type="dxa"/>
            <w:shd w:val="clear" w:color="auto" w:fill="FFFFFF" w:themeFill="background1"/>
          </w:tcPr>
          <w:p w14:paraId="16A2C387" w14:textId="76342C45" w:rsidR="7C93E4D7" w:rsidRDefault="7C93E4D7" w:rsidP="2A152845">
            <w:r>
              <w:t>Admissions Counsellor</w:t>
            </w:r>
          </w:p>
        </w:tc>
        <w:tc>
          <w:tcPr>
            <w:tcW w:w="2805" w:type="dxa"/>
            <w:shd w:val="clear" w:color="auto" w:fill="FFFFFF" w:themeFill="background1"/>
            <w:tcMar>
              <w:top w:w="115" w:type="dxa"/>
              <w:left w:w="115" w:type="dxa"/>
              <w:bottom w:w="115" w:type="dxa"/>
              <w:right w:w="115" w:type="dxa"/>
            </w:tcMar>
          </w:tcPr>
          <w:p w14:paraId="750C56B9" w14:textId="495C512C" w:rsidR="7C93E4D7" w:rsidRDefault="7C93E4D7" w:rsidP="2A152845">
            <w:pPr>
              <w:rPr>
                <w:lang w:val="en-US"/>
              </w:rPr>
            </w:pPr>
            <w:r w:rsidRPr="2A152845">
              <w:rPr>
                <w:lang w:val="en-US"/>
              </w:rPr>
              <w:t>Entity based</w:t>
            </w:r>
          </w:p>
        </w:tc>
        <w:tc>
          <w:tcPr>
            <w:tcW w:w="2991" w:type="dxa"/>
            <w:shd w:val="clear" w:color="auto" w:fill="FFFFFF" w:themeFill="background1"/>
          </w:tcPr>
          <w:p w14:paraId="5E89B88F" w14:textId="3972C486" w:rsidR="7C93E4D7" w:rsidRDefault="7C93E4D7" w:rsidP="2A152845">
            <w:pPr>
              <w:rPr>
                <w:lang w:val="en-US"/>
              </w:rPr>
            </w:pPr>
            <w:r w:rsidRPr="2A152845">
              <w:rPr>
                <w:lang w:val="en-US"/>
              </w:rPr>
              <w:t xml:space="preserve">All Personnel records with Staff Type “Admissions Counsellor” </w:t>
            </w:r>
          </w:p>
        </w:tc>
        <w:tc>
          <w:tcPr>
            <w:tcW w:w="3219" w:type="dxa"/>
            <w:shd w:val="clear" w:color="auto" w:fill="FFFFFF" w:themeFill="background1"/>
          </w:tcPr>
          <w:p w14:paraId="417D28DF" w14:textId="296ACD04" w:rsidR="7C93E4D7" w:rsidRDefault="77714CC7"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486D7FE0" w14:textId="1AFD0CFB" w:rsidR="5DE32443" w:rsidRDefault="5DE32443" w:rsidP="5DE32443">
            <w:pPr>
              <w:spacing w:line="259" w:lineRule="auto"/>
            </w:pPr>
            <w:r w:rsidRPr="5DE32443">
              <w:rPr>
                <w:lang w:val="en-US"/>
              </w:rPr>
              <w:t>Leave blank if creating a record manually, a ruleset will run to autofill this from the Admissions Program Offering</w:t>
            </w:r>
          </w:p>
        </w:tc>
      </w:tr>
      <w:tr w:rsidR="2A152845" w14:paraId="2329426C" w14:textId="77777777" w:rsidTr="1D243EFC">
        <w:trPr>
          <w:trHeight w:val="288"/>
        </w:trPr>
        <w:tc>
          <w:tcPr>
            <w:tcW w:w="1311" w:type="dxa"/>
            <w:shd w:val="clear" w:color="auto" w:fill="FFFFFF" w:themeFill="background1"/>
          </w:tcPr>
          <w:p w14:paraId="06ED13E1" w14:textId="0009744C" w:rsidR="2A152845" w:rsidRDefault="2A152845" w:rsidP="2A152845"/>
        </w:tc>
        <w:tc>
          <w:tcPr>
            <w:tcW w:w="2803" w:type="dxa"/>
            <w:shd w:val="clear" w:color="auto" w:fill="FFFFFF" w:themeFill="background1"/>
          </w:tcPr>
          <w:p w14:paraId="00ABF27D" w14:textId="5C182F78" w:rsidR="35E24B7A" w:rsidRDefault="35E24B7A" w:rsidP="2A152845">
            <w:r>
              <w:t>Ever Attended</w:t>
            </w:r>
          </w:p>
        </w:tc>
        <w:tc>
          <w:tcPr>
            <w:tcW w:w="2805" w:type="dxa"/>
            <w:shd w:val="clear" w:color="auto" w:fill="FFFFFF" w:themeFill="background1"/>
            <w:tcMar>
              <w:top w:w="115" w:type="dxa"/>
              <w:left w:w="115" w:type="dxa"/>
              <w:bottom w:w="115" w:type="dxa"/>
              <w:right w:w="115" w:type="dxa"/>
            </w:tcMar>
          </w:tcPr>
          <w:p w14:paraId="124A7902" w14:textId="1A3E4190" w:rsidR="35E24B7A" w:rsidRDefault="35E24B7A" w:rsidP="2A152845">
            <w:pPr>
              <w:rPr>
                <w:lang w:val="en-US"/>
              </w:rPr>
            </w:pPr>
            <w:r w:rsidRPr="2A152845">
              <w:rPr>
                <w:lang w:val="en-US"/>
              </w:rPr>
              <w:t>Boolean</w:t>
            </w:r>
          </w:p>
        </w:tc>
        <w:tc>
          <w:tcPr>
            <w:tcW w:w="2991" w:type="dxa"/>
            <w:shd w:val="clear" w:color="auto" w:fill="FFFFFF" w:themeFill="background1"/>
          </w:tcPr>
          <w:p w14:paraId="09EA6F1C" w14:textId="680A1FBC" w:rsidR="2A152845" w:rsidRDefault="2A152845" w:rsidP="2A152845">
            <w:pPr>
              <w:rPr>
                <w:lang w:val="en-US"/>
              </w:rPr>
            </w:pPr>
          </w:p>
        </w:tc>
        <w:tc>
          <w:tcPr>
            <w:tcW w:w="3219" w:type="dxa"/>
            <w:shd w:val="clear" w:color="auto" w:fill="FFFFFF" w:themeFill="background1"/>
          </w:tcPr>
          <w:p w14:paraId="195BB1A5" w14:textId="52FBF233" w:rsidR="35E24B7A" w:rsidRDefault="52C291F8"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500A9BA3" w14:textId="46FF99B1" w:rsidR="5DE32443" w:rsidRDefault="5DE32443" w:rsidP="5DE32443">
            <w:pPr>
              <w:spacing w:line="259" w:lineRule="auto"/>
              <w:rPr>
                <w:lang w:val="en-US"/>
              </w:rPr>
            </w:pPr>
            <w:r w:rsidRPr="5DE32443">
              <w:rPr>
                <w:lang w:val="en-US"/>
              </w:rPr>
              <w:t>Leave blank, the system will assign this automatically if a transcript exists for the applicant</w:t>
            </w:r>
          </w:p>
        </w:tc>
      </w:tr>
      <w:tr w:rsidR="2A152845" w14:paraId="3588F265" w14:textId="77777777" w:rsidTr="1D243EFC">
        <w:trPr>
          <w:trHeight w:val="288"/>
        </w:trPr>
        <w:tc>
          <w:tcPr>
            <w:tcW w:w="1311" w:type="dxa"/>
            <w:shd w:val="clear" w:color="auto" w:fill="FFFFFF" w:themeFill="background1"/>
          </w:tcPr>
          <w:p w14:paraId="58BF096F" w14:textId="216A4599" w:rsidR="2A152845" w:rsidRDefault="2A152845" w:rsidP="2A152845"/>
        </w:tc>
        <w:tc>
          <w:tcPr>
            <w:tcW w:w="2803" w:type="dxa"/>
            <w:shd w:val="clear" w:color="auto" w:fill="FFFFFF" w:themeFill="background1"/>
          </w:tcPr>
          <w:p w14:paraId="1B2BB5CB" w14:textId="4D596F0F" w:rsidR="7C93E4D7" w:rsidRDefault="7C93E4D7" w:rsidP="2A152845">
            <w:r>
              <w:t>Student Category</w:t>
            </w:r>
          </w:p>
        </w:tc>
        <w:tc>
          <w:tcPr>
            <w:tcW w:w="2805" w:type="dxa"/>
            <w:shd w:val="clear" w:color="auto" w:fill="FFFFFF" w:themeFill="background1"/>
            <w:tcMar>
              <w:top w:w="115" w:type="dxa"/>
              <w:left w:w="115" w:type="dxa"/>
              <w:bottom w:w="115" w:type="dxa"/>
              <w:right w:w="115" w:type="dxa"/>
            </w:tcMar>
          </w:tcPr>
          <w:p w14:paraId="3EC826F0" w14:textId="11E70D45" w:rsidR="7C93E4D7" w:rsidRDefault="7C93E4D7" w:rsidP="2A152845">
            <w:pPr>
              <w:rPr>
                <w:lang w:val="en-US"/>
              </w:rPr>
            </w:pPr>
            <w:r w:rsidRPr="2A152845">
              <w:rPr>
                <w:lang w:val="en-US"/>
              </w:rPr>
              <w:t>LOV</w:t>
            </w:r>
          </w:p>
        </w:tc>
        <w:tc>
          <w:tcPr>
            <w:tcW w:w="2991" w:type="dxa"/>
            <w:shd w:val="clear" w:color="auto" w:fill="FFFFFF" w:themeFill="background1"/>
          </w:tcPr>
          <w:p w14:paraId="748E1CFC" w14:textId="618610ED" w:rsidR="2A152845" w:rsidRDefault="2A152845" w:rsidP="2A152845">
            <w:pPr>
              <w:rPr>
                <w:lang w:val="en-US"/>
              </w:rPr>
            </w:pPr>
          </w:p>
        </w:tc>
        <w:tc>
          <w:tcPr>
            <w:tcW w:w="3219" w:type="dxa"/>
            <w:shd w:val="clear" w:color="auto" w:fill="FFFFFF" w:themeFill="background1"/>
          </w:tcPr>
          <w:p w14:paraId="0AF224C7" w14:textId="6535FCCF" w:rsidR="2A152845" w:rsidRDefault="2A152845" w:rsidP="2A152845">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7E998CEC" w14:textId="60F92077" w:rsidR="7C93E4D7" w:rsidRDefault="7C93E4D7" w:rsidP="2A152845">
            <w:pPr>
              <w:rPr>
                <w:color w:val="FF0000"/>
                <w:lang w:val="en-US"/>
              </w:rPr>
            </w:pPr>
            <w:r w:rsidRPr="2A152845">
              <w:rPr>
                <w:color w:val="FF0000"/>
                <w:lang w:val="en-US"/>
              </w:rPr>
              <w:t>TBC with Reg team</w:t>
            </w:r>
          </w:p>
        </w:tc>
      </w:tr>
      <w:tr w:rsidR="2A152845" w14:paraId="2E8DFEB1" w14:textId="77777777" w:rsidTr="1D243EFC">
        <w:trPr>
          <w:trHeight w:val="288"/>
        </w:trPr>
        <w:tc>
          <w:tcPr>
            <w:tcW w:w="1311" w:type="dxa"/>
            <w:shd w:val="clear" w:color="auto" w:fill="FFFFFF" w:themeFill="background1"/>
          </w:tcPr>
          <w:p w14:paraId="7048FA83" w14:textId="51E6051E" w:rsidR="2A152845" w:rsidRDefault="2A152845" w:rsidP="2A152845"/>
        </w:tc>
        <w:tc>
          <w:tcPr>
            <w:tcW w:w="2803" w:type="dxa"/>
            <w:shd w:val="clear" w:color="auto" w:fill="FFFFFF" w:themeFill="background1"/>
          </w:tcPr>
          <w:p w14:paraId="21FE80E7" w14:textId="5C0FB0F2" w:rsidR="7C93E4D7" w:rsidRDefault="7C93E4D7" w:rsidP="2A152845">
            <w:r>
              <w:t>Price Type</w:t>
            </w:r>
          </w:p>
        </w:tc>
        <w:tc>
          <w:tcPr>
            <w:tcW w:w="2805" w:type="dxa"/>
            <w:shd w:val="clear" w:color="auto" w:fill="FFFFFF" w:themeFill="background1"/>
            <w:tcMar>
              <w:top w:w="115" w:type="dxa"/>
              <w:left w:w="115" w:type="dxa"/>
              <w:bottom w:w="115" w:type="dxa"/>
              <w:right w:w="115" w:type="dxa"/>
            </w:tcMar>
          </w:tcPr>
          <w:p w14:paraId="68729F2E" w14:textId="46E0610A" w:rsidR="7C93E4D7" w:rsidRDefault="7C93E4D7" w:rsidP="2A152845">
            <w:pPr>
              <w:rPr>
                <w:lang w:val="en-US"/>
              </w:rPr>
            </w:pPr>
            <w:r w:rsidRPr="2A152845">
              <w:rPr>
                <w:lang w:val="en-US"/>
              </w:rPr>
              <w:t>Entity based</w:t>
            </w:r>
          </w:p>
        </w:tc>
        <w:tc>
          <w:tcPr>
            <w:tcW w:w="2991" w:type="dxa"/>
            <w:shd w:val="clear" w:color="auto" w:fill="FFFFFF" w:themeFill="background1"/>
          </w:tcPr>
          <w:p w14:paraId="4566D290" w14:textId="106AB064" w:rsidR="2A152845" w:rsidRDefault="2A152845" w:rsidP="2A152845">
            <w:pPr>
              <w:rPr>
                <w:lang w:val="en-US"/>
              </w:rPr>
            </w:pPr>
          </w:p>
        </w:tc>
        <w:tc>
          <w:tcPr>
            <w:tcW w:w="3219" w:type="dxa"/>
            <w:shd w:val="clear" w:color="auto" w:fill="FFFFFF" w:themeFill="background1"/>
          </w:tcPr>
          <w:p w14:paraId="1055FD65" w14:textId="511D0A51" w:rsidR="2A152845" w:rsidRDefault="51741943"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59B3DE4B" w14:textId="05F0FFE4" w:rsidR="7C93E4D7" w:rsidRDefault="7C93E4D7" w:rsidP="2A152845">
            <w:pPr>
              <w:rPr>
                <w:color w:val="FF0000"/>
                <w:lang w:val="en-US"/>
              </w:rPr>
            </w:pPr>
            <w:r w:rsidRPr="2A152845">
              <w:rPr>
                <w:color w:val="FF0000"/>
                <w:lang w:val="en-US"/>
              </w:rPr>
              <w:t>TBC by Fees team</w:t>
            </w:r>
          </w:p>
        </w:tc>
      </w:tr>
      <w:tr w:rsidR="2A152845" w14:paraId="2621CF5A" w14:textId="77777777" w:rsidTr="1D243EFC">
        <w:trPr>
          <w:trHeight w:val="288"/>
        </w:trPr>
        <w:tc>
          <w:tcPr>
            <w:tcW w:w="17260" w:type="dxa"/>
            <w:gridSpan w:val="6"/>
            <w:shd w:val="clear" w:color="auto" w:fill="C5E0B3" w:themeFill="accent6" w:themeFillTint="66"/>
          </w:tcPr>
          <w:p w14:paraId="35CADADA" w14:textId="7790703E" w:rsidR="42D70EA8" w:rsidRDefault="42D70EA8" w:rsidP="2A152845">
            <w:pPr>
              <w:rPr>
                <w:b/>
                <w:bCs/>
              </w:rPr>
            </w:pPr>
            <w:r w:rsidRPr="2A152845">
              <w:rPr>
                <w:b/>
                <w:bCs/>
              </w:rPr>
              <w:t>Admissions Program</w:t>
            </w:r>
          </w:p>
        </w:tc>
      </w:tr>
      <w:tr w:rsidR="2A152845" w14:paraId="13EBE8D2" w14:textId="77777777" w:rsidTr="1D243EFC">
        <w:trPr>
          <w:trHeight w:val="288"/>
        </w:trPr>
        <w:tc>
          <w:tcPr>
            <w:tcW w:w="1311" w:type="dxa"/>
            <w:shd w:val="clear" w:color="auto" w:fill="FFFFFF" w:themeFill="background1"/>
          </w:tcPr>
          <w:p w14:paraId="0C87910E" w14:textId="5A3A018A" w:rsidR="2A152845" w:rsidRDefault="2A152845" w:rsidP="2A152845"/>
        </w:tc>
        <w:tc>
          <w:tcPr>
            <w:tcW w:w="2803" w:type="dxa"/>
            <w:shd w:val="clear" w:color="auto" w:fill="FFFFFF" w:themeFill="background1"/>
          </w:tcPr>
          <w:p w14:paraId="7A5FB0B6" w14:textId="398F93B4" w:rsidR="42D70EA8" w:rsidRDefault="42D70EA8" w:rsidP="2A152845">
            <w:r>
              <w:t>Application Goal</w:t>
            </w:r>
          </w:p>
        </w:tc>
        <w:tc>
          <w:tcPr>
            <w:tcW w:w="2805" w:type="dxa"/>
            <w:shd w:val="clear" w:color="auto" w:fill="FFFFFF" w:themeFill="background1"/>
            <w:tcMar>
              <w:top w:w="115" w:type="dxa"/>
              <w:left w:w="115" w:type="dxa"/>
              <w:bottom w:w="115" w:type="dxa"/>
              <w:right w:w="115" w:type="dxa"/>
            </w:tcMar>
          </w:tcPr>
          <w:p w14:paraId="7794A50E" w14:textId="221C91D4" w:rsidR="42D70EA8" w:rsidRDefault="42D70EA8" w:rsidP="2A152845">
            <w:pPr>
              <w:rPr>
                <w:lang w:val="en-US"/>
              </w:rPr>
            </w:pPr>
            <w:r w:rsidRPr="2A152845">
              <w:rPr>
                <w:lang w:val="en-US"/>
              </w:rPr>
              <w:t>LOV</w:t>
            </w:r>
          </w:p>
        </w:tc>
        <w:tc>
          <w:tcPr>
            <w:tcW w:w="2991" w:type="dxa"/>
            <w:shd w:val="clear" w:color="auto" w:fill="FFFFFF" w:themeFill="background1"/>
          </w:tcPr>
          <w:p w14:paraId="4B3AAD9C" w14:textId="35A35D1D" w:rsidR="42D70EA8" w:rsidRDefault="42D70EA8" w:rsidP="2A152845">
            <w:pPr>
              <w:rPr>
                <w:lang w:val="en-US"/>
              </w:rPr>
            </w:pPr>
            <w:r w:rsidRPr="2A152845">
              <w:rPr>
                <w:lang w:val="en-US"/>
              </w:rPr>
              <w:t>Admissions Educational Goal Entity</w:t>
            </w:r>
          </w:p>
        </w:tc>
        <w:tc>
          <w:tcPr>
            <w:tcW w:w="3219" w:type="dxa"/>
            <w:shd w:val="clear" w:color="auto" w:fill="FFFFFF" w:themeFill="background1"/>
          </w:tcPr>
          <w:p w14:paraId="2F300ADB" w14:textId="4C1F8DF7" w:rsidR="42D70EA8" w:rsidRDefault="31C577C6"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141B99F1" w14:textId="1706E280" w:rsidR="5DE32443" w:rsidRDefault="5DE32443" w:rsidP="5DE32443">
            <w:pPr>
              <w:spacing w:line="259" w:lineRule="auto"/>
              <w:rPr>
                <w:lang w:val="en-US"/>
              </w:rPr>
            </w:pPr>
            <w:r w:rsidRPr="5DE32443">
              <w:rPr>
                <w:lang w:val="en-US"/>
              </w:rPr>
              <w:t>Should be assigned at time of application creation</w:t>
            </w:r>
          </w:p>
        </w:tc>
      </w:tr>
      <w:tr w:rsidR="2A152845" w14:paraId="293CD7AE" w14:textId="77777777" w:rsidTr="1D243EFC">
        <w:trPr>
          <w:trHeight w:val="288"/>
        </w:trPr>
        <w:tc>
          <w:tcPr>
            <w:tcW w:w="1311" w:type="dxa"/>
            <w:shd w:val="clear" w:color="auto" w:fill="FFFFFF" w:themeFill="background1"/>
          </w:tcPr>
          <w:p w14:paraId="673B1781" w14:textId="20D8DEDE" w:rsidR="2A152845" w:rsidRDefault="2A152845" w:rsidP="2A152845"/>
        </w:tc>
        <w:tc>
          <w:tcPr>
            <w:tcW w:w="2803" w:type="dxa"/>
            <w:shd w:val="clear" w:color="auto" w:fill="FFFFFF" w:themeFill="background1"/>
          </w:tcPr>
          <w:p w14:paraId="21DF91C7" w14:textId="0A644A8E" w:rsidR="42D70EA8" w:rsidRDefault="42D70EA8" w:rsidP="2A152845">
            <w:r>
              <w:t>Admissions Program</w:t>
            </w:r>
          </w:p>
        </w:tc>
        <w:tc>
          <w:tcPr>
            <w:tcW w:w="2805" w:type="dxa"/>
            <w:shd w:val="clear" w:color="auto" w:fill="FFFFFF" w:themeFill="background1"/>
            <w:tcMar>
              <w:top w:w="115" w:type="dxa"/>
              <w:left w:w="115" w:type="dxa"/>
              <w:bottom w:w="115" w:type="dxa"/>
              <w:right w:w="115" w:type="dxa"/>
            </w:tcMar>
          </w:tcPr>
          <w:p w14:paraId="2068CEDB" w14:textId="50D0965C" w:rsidR="42D70EA8" w:rsidRDefault="42D70EA8" w:rsidP="2A152845">
            <w:pPr>
              <w:rPr>
                <w:lang w:val="en-US"/>
              </w:rPr>
            </w:pPr>
            <w:r w:rsidRPr="2A152845">
              <w:rPr>
                <w:lang w:val="en-US"/>
              </w:rPr>
              <w:t>LOV</w:t>
            </w:r>
          </w:p>
        </w:tc>
        <w:tc>
          <w:tcPr>
            <w:tcW w:w="2991" w:type="dxa"/>
            <w:shd w:val="clear" w:color="auto" w:fill="FFFFFF" w:themeFill="background1"/>
          </w:tcPr>
          <w:p w14:paraId="74DFE154" w14:textId="63062D3D" w:rsidR="42D70EA8" w:rsidRDefault="42D70EA8" w:rsidP="2A152845">
            <w:pPr>
              <w:rPr>
                <w:lang w:val="en-US"/>
              </w:rPr>
            </w:pPr>
            <w:r w:rsidRPr="2A152845">
              <w:rPr>
                <w:lang w:val="en-US"/>
              </w:rPr>
              <w:t>Admissions Program Entity</w:t>
            </w:r>
          </w:p>
        </w:tc>
        <w:tc>
          <w:tcPr>
            <w:tcW w:w="3219" w:type="dxa"/>
            <w:shd w:val="clear" w:color="auto" w:fill="FFFFFF" w:themeFill="background1"/>
          </w:tcPr>
          <w:p w14:paraId="1C9CA1D2" w14:textId="0C672F97" w:rsidR="42D70EA8" w:rsidRDefault="6EE73EEB"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76B0F543" w14:textId="3EBC1F66" w:rsidR="5DE32443" w:rsidRDefault="5DE32443" w:rsidP="5DE32443">
            <w:pPr>
              <w:spacing w:line="259" w:lineRule="auto"/>
              <w:rPr>
                <w:lang w:val="en-US"/>
              </w:rPr>
            </w:pPr>
            <w:r w:rsidRPr="5DE32443">
              <w:rPr>
                <w:lang w:val="en-US"/>
              </w:rPr>
              <w:t>Should be assigned at time of application creation</w:t>
            </w:r>
          </w:p>
        </w:tc>
      </w:tr>
      <w:tr w:rsidR="2A152845" w14:paraId="130FC6BA" w14:textId="77777777" w:rsidTr="1D243EFC">
        <w:trPr>
          <w:trHeight w:val="288"/>
        </w:trPr>
        <w:tc>
          <w:tcPr>
            <w:tcW w:w="1311" w:type="dxa"/>
            <w:shd w:val="clear" w:color="auto" w:fill="FFFFFF" w:themeFill="background1"/>
          </w:tcPr>
          <w:p w14:paraId="3C6711A0" w14:textId="2F596501" w:rsidR="2A152845" w:rsidRDefault="2A152845" w:rsidP="2A152845"/>
        </w:tc>
        <w:tc>
          <w:tcPr>
            <w:tcW w:w="2803" w:type="dxa"/>
            <w:shd w:val="clear" w:color="auto" w:fill="FFFFFF" w:themeFill="background1"/>
          </w:tcPr>
          <w:p w14:paraId="2890B667" w14:textId="35FBA912" w:rsidR="42D70EA8" w:rsidRDefault="42D70EA8" w:rsidP="2A152845">
            <w:r>
              <w:t>Offering Item</w:t>
            </w:r>
          </w:p>
        </w:tc>
        <w:tc>
          <w:tcPr>
            <w:tcW w:w="2805" w:type="dxa"/>
            <w:shd w:val="clear" w:color="auto" w:fill="FFFFFF" w:themeFill="background1"/>
            <w:tcMar>
              <w:top w:w="115" w:type="dxa"/>
              <w:left w:w="115" w:type="dxa"/>
              <w:bottom w:w="115" w:type="dxa"/>
              <w:right w:w="115" w:type="dxa"/>
            </w:tcMar>
          </w:tcPr>
          <w:p w14:paraId="0468D2D6" w14:textId="50D0965C" w:rsidR="2A152845" w:rsidRDefault="2A152845" w:rsidP="2A152845">
            <w:pPr>
              <w:rPr>
                <w:lang w:val="en-US"/>
              </w:rPr>
            </w:pPr>
            <w:r w:rsidRPr="2A152845">
              <w:rPr>
                <w:lang w:val="en-US"/>
              </w:rPr>
              <w:t>LOV</w:t>
            </w:r>
          </w:p>
        </w:tc>
        <w:tc>
          <w:tcPr>
            <w:tcW w:w="2991" w:type="dxa"/>
            <w:shd w:val="clear" w:color="auto" w:fill="FFFFFF" w:themeFill="background1"/>
          </w:tcPr>
          <w:p w14:paraId="10B36CF8" w14:textId="144E8C28" w:rsidR="2A152845" w:rsidRDefault="2A152845" w:rsidP="2A152845">
            <w:pPr>
              <w:rPr>
                <w:lang w:val="en-US"/>
              </w:rPr>
            </w:pPr>
            <w:r w:rsidRPr="2A152845">
              <w:rPr>
                <w:lang w:val="en-US"/>
              </w:rPr>
              <w:t>A</w:t>
            </w:r>
            <w:r w:rsidR="7BD1530B" w:rsidRPr="2A152845">
              <w:rPr>
                <w:lang w:val="en-US"/>
              </w:rPr>
              <w:t>POI</w:t>
            </w:r>
            <w:r w:rsidRPr="2A152845">
              <w:rPr>
                <w:lang w:val="en-US"/>
              </w:rPr>
              <w:t xml:space="preserve"> Entity</w:t>
            </w:r>
          </w:p>
        </w:tc>
        <w:tc>
          <w:tcPr>
            <w:tcW w:w="3219" w:type="dxa"/>
            <w:shd w:val="clear" w:color="auto" w:fill="FFFFFF" w:themeFill="background1"/>
          </w:tcPr>
          <w:p w14:paraId="0CD511D9" w14:textId="75DF5861" w:rsidR="3AF8A8A7" w:rsidRDefault="78EBF864" w:rsidP="5DE32443">
            <w:pPr>
              <w:spacing w:line="259" w:lineRule="auto"/>
              <w:contextualSpacing/>
              <w:rPr>
                <w:rFonts w:eastAsia="Arial"/>
                <w:lang w:val="en-US"/>
              </w:rPr>
            </w:pPr>
            <w:r w:rsidRPr="5DE32443">
              <w:rPr>
                <w:rFonts w:eastAsia="Arial"/>
                <w:color w:val="000000" w:themeColor="text1"/>
                <w:lang w:val="en-US"/>
              </w:rPr>
              <w:t>No action</w:t>
            </w:r>
          </w:p>
        </w:tc>
        <w:tc>
          <w:tcPr>
            <w:tcW w:w="4131" w:type="dxa"/>
            <w:shd w:val="clear" w:color="auto" w:fill="FFFFFF" w:themeFill="background1"/>
            <w:tcMar>
              <w:top w:w="115" w:type="dxa"/>
              <w:left w:w="115" w:type="dxa"/>
              <w:bottom w:w="115" w:type="dxa"/>
              <w:right w:w="115" w:type="dxa"/>
            </w:tcMar>
          </w:tcPr>
          <w:p w14:paraId="5E85053B" w14:textId="550EBF03" w:rsidR="5DE32443" w:rsidRDefault="5DE32443" w:rsidP="5DE32443">
            <w:pPr>
              <w:spacing w:line="259" w:lineRule="auto"/>
              <w:rPr>
                <w:lang w:val="en-US"/>
              </w:rPr>
            </w:pPr>
            <w:r w:rsidRPr="5DE32443">
              <w:rPr>
                <w:lang w:val="en-US"/>
              </w:rPr>
              <w:t>Should be assigned at time of application creation</w:t>
            </w:r>
          </w:p>
        </w:tc>
      </w:tr>
      <w:tr w:rsidR="2A152845" w14:paraId="5FE57F03" w14:textId="77777777" w:rsidTr="1D243EFC">
        <w:trPr>
          <w:trHeight w:val="288"/>
        </w:trPr>
        <w:tc>
          <w:tcPr>
            <w:tcW w:w="1311" w:type="dxa"/>
            <w:shd w:val="clear" w:color="auto" w:fill="FFFFFF" w:themeFill="background1"/>
          </w:tcPr>
          <w:p w14:paraId="6B7A0663" w14:textId="14A51227" w:rsidR="2A152845" w:rsidRDefault="2A152845" w:rsidP="2A152845"/>
        </w:tc>
        <w:tc>
          <w:tcPr>
            <w:tcW w:w="2803" w:type="dxa"/>
            <w:shd w:val="clear" w:color="auto" w:fill="FFFFFF" w:themeFill="background1"/>
          </w:tcPr>
          <w:p w14:paraId="78EB8DB8" w14:textId="5D0FDCF9" w:rsidR="3AF8A8A7" w:rsidRDefault="3AF8A8A7" w:rsidP="2A152845">
            <w:r>
              <w:t>Category</w:t>
            </w:r>
          </w:p>
        </w:tc>
        <w:tc>
          <w:tcPr>
            <w:tcW w:w="2805" w:type="dxa"/>
            <w:shd w:val="clear" w:color="auto" w:fill="FFFFFF" w:themeFill="background1"/>
            <w:tcMar>
              <w:top w:w="115" w:type="dxa"/>
              <w:left w:w="115" w:type="dxa"/>
              <w:bottom w:w="115" w:type="dxa"/>
              <w:right w:w="115" w:type="dxa"/>
            </w:tcMar>
          </w:tcPr>
          <w:p w14:paraId="4D35FBB0" w14:textId="746D108C" w:rsidR="3AF8A8A7" w:rsidRDefault="3AF8A8A7" w:rsidP="2A152845">
            <w:pPr>
              <w:rPr>
                <w:lang w:val="en-US"/>
              </w:rPr>
            </w:pPr>
            <w:r w:rsidRPr="2A152845">
              <w:rPr>
                <w:lang w:val="en-US"/>
              </w:rPr>
              <w:t>LOV</w:t>
            </w:r>
          </w:p>
        </w:tc>
        <w:tc>
          <w:tcPr>
            <w:tcW w:w="2991" w:type="dxa"/>
            <w:shd w:val="clear" w:color="auto" w:fill="FFFFFF" w:themeFill="background1"/>
          </w:tcPr>
          <w:p w14:paraId="4E725DB0" w14:textId="4A295528" w:rsidR="2A152845" w:rsidRDefault="2CF1C9CA" w:rsidP="5F807601">
            <w:pPr>
              <w:rPr>
                <w:lang w:val="en-US"/>
              </w:rPr>
            </w:pPr>
            <w:r w:rsidRPr="5F807601">
              <w:rPr>
                <w:lang w:val="en-US"/>
              </w:rPr>
              <w:t>Standard</w:t>
            </w:r>
          </w:p>
          <w:p w14:paraId="4869294A" w14:textId="007B34CB" w:rsidR="2A152845" w:rsidRDefault="2CF1C9CA" w:rsidP="5F807601">
            <w:pPr>
              <w:rPr>
                <w:lang w:val="en-US"/>
              </w:rPr>
            </w:pPr>
            <w:r w:rsidRPr="5F807601">
              <w:rPr>
                <w:lang w:val="en-US"/>
              </w:rPr>
              <w:t>Co-op</w:t>
            </w:r>
          </w:p>
          <w:p w14:paraId="3621C575" w14:textId="19496273" w:rsidR="2A152845" w:rsidRDefault="2CF1C9CA" w:rsidP="5F807601">
            <w:pPr>
              <w:rPr>
                <w:lang w:val="en-US"/>
              </w:rPr>
            </w:pPr>
            <w:r w:rsidRPr="5F807601">
              <w:rPr>
                <w:lang w:val="en-US"/>
              </w:rPr>
              <w:t>NSDP</w:t>
            </w:r>
          </w:p>
          <w:p w14:paraId="594AE8DD" w14:textId="63F95FF8" w:rsidR="2A152845" w:rsidRDefault="2CF1C9CA" w:rsidP="5F807601">
            <w:pPr>
              <w:rPr>
                <w:lang w:val="en-US"/>
              </w:rPr>
            </w:pPr>
            <w:r w:rsidRPr="5F807601">
              <w:rPr>
                <w:lang w:val="en-US"/>
              </w:rPr>
              <w:t>NSDP Co-op</w:t>
            </w:r>
          </w:p>
          <w:p w14:paraId="3E207A2F" w14:textId="613F7C40" w:rsidR="2A152845" w:rsidRDefault="2CF1C9CA" w:rsidP="5F807601">
            <w:pPr>
              <w:rPr>
                <w:lang w:val="en-US"/>
              </w:rPr>
            </w:pPr>
            <w:r w:rsidRPr="5F807601">
              <w:rPr>
                <w:lang w:val="en-US"/>
              </w:rPr>
              <w:t>Intensive</w:t>
            </w:r>
          </w:p>
          <w:p w14:paraId="267D8469" w14:textId="222445E4" w:rsidR="2A152845" w:rsidRDefault="2CF1C9CA" w:rsidP="2A152845">
            <w:pPr>
              <w:rPr>
                <w:lang w:val="en-US"/>
              </w:rPr>
            </w:pPr>
            <w:r w:rsidRPr="5F807601">
              <w:rPr>
                <w:lang w:val="en-US"/>
              </w:rPr>
              <w:lastRenderedPageBreak/>
              <w:t>Extended</w:t>
            </w:r>
          </w:p>
        </w:tc>
        <w:tc>
          <w:tcPr>
            <w:tcW w:w="3219" w:type="dxa"/>
            <w:shd w:val="clear" w:color="auto" w:fill="FFFFFF" w:themeFill="background1"/>
          </w:tcPr>
          <w:p w14:paraId="294FDC8F" w14:textId="45964F51" w:rsidR="2A152845" w:rsidRDefault="6F52B615" w:rsidP="5DE32443">
            <w:pPr>
              <w:spacing w:line="259" w:lineRule="auto"/>
              <w:contextualSpacing/>
              <w:rPr>
                <w:rFonts w:eastAsia="Arial"/>
                <w:lang w:val="en-US"/>
              </w:rPr>
            </w:pPr>
            <w:r w:rsidRPr="5DE32443">
              <w:rPr>
                <w:rFonts w:eastAsia="Arial"/>
                <w:color w:val="000000" w:themeColor="text1"/>
                <w:lang w:val="en-US"/>
              </w:rPr>
              <w:lastRenderedPageBreak/>
              <w:t>No action</w:t>
            </w:r>
          </w:p>
        </w:tc>
        <w:tc>
          <w:tcPr>
            <w:tcW w:w="4131" w:type="dxa"/>
            <w:shd w:val="clear" w:color="auto" w:fill="FFFFFF" w:themeFill="background1"/>
            <w:tcMar>
              <w:top w:w="115" w:type="dxa"/>
              <w:left w:w="115" w:type="dxa"/>
              <w:bottom w:w="115" w:type="dxa"/>
              <w:right w:w="115" w:type="dxa"/>
            </w:tcMar>
          </w:tcPr>
          <w:p w14:paraId="3531167C" w14:textId="1587C35A" w:rsidR="5DE32443" w:rsidRDefault="5DE32443" w:rsidP="5DE32443">
            <w:pPr>
              <w:spacing w:line="259" w:lineRule="auto"/>
              <w:rPr>
                <w:lang w:val="en-US"/>
              </w:rPr>
            </w:pPr>
            <w:r w:rsidRPr="5DE32443">
              <w:rPr>
                <w:lang w:val="en-US"/>
              </w:rPr>
              <w:t>Should be assigned at time of application creation, will filter based on program choice</w:t>
            </w:r>
          </w:p>
        </w:tc>
      </w:tr>
      <w:tr w:rsidR="5F807601" w14:paraId="5E9F9D72" w14:textId="77777777" w:rsidTr="1D243EFC">
        <w:trPr>
          <w:trHeight w:val="288"/>
        </w:trPr>
        <w:tc>
          <w:tcPr>
            <w:tcW w:w="1311" w:type="dxa"/>
            <w:shd w:val="clear" w:color="auto" w:fill="FFFFFF" w:themeFill="background1"/>
          </w:tcPr>
          <w:p w14:paraId="1C54FCC6" w14:textId="1EF99FB9" w:rsidR="5F807601" w:rsidRDefault="5F807601" w:rsidP="5F807601"/>
        </w:tc>
        <w:tc>
          <w:tcPr>
            <w:tcW w:w="2803" w:type="dxa"/>
            <w:shd w:val="clear" w:color="auto" w:fill="FFFFFF" w:themeFill="background1"/>
          </w:tcPr>
          <w:p w14:paraId="7B4F6A4F" w14:textId="453EB4D9" w:rsidR="2CF1C9CA" w:rsidRDefault="2CF1C9CA" w:rsidP="5F807601">
            <w:r>
              <w:t>Alternate Offer</w:t>
            </w:r>
          </w:p>
        </w:tc>
        <w:tc>
          <w:tcPr>
            <w:tcW w:w="2805" w:type="dxa"/>
            <w:shd w:val="clear" w:color="auto" w:fill="FFFFFF" w:themeFill="background1"/>
            <w:tcMar>
              <w:top w:w="115" w:type="dxa"/>
              <w:left w:w="115" w:type="dxa"/>
              <w:bottom w:w="115" w:type="dxa"/>
              <w:right w:w="115" w:type="dxa"/>
            </w:tcMar>
          </w:tcPr>
          <w:p w14:paraId="2FC286A4" w14:textId="5F1A847F" w:rsidR="2CF1C9CA" w:rsidRDefault="2CF1C9CA" w:rsidP="5F807601">
            <w:pPr>
              <w:rPr>
                <w:lang w:val="en-US"/>
              </w:rPr>
            </w:pPr>
            <w:r w:rsidRPr="5F807601">
              <w:rPr>
                <w:lang w:val="en-US"/>
              </w:rPr>
              <w:t>Boolean</w:t>
            </w:r>
          </w:p>
        </w:tc>
        <w:tc>
          <w:tcPr>
            <w:tcW w:w="2991" w:type="dxa"/>
            <w:shd w:val="clear" w:color="auto" w:fill="FFFFFF" w:themeFill="background1"/>
          </w:tcPr>
          <w:p w14:paraId="747D6B87" w14:textId="5FA8AAF7" w:rsidR="5F807601" w:rsidRDefault="5F807601" w:rsidP="5F807601">
            <w:pPr>
              <w:rPr>
                <w:lang w:val="en-US"/>
              </w:rPr>
            </w:pPr>
          </w:p>
        </w:tc>
        <w:tc>
          <w:tcPr>
            <w:tcW w:w="3219" w:type="dxa"/>
            <w:shd w:val="clear" w:color="auto" w:fill="FFFFFF" w:themeFill="background1"/>
          </w:tcPr>
          <w:p w14:paraId="0465C477" w14:textId="36317DF8" w:rsidR="2CF1C9CA" w:rsidRDefault="53B1973F" w:rsidP="5F807601">
            <w:pPr>
              <w:spacing w:line="259" w:lineRule="auto"/>
              <w:rPr>
                <w:lang w:val="en-US"/>
              </w:rPr>
            </w:pPr>
            <w:r w:rsidRPr="5DE32443">
              <w:rPr>
                <w:lang w:val="en-US"/>
              </w:rPr>
              <w:t>Select if manually creating an alternate offer record</w:t>
            </w:r>
          </w:p>
        </w:tc>
        <w:tc>
          <w:tcPr>
            <w:tcW w:w="4131" w:type="dxa"/>
            <w:shd w:val="clear" w:color="auto" w:fill="FFFFFF" w:themeFill="background1"/>
            <w:tcMar>
              <w:top w:w="115" w:type="dxa"/>
              <w:left w:w="115" w:type="dxa"/>
              <w:bottom w:w="115" w:type="dxa"/>
              <w:right w:w="115" w:type="dxa"/>
            </w:tcMar>
          </w:tcPr>
          <w:p w14:paraId="1FBF05E1" w14:textId="082FDE97" w:rsidR="5DE32443" w:rsidRDefault="5DE32443" w:rsidP="5DE32443">
            <w:pPr>
              <w:spacing w:line="259" w:lineRule="auto"/>
              <w:rPr>
                <w:lang w:val="en-US"/>
              </w:rPr>
            </w:pPr>
          </w:p>
        </w:tc>
      </w:tr>
      <w:tr w:rsidR="5F807601" w14:paraId="5744FEA7" w14:textId="77777777" w:rsidTr="1D243EFC">
        <w:trPr>
          <w:trHeight w:val="288"/>
        </w:trPr>
        <w:tc>
          <w:tcPr>
            <w:tcW w:w="1311" w:type="dxa"/>
            <w:shd w:val="clear" w:color="auto" w:fill="FFFFFF" w:themeFill="background1"/>
          </w:tcPr>
          <w:p w14:paraId="4146DBD3" w14:textId="1EF86912" w:rsidR="5F807601" w:rsidRDefault="5F807601" w:rsidP="5F807601"/>
        </w:tc>
        <w:tc>
          <w:tcPr>
            <w:tcW w:w="2803" w:type="dxa"/>
            <w:shd w:val="clear" w:color="auto" w:fill="FFFFFF" w:themeFill="background1"/>
          </w:tcPr>
          <w:p w14:paraId="522D45DF" w14:textId="34CC47F9" w:rsidR="2CF1C9CA" w:rsidRDefault="2CF1C9CA" w:rsidP="5F807601">
            <w:r>
              <w:t>Basis of Acceptance</w:t>
            </w:r>
          </w:p>
        </w:tc>
        <w:tc>
          <w:tcPr>
            <w:tcW w:w="2805" w:type="dxa"/>
            <w:shd w:val="clear" w:color="auto" w:fill="FFFFFF" w:themeFill="background1"/>
            <w:tcMar>
              <w:top w:w="115" w:type="dxa"/>
              <w:left w:w="115" w:type="dxa"/>
              <w:bottom w:w="115" w:type="dxa"/>
              <w:right w:w="115" w:type="dxa"/>
            </w:tcMar>
          </w:tcPr>
          <w:p w14:paraId="2D8DDE3F" w14:textId="15E9B54C" w:rsidR="2CF1C9CA" w:rsidRDefault="2CF1C9CA" w:rsidP="5F807601">
            <w:pPr>
              <w:rPr>
                <w:lang w:val="en-US"/>
              </w:rPr>
            </w:pPr>
            <w:r w:rsidRPr="5F807601">
              <w:rPr>
                <w:lang w:val="en-US"/>
              </w:rPr>
              <w:t>LOV</w:t>
            </w:r>
          </w:p>
        </w:tc>
        <w:tc>
          <w:tcPr>
            <w:tcW w:w="2991" w:type="dxa"/>
            <w:shd w:val="clear" w:color="auto" w:fill="FFFFFF" w:themeFill="background1"/>
          </w:tcPr>
          <w:p w14:paraId="3198DF73" w14:textId="438F7E4B" w:rsidR="2CF1C9CA" w:rsidRDefault="2CF1C9CA" w:rsidP="5F807601">
            <w:pPr>
              <w:rPr>
                <w:lang w:val="en-US"/>
              </w:rPr>
            </w:pPr>
            <w:r w:rsidRPr="5F807601">
              <w:rPr>
                <w:lang w:val="en-US"/>
              </w:rPr>
              <w:t>Secondary</w:t>
            </w:r>
          </w:p>
          <w:p w14:paraId="07F71058" w14:textId="42ED3354" w:rsidR="2CF1C9CA" w:rsidRDefault="2CF1C9CA" w:rsidP="5F807601">
            <w:pPr>
              <w:rPr>
                <w:lang w:val="en-US"/>
              </w:rPr>
            </w:pPr>
            <w:r w:rsidRPr="5F807601">
              <w:rPr>
                <w:lang w:val="en-US"/>
              </w:rPr>
              <w:t>Post-secondary</w:t>
            </w:r>
          </w:p>
          <w:p w14:paraId="23697ACA" w14:textId="552A96FD" w:rsidR="2CF1C9CA" w:rsidRDefault="2CF1C9CA" w:rsidP="5F807601">
            <w:pPr>
              <w:rPr>
                <w:lang w:val="en-US"/>
              </w:rPr>
            </w:pPr>
            <w:r w:rsidRPr="5F807601">
              <w:rPr>
                <w:lang w:val="en-US"/>
              </w:rPr>
              <w:t>Testing</w:t>
            </w:r>
          </w:p>
          <w:p w14:paraId="00BB0737" w14:textId="380B1A8D" w:rsidR="2CF1C9CA" w:rsidRDefault="2CF1C9CA" w:rsidP="5F807601">
            <w:pPr>
              <w:rPr>
                <w:lang w:val="en-US"/>
              </w:rPr>
            </w:pPr>
            <w:r w:rsidRPr="5F807601">
              <w:rPr>
                <w:lang w:val="en-US"/>
              </w:rPr>
              <w:t>Combination of Secondary and Post-secondary</w:t>
            </w:r>
          </w:p>
          <w:p w14:paraId="198E4CDE" w14:textId="08EB7F95" w:rsidR="2CF1C9CA" w:rsidRDefault="2CF1C9CA" w:rsidP="5F807601">
            <w:pPr>
              <w:rPr>
                <w:lang w:val="en-US"/>
              </w:rPr>
            </w:pPr>
            <w:r w:rsidRPr="5F807601">
              <w:rPr>
                <w:lang w:val="en-US"/>
              </w:rPr>
              <w:t>Other</w:t>
            </w:r>
          </w:p>
        </w:tc>
        <w:tc>
          <w:tcPr>
            <w:tcW w:w="3219" w:type="dxa"/>
            <w:shd w:val="clear" w:color="auto" w:fill="FFFFFF" w:themeFill="background1"/>
          </w:tcPr>
          <w:p w14:paraId="0B6902A4" w14:textId="2F282E04" w:rsidR="5F807601" w:rsidRDefault="3F6F10EE" w:rsidP="5F807601">
            <w:pPr>
              <w:spacing w:line="259" w:lineRule="auto"/>
              <w:rPr>
                <w:lang w:val="en-US"/>
              </w:rPr>
            </w:pPr>
            <w:r w:rsidRPr="5DE32443">
              <w:rPr>
                <w:lang w:val="en-US"/>
              </w:rPr>
              <w:t>Select the Basis of Acceptance when accepting applications</w:t>
            </w:r>
          </w:p>
        </w:tc>
        <w:tc>
          <w:tcPr>
            <w:tcW w:w="4131" w:type="dxa"/>
            <w:shd w:val="clear" w:color="auto" w:fill="FFFFFF" w:themeFill="background1"/>
            <w:tcMar>
              <w:top w:w="115" w:type="dxa"/>
              <w:left w:w="115" w:type="dxa"/>
              <w:bottom w:w="115" w:type="dxa"/>
              <w:right w:w="115" w:type="dxa"/>
            </w:tcMar>
          </w:tcPr>
          <w:p w14:paraId="25A6E19E" w14:textId="37D9F3A4" w:rsidR="5F807601" w:rsidRDefault="5F807601" w:rsidP="5F807601">
            <w:pPr>
              <w:rPr>
                <w:color w:val="FF0000"/>
                <w:lang w:val="en-US"/>
              </w:rPr>
            </w:pPr>
          </w:p>
        </w:tc>
      </w:tr>
      <w:tr w:rsidR="5F807601" w14:paraId="18BA7918" w14:textId="77777777" w:rsidTr="1D243EFC">
        <w:trPr>
          <w:trHeight w:val="288"/>
        </w:trPr>
        <w:tc>
          <w:tcPr>
            <w:tcW w:w="1311" w:type="dxa"/>
            <w:shd w:val="clear" w:color="auto" w:fill="FFFFFF" w:themeFill="background1"/>
          </w:tcPr>
          <w:p w14:paraId="7309253C" w14:textId="381C01A7" w:rsidR="5F807601" w:rsidRDefault="5F807601" w:rsidP="5F807601"/>
        </w:tc>
        <w:tc>
          <w:tcPr>
            <w:tcW w:w="2803" w:type="dxa"/>
            <w:shd w:val="clear" w:color="auto" w:fill="FFFFFF" w:themeFill="background1"/>
          </w:tcPr>
          <w:p w14:paraId="433825DF" w14:textId="22DF0336" w:rsidR="54F8E861" w:rsidRDefault="54F8E861" w:rsidP="5F807601">
            <w:r>
              <w:t>Offer Active Date</w:t>
            </w:r>
          </w:p>
        </w:tc>
        <w:tc>
          <w:tcPr>
            <w:tcW w:w="2805" w:type="dxa"/>
            <w:shd w:val="clear" w:color="auto" w:fill="FFFFFF" w:themeFill="background1"/>
            <w:tcMar>
              <w:top w:w="115" w:type="dxa"/>
              <w:left w:w="115" w:type="dxa"/>
              <w:bottom w:w="115" w:type="dxa"/>
              <w:right w:w="115" w:type="dxa"/>
            </w:tcMar>
          </w:tcPr>
          <w:p w14:paraId="2E404ABE" w14:textId="564ADB73" w:rsidR="54F8E861" w:rsidRDefault="54F8E861" w:rsidP="5F807601">
            <w:pPr>
              <w:rPr>
                <w:lang w:val="en-US"/>
              </w:rPr>
            </w:pPr>
            <w:r w:rsidRPr="5F807601">
              <w:rPr>
                <w:lang w:val="en-US"/>
              </w:rPr>
              <w:t>Date</w:t>
            </w:r>
          </w:p>
        </w:tc>
        <w:tc>
          <w:tcPr>
            <w:tcW w:w="2991" w:type="dxa"/>
            <w:shd w:val="clear" w:color="auto" w:fill="FFFFFF" w:themeFill="background1"/>
          </w:tcPr>
          <w:p w14:paraId="1FE2F510" w14:textId="2E2F4AE3" w:rsidR="5F807601" w:rsidRDefault="5F807601" w:rsidP="5F807601">
            <w:pPr>
              <w:rPr>
                <w:lang w:val="en-US"/>
              </w:rPr>
            </w:pPr>
          </w:p>
        </w:tc>
        <w:tc>
          <w:tcPr>
            <w:tcW w:w="3219" w:type="dxa"/>
            <w:shd w:val="clear" w:color="auto" w:fill="FFFFFF" w:themeFill="background1"/>
          </w:tcPr>
          <w:p w14:paraId="79F1F8E4" w14:textId="0870AF31" w:rsidR="54F8E861" w:rsidRDefault="754DD54F" w:rsidP="5DE32443">
            <w:pPr>
              <w:spacing w:line="259" w:lineRule="auto"/>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393368C5" w14:textId="55B7D2E1" w:rsidR="5F807601" w:rsidRDefault="754DD54F" w:rsidP="5DE32443">
            <w:pPr>
              <w:rPr>
                <w:lang w:val="en-US"/>
              </w:rPr>
            </w:pPr>
            <w:r w:rsidRPr="5DE32443">
              <w:rPr>
                <w:lang w:val="en-US"/>
              </w:rPr>
              <w:t>Will inherit from the APOI</w:t>
            </w:r>
          </w:p>
        </w:tc>
      </w:tr>
      <w:tr w:rsidR="5F807601" w14:paraId="7CD3F69D" w14:textId="77777777" w:rsidTr="1D243EFC">
        <w:trPr>
          <w:trHeight w:val="288"/>
        </w:trPr>
        <w:tc>
          <w:tcPr>
            <w:tcW w:w="1311" w:type="dxa"/>
            <w:shd w:val="clear" w:color="auto" w:fill="FFFFFF" w:themeFill="background1"/>
          </w:tcPr>
          <w:p w14:paraId="2EEC142B" w14:textId="1DD69BA0" w:rsidR="5F807601" w:rsidRDefault="5F807601" w:rsidP="5F807601"/>
        </w:tc>
        <w:tc>
          <w:tcPr>
            <w:tcW w:w="2803" w:type="dxa"/>
            <w:shd w:val="clear" w:color="auto" w:fill="FFFFFF" w:themeFill="background1"/>
          </w:tcPr>
          <w:p w14:paraId="66D82C9C" w14:textId="117B8FC2" w:rsidR="54F8E861" w:rsidRDefault="54F8E861" w:rsidP="5F807601">
            <w:r>
              <w:t xml:space="preserve">Offer </w:t>
            </w:r>
            <w:r w:rsidR="18FCB909">
              <w:t xml:space="preserve">Expiry Date - </w:t>
            </w:r>
            <w:r>
              <w:t xml:space="preserve">Soft </w:t>
            </w:r>
          </w:p>
        </w:tc>
        <w:tc>
          <w:tcPr>
            <w:tcW w:w="2805" w:type="dxa"/>
            <w:shd w:val="clear" w:color="auto" w:fill="FFFFFF" w:themeFill="background1"/>
            <w:tcMar>
              <w:top w:w="115" w:type="dxa"/>
              <w:left w:w="115" w:type="dxa"/>
              <w:bottom w:w="115" w:type="dxa"/>
              <w:right w:w="115" w:type="dxa"/>
            </w:tcMar>
          </w:tcPr>
          <w:p w14:paraId="1FCE8BE9" w14:textId="689816EB" w:rsidR="54F8E861" w:rsidRDefault="54F8E861" w:rsidP="5F807601">
            <w:pPr>
              <w:rPr>
                <w:lang w:val="en-US"/>
              </w:rPr>
            </w:pPr>
            <w:r w:rsidRPr="5F807601">
              <w:rPr>
                <w:lang w:val="en-US"/>
              </w:rPr>
              <w:t>Date</w:t>
            </w:r>
          </w:p>
        </w:tc>
        <w:tc>
          <w:tcPr>
            <w:tcW w:w="2991" w:type="dxa"/>
            <w:shd w:val="clear" w:color="auto" w:fill="FFFFFF" w:themeFill="background1"/>
          </w:tcPr>
          <w:p w14:paraId="729986A7" w14:textId="36C23ECA" w:rsidR="5F807601" w:rsidRDefault="5F807601" w:rsidP="5F807601">
            <w:pPr>
              <w:rPr>
                <w:lang w:val="en-US"/>
              </w:rPr>
            </w:pPr>
          </w:p>
        </w:tc>
        <w:tc>
          <w:tcPr>
            <w:tcW w:w="3219" w:type="dxa"/>
            <w:shd w:val="clear" w:color="auto" w:fill="FFFFFF" w:themeFill="background1"/>
          </w:tcPr>
          <w:p w14:paraId="0C0126B2" w14:textId="2FEB036E" w:rsidR="54F8E861" w:rsidRDefault="54F8E861" w:rsidP="5F807601">
            <w:pPr>
              <w:spacing w:line="259" w:lineRule="auto"/>
              <w:rPr>
                <w:lang w:val="en-US"/>
              </w:rPr>
            </w:pPr>
            <w:r w:rsidRPr="5F807601">
              <w:rPr>
                <w:b/>
                <w:bCs/>
                <w:lang w:val="en-US"/>
              </w:rPr>
              <w:t>Domestic</w:t>
            </w:r>
            <w:r w:rsidRPr="5F807601">
              <w:rPr>
                <w:lang w:val="en-US"/>
              </w:rPr>
              <w:t xml:space="preserve"> no action, will update based on ruleset to reflect when the offer is granted</w:t>
            </w:r>
          </w:p>
          <w:p w14:paraId="4D944885" w14:textId="24C72EF6" w:rsidR="54F8E861" w:rsidRDefault="54F8E861" w:rsidP="5F807601">
            <w:pPr>
              <w:spacing w:line="259" w:lineRule="auto"/>
              <w:rPr>
                <w:lang w:val="en-US"/>
              </w:rPr>
            </w:pPr>
            <w:r w:rsidRPr="5F807601">
              <w:rPr>
                <w:b/>
                <w:bCs/>
                <w:lang w:val="en-US"/>
              </w:rPr>
              <w:t xml:space="preserve">International </w:t>
            </w:r>
            <w:r w:rsidRPr="5F807601">
              <w:rPr>
                <w:lang w:val="en-US"/>
              </w:rPr>
              <w:t>assign a date for each accepted applicant manually</w:t>
            </w:r>
          </w:p>
        </w:tc>
        <w:tc>
          <w:tcPr>
            <w:tcW w:w="4131" w:type="dxa"/>
            <w:shd w:val="clear" w:color="auto" w:fill="FFFFFF" w:themeFill="background1"/>
            <w:tcMar>
              <w:top w:w="115" w:type="dxa"/>
              <w:left w:w="115" w:type="dxa"/>
              <w:bottom w:w="115" w:type="dxa"/>
              <w:right w:w="115" w:type="dxa"/>
            </w:tcMar>
          </w:tcPr>
          <w:p w14:paraId="3550AF71" w14:textId="440DA1F1" w:rsidR="5F807601" w:rsidRDefault="5F807601" w:rsidP="5F807601">
            <w:pPr>
              <w:rPr>
                <w:color w:val="FF0000"/>
                <w:lang w:val="en-US"/>
              </w:rPr>
            </w:pPr>
          </w:p>
        </w:tc>
      </w:tr>
      <w:tr w:rsidR="5F807601" w14:paraId="0E7E3C9A" w14:textId="77777777" w:rsidTr="1D243EFC">
        <w:trPr>
          <w:trHeight w:val="288"/>
        </w:trPr>
        <w:tc>
          <w:tcPr>
            <w:tcW w:w="1311" w:type="dxa"/>
            <w:shd w:val="clear" w:color="auto" w:fill="FFFFFF" w:themeFill="background1"/>
          </w:tcPr>
          <w:p w14:paraId="44EA0362" w14:textId="0C24B68E" w:rsidR="5F807601" w:rsidRDefault="5F807601" w:rsidP="5F807601"/>
        </w:tc>
        <w:tc>
          <w:tcPr>
            <w:tcW w:w="2803" w:type="dxa"/>
            <w:shd w:val="clear" w:color="auto" w:fill="FFFFFF" w:themeFill="background1"/>
          </w:tcPr>
          <w:p w14:paraId="251F4906" w14:textId="6FEE246B" w:rsidR="0422C867" w:rsidRDefault="0422C867" w:rsidP="5F807601">
            <w:r>
              <w:t>Offer Expiry Date – Hard</w:t>
            </w:r>
          </w:p>
        </w:tc>
        <w:tc>
          <w:tcPr>
            <w:tcW w:w="2805" w:type="dxa"/>
            <w:shd w:val="clear" w:color="auto" w:fill="FFFFFF" w:themeFill="background1"/>
            <w:tcMar>
              <w:top w:w="115" w:type="dxa"/>
              <w:left w:w="115" w:type="dxa"/>
              <w:bottom w:w="115" w:type="dxa"/>
              <w:right w:w="115" w:type="dxa"/>
            </w:tcMar>
          </w:tcPr>
          <w:p w14:paraId="345055BD" w14:textId="58767314" w:rsidR="0422C867" w:rsidRDefault="0422C867" w:rsidP="5F807601">
            <w:pPr>
              <w:rPr>
                <w:lang w:val="en-US"/>
              </w:rPr>
            </w:pPr>
            <w:r w:rsidRPr="5F807601">
              <w:rPr>
                <w:lang w:val="en-US"/>
              </w:rPr>
              <w:t>Date</w:t>
            </w:r>
          </w:p>
        </w:tc>
        <w:tc>
          <w:tcPr>
            <w:tcW w:w="2991" w:type="dxa"/>
            <w:shd w:val="clear" w:color="auto" w:fill="FFFFFF" w:themeFill="background1"/>
          </w:tcPr>
          <w:p w14:paraId="201EEDF8" w14:textId="3B5E8FB0" w:rsidR="5F807601" w:rsidRDefault="5F807601" w:rsidP="5F807601">
            <w:pPr>
              <w:rPr>
                <w:lang w:val="en-US"/>
              </w:rPr>
            </w:pPr>
          </w:p>
        </w:tc>
        <w:tc>
          <w:tcPr>
            <w:tcW w:w="3219" w:type="dxa"/>
            <w:shd w:val="clear" w:color="auto" w:fill="FFFFFF" w:themeFill="background1"/>
          </w:tcPr>
          <w:p w14:paraId="05DB503B" w14:textId="0870AF31" w:rsidR="5DE32443" w:rsidRDefault="5DE32443" w:rsidP="5DE32443">
            <w:pPr>
              <w:spacing w:line="259" w:lineRule="auto"/>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1F3B58AF" w14:textId="55B7D2E1" w:rsidR="5DE32443" w:rsidRDefault="5DE32443" w:rsidP="5DE32443">
            <w:pPr>
              <w:rPr>
                <w:lang w:val="en-US"/>
              </w:rPr>
            </w:pPr>
            <w:r w:rsidRPr="5DE32443">
              <w:rPr>
                <w:lang w:val="en-US"/>
              </w:rPr>
              <w:t>Will inherit from the APOI</w:t>
            </w:r>
          </w:p>
        </w:tc>
      </w:tr>
      <w:tr w:rsidR="5F807601" w14:paraId="01DF2B93" w14:textId="77777777" w:rsidTr="1D243EFC">
        <w:trPr>
          <w:trHeight w:val="288"/>
        </w:trPr>
        <w:tc>
          <w:tcPr>
            <w:tcW w:w="17260" w:type="dxa"/>
            <w:gridSpan w:val="6"/>
            <w:shd w:val="clear" w:color="auto" w:fill="C5E0B3" w:themeFill="accent6" w:themeFillTint="66"/>
          </w:tcPr>
          <w:p w14:paraId="6F1D2337" w14:textId="1DCBA63B" w:rsidR="564FA104" w:rsidRDefault="564FA104" w:rsidP="5F807601">
            <w:r w:rsidRPr="5F807601">
              <w:rPr>
                <w:b/>
                <w:bCs/>
              </w:rPr>
              <w:t>Exposed T&amp;C</w:t>
            </w:r>
          </w:p>
        </w:tc>
      </w:tr>
      <w:tr w:rsidR="5F807601" w14:paraId="3F1AAD04" w14:textId="77777777" w:rsidTr="1D243EFC">
        <w:trPr>
          <w:trHeight w:val="288"/>
        </w:trPr>
        <w:tc>
          <w:tcPr>
            <w:tcW w:w="1311" w:type="dxa"/>
            <w:shd w:val="clear" w:color="auto" w:fill="FFFFFF" w:themeFill="background1"/>
          </w:tcPr>
          <w:p w14:paraId="06CFC5A9" w14:textId="51FD65D0" w:rsidR="5F807601" w:rsidRDefault="5F807601" w:rsidP="5F807601"/>
        </w:tc>
        <w:tc>
          <w:tcPr>
            <w:tcW w:w="2803" w:type="dxa"/>
            <w:shd w:val="clear" w:color="auto" w:fill="FFFFFF" w:themeFill="background1"/>
          </w:tcPr>
          <w:p w14:paraId="53B3F02F" w14:textId="30BD63ED" w:rsidR="5F807601" w:rsidRDefault="5F807601" w:rsidP="5F807601"/>
        </w:tc>
        <w:tc>
          <w:tcPr>
            <w:tcW w:w="2805" w:type="dxa"/>
            <w:shd w:val="clear" w:color="auto" w:fill="FFFFFF" w:themeFill="background1"/>
            <w:tcMar>
              <w:top w:w="115" w:type="dxa"/>
              <w:left w:w="115" w:type="dxa"/>
              <w:bottom w:w="115" w:type="dxa"/>
              <w:right w:w="115" w:type="dxa"/>
            </w:tcMar>
          </w:tcPr>
          <w:p w14:paraId="41B5B165" w14:textId="0CD63D1E" w:rsidR="5F807601" w:rsidRDefault="5F807601" w:rsidP="5F807601">
            <w:pPr>
              <w:rPr>
                <w:lang w:val="en-US"/>
              </w:rPr>
            </w:pPr>
          </w:p>
        </w:tc>
        <w:tc>
          <w:tcPr>
            <w:tcW w:w="2991" w:type="dxa"/>
            <w:shd w:val="clear" w:color="auto" w:fill="FFFFFF" w:themeFill="background1"/>
          </w:tcPr>
          <w:p w14:paraId="55B7B8B9" w14:textId="516C5702" w:rsidR="5F807601" w:rsidRDefault="5F807601" w:rsidP="5F807601">
            <w:pPr>
              <w:rPr>
                <w:lang w:val="en-US"/>
              </w:rPr>
            </w:pPr>
          </w:p>
        </w:tc>
        <w:tc>
          <w:tcPr>
            <w:tcW w:w="3219" w:type="dxa"/>
            <w:shd w:val="clear" w:color="auto" w:fill="FFFFFF" w:themeFill="background1"/>
          </w:tcPr>
          <w:p w14:paraId="6AD19951" w14:textId="68F0CE7F" w:rsidR="564FA104" w:rsidRDefault="564FA104" w:rsidP="5F807601">
            <w:pPr>
              <w:spacing w:line="259" w:lineRule="auto"/>
              <w:rPr>
                <w:lang w:val="en-US"/>
              </w:rPr>
            </w:pPr>
            <w:r w:rsidRPr="5F807601">
              <w:rPr>
                <w:lang w:val="en-US"/>
              </w:rPr>
              <w:t>No action</w:t>
            </w:r>
          </w:p>
        </w:tc>
        <w:tc>
          <w:tcPr>
            <w:tcW w:w="4131" w:type="dxa"/>
            <w:shd w:val="clear" w:color="auto" w:fill="FFFFFF" w:themeFill="background1"/>
            <w:tcMar>
              <w:top w:w="115" w:type="dxa"/>
              <w:left w:w="115" w:type="dxa"/>
              <w:bottom w:w="115" w:type="dxa"/>
              <w:right w:w="115" w:type="dxa"/>
            </w:tcMar>
          </w:tcPr>
          <w:p w14:paraId="48102539" w14:textId="52F4BC8A" w:rsidR="564FA104" w:rsidRDefault="564FA104" w:rsidP="5F807601">
            <w:pPr>
              <w:spacing w:line="259" w:lineRule="auto"/>
              <w:rPr>
                <w:lang w:val="en-US"/>
              </w:rPr>
            </w:pPr>
            <w:r w:rsidRPr="5F807601">
              <w:rPr>
                <w:lang w:val="en-US"/>
              </w:rPr>
              <w:t>Informational only, will show what T&amp;Cs the applicant has accepted in the Apply Now Portal or Application Checklist screens</w:t>
            </w:r>
          </w:p>
        </w:tc>
      </w:tr>
      <w:tr w:rsidR="5F807601" w14:paraId="7892E8D7" w14:textId="77777777" w:rsidTr="1D243EFC">
        <w:trPr>
          <w:trHeight w:val="288"/>
        </w:trPr>
        <w:tc>
          <w:tcPr>
            <w:tcW w:w="17260" w:type="dxa"/>
            <w:gridSpan w:val="6"/>
            <w:shd w:val="clear" w:color="auto" w:fill="C5E0B3" w:themeFill="accent6" w:themeFillTint="66"/>
          </w:tcPr>
          <w:p w14:paraId="5C6D8FD1" w14:textId="439336CE" w:rsidR="564FA104" w:rsidRDefault="564FA104" w:rsidP="5F807601">
            <w:r w:rsidRPr="5F807601">
              <w:rPr>
                <w:b/>
                <w:bCs/>
              </w:rPr>
              <w:t>Milestones</w:t>
            </w:r>
          </w:p>
        </w:tc>
      </w:tr>
      <w:tr w:rsidR="5F807601" w14:paraId="3397D15B" w14:textId="77777777" w:rsidTr="1D243EFC">
        <w:trPr>
          <w:trHeight w:val="288"/>
        </w:trPr>
        <w:tc>
          <w:tcPr>
            <w:tcW w:w="1311" w:type="dxa"/>
            <w:shd w:val="clear" w:color="auto" w:fill="FFFFFF" w:themeFill="background1"/>
          </w:tcPr>
          <w:p w14:paraId="7E92D48F" w14:textId="2AC67CD0" w:rsidR="5F807601" w:rsidRDefault="5F807601" w:rsidP="5F807601"/>
        </w:tc>
        <w:tc>
          <w:tcPr>
            <w:tcW w:w="2803" w:type="dxa"/>
            <w:shd w:val="clear" w:color="auto" w:fill="FFFFFF" w:themeFill="background1"/>
          </w:tcPr>
          <w:p w14:paraId="744E1E73" w14:textId="3DA9F35C" w:rsidR="5F807601" w:rsidRDefault="5F807601" w:rsidP="5F807601"/>
        </w:tc>
        <w:tc>
          <w:tcPr>
            <w:tcW w:w="2805" w:type="dxa"/>
            <w:shd w:val="clear" w:color="auto" w:fill="FFFFFF" w:themeFill="background1"/>
            <w:tcMar>
              <w:top w:w="115" w:type="dxa"/>
              <w:left w:w="115" w:type="dxa"/>
              <w:bottom w:w="115" w:type="dxa"/>
              <w:right w:w="115" w:type="dxa"/>
            </w:tcMar>
          </w:tcPr>
          <w:p w14:paraId="0186D916" w14:textId="0D302775" w:rsidR="5F807601" w:rsidRDefault="5F807601" w:rsidP="5F807601">
            <w:pPr>
              <w:rPr>
                <w:lang w:val="en-US"/>
              </w:rPr>
            </w:pPr>
          </w:p>
        </w:tc>
        <w:tc>
          <w:tcPr>
            <w:tcW w:w="2991" w:type="dxa"/>
            <w:shd w:val="clear" w:color="auto" w:fill="FFFFFF" w:themeFill="background1"/>
          </w:tcPr>
          <w:p w14:paraId="43566D21" w14:textId="4C4403A2" w:rsidR="5F807601" w:rsidRDefault="5F807601" w:rsidP="5F807601">
            <w:pPr>
              <w:rPr>
                <w:lang w:val="en-US"/>
              </w:rPr>
            </w:pPr>
          </w:p>
        </w:tc>
        <w:tc>
          <w:tcPr>
            <w:tcW w:w="3219" w:type="dxa"/>
            <w:shd w:val="clear" w:color="auto" w:fill="FFFFFF" w:themeFill="background1"/>
          </w:tcPr>
          <w:p w14:paraId="2A365D0A" w14:textId="68F0CE7F" w:rsidR="5F807601" w:rsidRDefault="5F807601" w:rsidP="5F807601">
            <w:pPr>
              <w:spacing w:line="259" w:lineRule="auto"/>
              <w:rPr>
                <w:lang w:val="en-US"/>
              </w:rPr>
            </w:pPr>
            <w:r w:rsidRPr="5F807601">
              <w:rPr>
                <w:lang w:val="en-US"/>
              </w:rPr>
              <w:t>No action</w:t>
            </w:r>
          </w:p>
        </w:tc>
        <w:tc>
          <w:tcPr>
            <w:tcW w:w="4131" w:type="dxa"/>
            <w:shd w:val="clear" w:color="auto" w:fill="FFFFFF" w:themeFill="background1"/>
            <w:tcMar>
              <w:top w:w="115" w:type="dxa"/>
              <w:left w:w="115" w:type="dxa"/>
              <w:bottom w:w="115" w:type="dxa"/>
              <w:right w:w="115" w:type="dxa"/>
            </w:tcMar>
          </w:tcPr>
          <w:p w14:paraId="48174711" w14:textId="22D1F5FA" w:rsidR="5F807601" w:rsidRDefault="5F807601" w:rsidP="5F807601">
            <w:pPr>
              <w:spacing w:line="259" w:lineRule="auto"/>
              <w:rPr>
                <w:lang w:val="en-US"/>
              </w:rPr>
            </w:pPr>
            <w:r w:rsidRPr="5F807601">
              <w:rPr>
                <w:lang w:val="en-US"/>
              </w:rPr>
              <w:t xml:space="preserve">Informational only, will show </w:t>
            </w:r>
            <w:r w:rsidR="08AB8B90" w:rsidRPr="5F807601">
              <w:rPr>
                <w:lang w:val="en-US"/>
              </w:rPr>
              <w:t xml:space="preserve">all changes to the Admissions Stage and date </w:t>
            </w:r>
            <w:r w:rsidR="0F1221F4" w:rsidRPr="5F807601">
              <w:rPr>
                <w:lang w:val="en-US"/>
              </w:rPr>
              <w:t>of change</w:t>
            </w:r>
            <w:r w:rsidR="08AB8B90" w:rsidRPr="5F807601">
              <w:rPr>
                <w:lang w:val="en-US"/>
              </w:rPr>
              <w:t xml:space="preserve">. </w:t>
            </w:r>
          </w:p>
          <w:p w14:paraId="68C6ACE9" w14:textId="167E89F3" w:rsidR="08AB8B90" w:rsidRDefault="08AB8B90" w:rsidP="5F807601">
            <w:pPr>
              <w:spacing w:line="259" w:lineRule="auto"/>
              <w:rPr>
                <w:lang w:val="en-US"/>
              </w:rPr>
            </w:pPr>
            <w:r w:rsidRPr="5F807601">
              <w:rPr>
                <w:lang w:val="en-US"/>
              </w:rPr>
              <w:t>Selecting “View” will show you who made the change (created by system or user ID)</w:t>
            </w:r>
          </w:p>
        </w:tc>
      </w:tr>
      <w:tr w:rsidR="5F807601" w14:paraId="2155E4B8" w14:textId="77777777" w:rsidTr="1D243EFC">
        <w:trPr>
          <w:trHeight w:val="288"/>
        </w:trPr>
        <w:tc>
          <w:tcPr>
            <w:tcW w:w="17260" w:type="dxa"/>
            <w:gridSpan w:val="6"/>
            <w:shd w:val="clear" w:color="auto" w:fill="C5E0B3" w:themeFill="accent6" w:themeFillTint="66"/>
          </w:tcPr>
          <w:p w14:paraId="3F47A604" w14:textId="6150D999" w:rsidR="53996B67" w:rsidRDefault="53996B67" w:rsidP="5F807601">
            <w:r w:rsidRPr="5F807601">
              <w:rPr>
                <w:b/>
                <w:bCs/>
              </w:rPr>
              <w:t>Additional Portal Information</w:t>
            </w:r>
          </w:p>
        </w:tc>
      </w:tr>
      <w:tr w:rsidR="5F807601" w14:paraId="4AD12A17" w14:textId="77777777" w:rsidTr="1D243EFC">
        <w:trPr>
          <w:trHeight w:val="288"/>
        </w:trPr>
        <w:tc>
          <w:tcPr>
            <w:tcW w:w="1311" w:type="dxa"/>
            <w:shd w:val="clear" w:color="auto" w:fill="FFFFFF" w:themeFill="background1"/>
          </w:tcPr>
          <w:p w14:paraId="2768E0A1" w14:textId="2105A69A" w:rsidR="5F807601" w:rsidRDefault="5F807601" w:rsidP="5F807601"/>
        </w:tc>
        <w:tc>
          <w:tcPr>
            <w:tcW w:w="2803" w:type="dxa"/>
            <w:shd w:val="clear" w:color="auto" w:fill="FFFFFF" w:themeFill="background1"/>
          </w:tcPr>
          <w:p w14:paraId="697E9812" w14:textId="06C5B948" w:rsidR="53996B67" w:rsidRDefault="53996B67" w:rsidP="5F807601">
            <w:r>
              <w:t>Information Template</w:t>
            </w:r>
          </w:p>
        </w:tc>
        <w:tc>
          <w:tcPr>
            <w:tcW w:w="2805" w:type="dxa"/>
            <w:shd w:val="clear" w:color="auto" w:fill="FFFFFF" w:themeFill="background1"/>
            <w:tcMar>
              <w:top w:w="115" w:type="dxa"/>
              <w:left w:w="115" w:type="dxa"/>
              <w:bottom w:w="115" w:type="dxa"/>
              <w:right w:w="115" w:type="dxa"/>
            </w:tcMar>
          </w:tcPr>
          <w:p w14:paraId="2EA191A2" w14:textId="1194CD93" w:rsidR="53996B67" w:rsidRDefault="53996B67" w:rsidP="5F807601">
            <w:pPr>
              <w:rPr>
                <w:lang w:val="en-US"/>
              </w:rPr>
            </w:pPr>
            <w:r w:rsidRPr="5F807601">
              <w:rPr>
                <w:lang w:val="en-US"/>
              </w:rPr>
              <w:t>LOV</w:t>
            </w:r>
          </w:p>
        </w:tc>
        <w:tc>
          <w:tcPr>
            <w:tcW w:w="2991" w:type="dxa"/>
            <w:shd w:val="clear" w:color="auto" w:fill="FFFFFF" w:themeFill="background1"/>
          </w:tcPr>
          <w:p w14:paraId="2302E7AA" w14:textId="5EF2D94A" w:rsidR="53996B67" w:rsidRDefault="53996B67" w:rsidP="5F807601">
            <w:pPr>
              <w:rPr>
                <w:lang w:val="en-US"/>
              </w:rPr>
            </w:pPr>
            <w:r w:rsidRPr="5F807601">
              <w:rPr>
                <w:lang w:val="en-US"/>
              </w:rPr>
              <w:t>Additional Information Entity</w:t>
            </w:r>
          </w:p>
        </w:tc>
        <w:tc>
          <w:tcPr>
            <w:tcW w:w="3219" w:type="dxa"/>
            <w:shd w:val="clear" w:color="auto" w:fill="FFFFFF" w:themeFill="background1"/>
          </w:tcPr>
          <w:p w14:paraId="0866B7B8" w14:textId="7D682687" w:rsidR="53996B67" w:rsidRDefault="002934E1" w:rsidP="5F807601">
            <w:pPr>
              <w:spacing w:line="259" w:lineRule="auto"/>
              <w:rPr>
                <w:lang w:val="en-US"/>
              </w:rPr>
            </w:pPr>
            <w:r w:rsidRPr="0707C7ED">
              <w:rPr>
                <w:lang w:val="en-US"/>
              </w:rPr>
              <w:t>Start typing and select the appropriate template from the list</w:t>
            </w:r>
          </w:p>
        </w:tc>
        <w:tc>
          <w:tcPr>
            <w:tcW w:w="4131" w:type="dxa"/>
            <w:shd w:val="clear" w:color="auto" w:fill="FFFFFF" w:themeFill="background1"/>
            <w:tcMar>
              <w:top w:w="115" w:type="dxa"/>
              <w:left w:w="115" w:type="dxa"/>
              <w:bottom w:w="115" w:type="dxa"/>
              <w:right w:w="115" w:type="dxa"/>
            </w:tcMar>
          </w:tcPr>
          <w:p w14:paraId="1B20CA19" w14:textId="5EF1F921" w:rsidR="5F807601" w:rsidRDefault="5F807601" w:rsidP="5F807601">
            <w:pPr>
              <w:rPr>
                <w:color w:val="FF0000"/>
                <w:lang w:val="en-US"/>
              </w:rPr>
            </w:pPr>
          </w:p>
        </w:tc>
      </w:tr>
      <w:tr w:rsidR="5F807601" w14:paraId="753F08A2" w14:textId="77777777" w:rsidTr="1D243EFC">
        <w:trPr>
          <w:trHeight w:val="288"/>
        </w:trPr>
        <w:tc>
          <w:tcPr>
            <w:tcW w:w="1311" w:type="dxa"/>
            <w:shd w:val="clear" w:color="auto" w:fill="FFFFFF" w:themeFill="background1"/>
          </w:tcPr>
          <w:p w14:paraId="434BF552" w14:textId="6EE9F7B1" w:rsidR="5F807601" w:rsidRDefault="5F807601" w:rsidP="5F807601"/>
        </w:tc>
        <w:tc>
          <w:tcPr>
            <w:tcW w:w="2803" w:type="dxa"/>
            <w:shd w:val="clear" w:color="auto" w:fill="FFFFFF" w:themeFill="background1"/>
          </w:tcPr>
          <w:p w14:paraId="1DD1F913" w14:textId="3B778AB6" w:rsidR="53996B67" w:rsidRDefault="53996B67" w:rsidP="5F807601">
            <w:r>
              <w:t>Name</w:t>
            </w:r>
          </w:p>
        </w:tc>
        <w:tc>
          <w:tcPr>
            <w:tcW w:w="2805" w:type="dxa"/>
            <w:shd w:val="clear" w:color="auto" w:fill="FFFFFF" w:themeFill="background1"/>
            <w:tcMar>
              <w:top w:w="115" w:type="dxa"/>
              <w:left w:w="115" w:type="dxa"/>
              <w:bottom w:w="115" w:type="dxa"/>
              <w:right w:w="115" w:type="dxa"/>
            </w:tcMar>
          </w:tcPr>
          <w:p w14:paraId="161F1178" w14:textId="01784E9C" w:rsidR="53996B67" w:rsidRDefault="53996B67" w:rsidP="5F807601">
            <w:pPr>
              <w:rPr>
                <w:lang w:val="en-US"/>
              </w:rPr>
            </w:pPr>
            <w:r w:rsidRPr="5F807601">
              <w:rPr>
                <w:lang w:val="en-US"/>
              </w:rPr>
              <w:t>Open text</w:t>
            </w:r>
          </w:p>
        </w:tc>
        <w:tc>
          <w:tcPr>
            <w:tcW w:w="2991" w:type="dxa"/>
            <w:shd w:val="clear" w:color="auto" w:fill="FFFFFF" w:themeFill="background1"/>
          </w:tcPr>
          <w:p w14:paraId="343CC64F" w14:textId="5EF2D94A" w:rsidR="53996B67" w:rsidRDefault="53996B67" w:rsidP="5F807601">
            <w:pPr>
              <w:rPr>
                <w:lang w:val="en-US"/>
              </w:rPr>
            </w:pPr>
            <w:r w:rsidRPr="5F807601">
              <w:rPr>
                <w:lang w:val="en-US"/>
              </w:rPr>
              <w:t>Additional Information Entity</w:t>
            </w:r>
          </w:p>
          <w:p w14:paraId="76C890C1" w14:textId="0653D0F0" w:rsidR="5F807601" w:rsidRDefault="5F807601" w:rsidP="5F807601">
            <w:pPr>
              <w:rPr>
                <w:lang w:val="en-US"/>
              </w:rPr>
            </w:pPr>
          </w:p>
        </w:tc>
        <w:tc>
          <w:tcPr>
            <w:tcW w:w="3219" w:type="dxa"/>
            <w:shd w:val="clear" w:color="auto" w:fill="FFFFFF" w:themeFill="background1"/>
          </w:tcPr>
          <w:p w14:paraId="283D56CC" w14:textId="08C57871" w:rsidR="53996B67" w:rsidRDefault="65CA72EA" w:rsidP="5F807601">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215670D9" w14:textId="125924F2" w:rsidR="5DE32443" w:rsidRDefault="5DE32443" w:rsidP="5DE32443">
            <w:pPr>
              <w:spacing w:line="259" w:lineRule="auto"/>
              <w:rPr>
                <w:lang w:val="en-US"/>
              </w:rPr>
            </w:pPr>
            <w:r w:rsidRPr="5DE32443">
              <w:rPr>
                <w:lang w:val="en-US"/>
              </w:rPr>
              <w:t>Will auto-fill from the Additional Information template, but does allow editing</w:t>
            </w:r>
          </w:p>
        </w:tc>
      </w:tr>
      <w:tr w:rsidR="5F807601" w14:paraId="4D2340BA" w14:textId="77777777" w:rsidTr="1D243EFC">
        <w:trPr>
          <w:trHeight w:val="288"/>
        </w:trPr>
        <w:tc>
          <w:tcPr>
            <w:tcW w:w="1311" w:type="dxa"/>
            <w:shd w:val="clear" w:color="auto" w:fill="FFFFFF" w:themeFill="background1"/>
          </w:tcPr>
          <w:p w14:paraId="7FA9F835" w14:textId="70057E85" w:rsidR="5F807601" w:rsidRDefault="5F807601" w:rsidP="5F807601"/>
        </w:tc>
        <w:tc>
          <w:tcPr>
            <w:tcW w:w="2803" w:type="dxa"/>
            <w:shd w:val="clear" w:color="auto" w:fill="FFFFFF" w:themeFill="background1"/>
          </w:tcPr>
          <w:p w14:paraId="60BDD088" w14:textId="50BA7349" w:rsidR="53996B67" w:rsidRDefault="53996B67" w:rsidP="5F807601">
            <w:r>
              <w:t>Description</w:t>
            </w:r>
          </w:p>
        </w:tc>
        <w:tc>
          <w:tcPr>
            <w:tcW w:w="2805" w:type="dxa"/>
            <w:shd w:val="clear" w:color="auto" w:fill="FFFFFF" w:themeFill="background1"/>
            <w:tcMar>
              <w:top w:w="115" w:type="dxa"/>
              <w:left w:w="115" w:type="dxa"/>
              <w:bottom w:w="115" w:type="dxa"/>
              <w:right w:w="115" w:type="dxa"/>
            </w:tcMar>
          </w:tcPr>
          <w:p w14:paraId="608EE47A" w14:textId="6BE840B4" w:rsidR="53996B67" w:rsidRDefault="53996B67" w:rsidP="5F807601">
            <w:pPr>
              <w:rPr>
                <w:lang w:val="en-US"/>
              </w:rPr>
            </w:pPr>
            <w:r w:rsidRPr="5F807601">
              <w:rPr>
                <w:lang w:val="en-US"/>
              </w:rPr>
              <w:t>Open text</w:t>
            </w:r>
          </w:p>
        </w:tc>
        <w:tc>
          <w:tcPr>
            <w:tcW w:w="2991" w:type="dxa"/>
            <w:shd w:val="clear" w:color="auto" w:fill="FFFFFF" w:themeFill="background1"/>
          </w:tcPr>
          <w:p w14:paraId="1412D4E6" w14:textId="5EF2D94A" w:rsidR="53996B67" w:rsidRDefault="53996B67" w:rsidP="5F807601">
            <w:pPr>
              <w:rPr>
                <w:lang w:val="en-US"/>
              </w:rPr>
            </w:pPr>
            <w:r w:rsidRPr="5F807601">
              <w:rPr>
                <w:lang w:val="en-US"/>
              </w:rPr>
              <w:t>Additional Information Entity</w:t>
            </w:r>
          </w:p>
          <w:p w14:paraId="7EEF3149" w14:textId="2F42AC48" w:rsidR="5F807601" w:rsidRDefault="5F807601" w:rsidP="5F807601">
            <w:pPr>
              <w:rPr>
                <w:lang w:val="en-US"/>
              </w:rPr>
            </w:pPr>
          </w:p>
        </w:tc>
        <w:tc>
          <w:tcPr>
            <w:tcW w:w="3219" w:type="dxa"/>
            <w:shd w:val="clear" w:color="auto" w:fill="FFFFFF" w:themeFill="background1"/>
          </w:tcPr>
          <w:p w14:paraId="188123DC" w14:textId="479610BA" w:rsidR="53996B67" w:rsidRDefault="6C31094E" w:rsidP="5F807601">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66C45848" w14:textId="57EBEE5A" w:rsidR="5DE32443" w:rsidRDefault="5DE32443" w:rsidP="5DE32443">
            <w:pPr>
              <w:spacing w:line="259" w:lineRule="auto"/>
              <w:rPr>
                <w:lang w:val="en-US"/>
              </w:rPr>
            </w:pPr>
            <w:r w:rsidRPr="5DE32443">
              <w:rPr>
                <w:lang w:val="en-US"/>
              </w:rPr>
              <w:t>Will auto-fill from the Additional Information template, but does allow editing</w:t>
            </w:r>
            <w:r>
              <w:br/>
            </w:r>
            <w:r w:rsidR="02F77C43" w:rsidRPr="5DE32443">
              <w:rPr>
                <w:i/>
                <w:iCs/>
                <w:lang w:val="en-US"/>
              </w:rPr>
              <w:t>Not visible to applicants</w:t>
            </w:r>
          </w:p>
        </w:tc>
      </w:tr>
      <w:tr w:rsidR="5F807601" w14:paraId="3D06A196" w14:textId="77777777" w:rsidTr="1D243EFC">
        <w:trPr>
          <w:trHeight w:val="288"/>
        </w:trPr>
        <w:tc>
          <w:tcPr>
            <w:tcW w:w="1311" w:type="dxa"/>
            <w:shd w:val="clear" w:color="auto" w:fill="FFFFFF" w:themeFill="background1"/>
          </w:tcPr>
          <w:p w14:paraId="34C2AC73" w14:textId="00102514" w:rsidR="5F807601" w:rsidRDefault="5F807601" w:rsidP="5F807601"/>
        </w:tc>
        <w:tc>
          <w:tcPr>
            <w:tcW w:w="2803" w:type="dxa"/>
            <w:shd w:val="clear" w:color="auto" w:fill="FFFFFF" w:themeFill="background1"/>
          </w:tcPr>
          <w:p w14:paraId="79160B50" w14:textId="48E0C675" w:rsidR="53996B67" w:rsidRDefault="53996B67" w:rsidP="5F807601">
            <w:r>
              <w:t>Display at Admissions Stages</w:t>
            </w:r>
          </w:p>
        </w:tc>
        <w:tc>
          <w:tcPr>
            <w:tcW w:w="2805" w:type="dxa"/>
            <w:shd w:val="clear" w:color="auto" w:fill="FFFFFF" w:themeFill="background1"/>
            <w:tcMar>
              <w:top w:w="115" w:type="dxa"/>
              <w:left w:w="115" w:type="dxa"/>
              <w:bottom w:w="115" w:type="dxa"/>
              <w:right w:w="115" w:type="dxa"/>
            </w:tcMar>
          </w:tcPr>
          <w:p w14:paraId="413E6254" w14:textId="0EA874A4" w:rsidR="53996B67" w:rsidRDefault="53996B67" w:rsidP="5F807601">
            <w:pPr>
              <w:rPr>
                <w:lang w:val="en-US"/>
              </w:rPr>
            </w:pPr>
            <w:r w:rsidRPr="5F807601">
              <w:rPr>
                <w:lang w:val="en-US"/>
              </w:rPr>
              <w:t>LOV</w:t>
            </w:r>
          </w:p>
        </w:tc>
        <w:tc>
          <w:tcPr>
            <w:tcW w:w="2991" w:type="dxa"/>
            <w:shd w:val="clear" w:color="auto" w:fill="FFFFFF" w:themeFill="background1"/>
          </w:tcPr>
          <w:p w14:paraId="61AD3ABD" w14:textId="6D2E3341" w:rsidR="53996B67" w:rsidRDefault="53996B67" w:rsidP="5F807601">
            <w:pPr>
              <w:rPr>
                <w:lang w:val="en-US"/>
              </w:rPr>
            </w:pPr>
            <w:r w:rsidRPr="5F807601">
              <w:rPr>
                <w:lang w:val="en-US"/>
              </w:rPr>
              <w:t>Admissions Stage Entity</w:t>
            </w:r>
          </w:p>
        </w:tc>
        <w:tc>
          <w:tcPr>
            <w:tcW w:w="3219" w:type="dxa"/>
            <w:shd w:val="clear" w:color="auto" w:fill="FFFFFF" w:themeFill="background1"/>
          </w:tcPr>
          <w:p w14:paraId="07CC7DBE" w14:textId="6ECCBBB0" w:rsidR="53996B67" w:rsidRDefault="5E8A9E7C" w:rsidP="5F807601">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0BED799F" w14:textId="129A0B72" w:rsidR="5DE32443" w:rsidRDefault="5DE32443" w:rsidP="5DE32443">
            <w:pPr>
              <w:spacing w:line="259" w:lineRule="auto"/>
              <w:rPr>
                <w:lang w:val="en-US"/>
              </w:rPr>
            </w:pPr>
            <w:r w:rsidRPr="5DE32443">
              <w:rPr>
                <w:lang w:val="en-US"/>
              </w:rPr>
              <w:t>Will auto-fill from the Additional Information template, but does allow editing</w:t>
            </w:r>
          </w:p>
        </w:tc>
      </w:tr>
      <w:tr w:rsidR="5F807601" w14:paraId="327E8661" w14:textId="77777777" w:rsidTr="1D243EFC">
        <w:trPr>
          <w:trHeight w:val="288"/>
        </w:trPr>
        <w:tc>
          <w:tcPr>
            <w:tcW w:w="1311" w:type="dxa"/>
            <w:shd w:val="clear" w:color="auto" w:fill="FFFFFF" w:themeFill="background1"/>
          </w:tcPr>
          <w:p w14:paraId="5EC9CAB9" w14:textId="2C6FD782" w:rsidR="5F807601" w:rsidRDefault="5F807601" w:rsidP="5F807601"/>
        </w:tc>
        <w:tc>
          <w:tcPr>
            <w:tcW w:w="2803" w:type="dxa"/>
            <w:shd w:val="clear" w:color="auto" w:fill="FFFFFF" w:themeFill="background1"/>
          </w:tcPr>
          <w:p w14:paraId="680D4DB6" w14:textId="7FFBD02B" w:rsidR="53996B67" w:rsidRDefault="53996B67" w:rsidP="5F807601">
            <w:r>
              <w:t>Sort Order</w:t>
            </w:r>
          </w:p>
        </w:tc>
        <w:tc>
          <w:tcPr>
            <w:tcW w:w="2805" w:type="dxa"/>
            <w:shd w:val="clear" w:color="auto" w:fill="FFFFFF" w:themeFill="background1"/>
            <w:tcMar>
              <w:top w:w="115" w:type="dxa"/>
              <w:left w:w="115" w:type="dxa"/>
              <w:bottom w:w="115" w:type="dxa"/>
              <w:right w:w="115" w:type="dxa"/>
            </w:tcMar>
          </w:tcPr>
          <w:p w14:paraId="685837E3" w14:textId="7E1C1562" w:rsidR="53996B67" w:rsidRDefault="53996B67" w:rsidP="5F807601">
            <w:pPr>
              <w:rPr>
                <w:lang w:val="en-US"/>
              </w:rPr>
            </w:pPr>
            <w:r w:rsidRPr="5F807601">
              <w:rPr>
                <w:lang w:val="en-US"/>
              </w:rPr>
              <w:t>Number</w:t>
            </w:r>
          </w:p>
        </w:tc>
        <w:tc>
          <w:tcPr>
            <w:tcW w:w="2991" w:type="dxa"/>
            <w:shd w:val="clear" w:color="auto" w:fill="FFFFFF" w:themeFill="background1"/>
          </w:tcPr>
          <w:p w14:paraId="6D84DF24" w14:textId="396DBCD4" w:rsidR="5F807601" w:rsidRDefault="5F807601" w:rsidP="5F807601">
            <w:pPr>
              <w:rPr>
                <w:lang w:val="en-US"/>
              </w:rPr>
            </w:pPr>
          </w:p>
        </w:tc>
        <w:tc>
          <w:tcPr>
            <w:tcW w:w="3219" w:type="dxa"/>
            <w:shd w:val="clear" w:color="auto" w:fill="FFFFFF" w:themeFill="background1"/>
          </w:tcPr>
          <w:p w14:paraId="5304AF79" w14:textId="057D7EDF" w:rsidR="53996B67" w:rsidRDefault="2FA4E46D" w:rsidP="5F807601">
            <w:pPr>
              <w:spacing w:line="259" w:lineRule="auto"/>
              <w:rPr>
                <w:lang w:val="en-US"/>
              </w:rPr>
            </w:pPr>
            <w:r w:rsidRPr="5DE32443">
              <w:rPr>
                <w:lang w:val="en-US"/>
              </w:rPr>
              <w:t>Optional</w:t>
            </w:r>
            <w:r w:rsidR="1283C41E" w:rsidRPr="5DE32443">
              <w:rPr>
                <w:lang w:val="en-US"/>
              </w:rPr>
              <w:t xml:space="preserve"> action</w:t>
            </w:r>
            <w:r w:rsidR="5614A977" w:rsidRPr="5DE32443">
              <w:rPr>
                <w:lang w:val="en-US"/>
              </w:rPr>
              <w:t>: may be updated if an applicant has multiple “Additional Information” sections on the portal to prioritize one message above the others</w:t>
            </w:r>
          </w:p>
        </w:tc>
        <w:tc>
          <w:tcPr>
            <w:tcW w:w="4131" w:type="dxa"/>
            <w:shd w:val="clear" w:color="auto" w:fill="FFFFFF" w:themeFill="background1"/>
            <w:tcMar>
              <w:top w:w="115" w:type="dxa"/>
              <w:left w:w="115" w:type="dxa"/>
              <w:bottom w:w="115" w:type="dxa"/>
              <w:right w:w="115" w:type="dxa"/>
            </w:tcMar>
          </w:tcPr>
          <w:p w14:paraId="06DC8DD0" w14:textId="1B54A498" w:rsidR="5DE32443" w:rsidRDefault="5DE32443" w:rsidP="5DE32443">
            <w:pPr>
              <w:spacing w:line="259" w:lineRule="auto"/>
              <w:rPr>
                <w:lang w:val="en-US"/>
              </w:rPr>
            </w:pPr>
            <w:r w:rsidRPr="5DE32443">
              <w:rPr>
                <w:lang w:val="en-US"/>
              </w:rPr>
              <w:t>Will auto-fill as 0</w:t>
            </w:r>
          </w:p>
        </w:tc>
      </w:tr>
      <w:tr w:rsidR="5F807601" w14:paraId="4AD578DB" w14:textId="77777777" w:rsidTr="1D243EFC">
        <w:trPr>
          <w:trHeight w:val="288"/>
        </w:trPr>
        <w:tc>
          <w:tcPr>
            <w:tcW w:w="1311" w:type="dxa"/>
            <w:shd w:val="clear" w:color="auto" w:fill="FFFFFF" w:themeFill="background1"/>
          </w:tcPr>
          <w:p w14:paraId="6D65436B" w14:textId="6CD32996" w:rsidR="5F807601" w:rsidRDefault="5F807601" w:rsidP="5F807601"/>
        </w:tc>
        <w:tc>
          <w:tcPr>
            <w:tcW w:w="2803" w:type="dxa"/>
            <w:shd w:val="clear" w:color="auto" w:fill="FFFFFF" w:themeFill="background1"/>
          </w:tcPr>
          <w:p w14:paraId="1A3D7412" w14:textId="1A642F91" w:rsidR="53996B67" w:rsidRDefault="53996B67" w:rsidP="5F807601">
            <w:r>
              <w:t>Information Content</w:t>
            </w:r>
          </w:p>
        </w:tc>
        <w:tc>
          <w:tcPr>
            <w:tcW w:w="2805" w:type="dxa"/>
            <w:shd w:val="clear" w:color="auto" w:fill="FFFFFF" w:themeFill="background1"/>
            <w:tcMar>
              <w:top w:w="115" w:type="dxa"/>
              <w:left w:w="115" w:type="dxa"/>
              <w:bottom w:w="115" w:type="dxa"/>
              <w:right w:w="115" w:type="dxa"/>
            </w:tcMar>
          </w:tcPr>
          <w:p w14:paraId="61235A3C" w14:textId="323E719D" w:rsidR="53996B67" w:rsidRDefault="53996B67" w:rsidP="5F807601">
            <w:pPr>
              <w:rPr>
                <w:lang w:val="en-US"/>
              </w:rPr>
            </w:pPr>
            <w:r w:rsidRPr="5F807601">
              <w:rPr>
                <w:lang w:val="en-US"/>
              </w:rPr>
              <w:t>Formatted text</w:t>
            </w:r>
          </w:p>
        </w:tc>
        <w:tc>
          <w:tcPr>
            <w:tcW w:w="2991" w:type="dxa"/>
            <w:shd w:val="clear" w:color="auto" w:fill="FFFFFF" w:themeFill="background1"/>
          </w:tcPr>
          <w:p w14:paraId="1DC5973A" w14:textId="67EA9C2A" w:rsidR="5F807601" w:rsidRDefault="5F807601" w:rsidP="5F807601">
            <w:pPr>
              <w:rPr>
                <w:lang w:val="en-US"/>
              </w:rPr>
            </w:pPr>
          </w:p>
        </w:tc>
        <w:tc>
          <w:tcPr>
            <w:tcW w:w="3219" w:type="dxa"/>
            <w:shd w:val="clear" w:color="auto" w:fill="FFFFFF" w:themeFill="background1"/>
          </w:tcPr>
          <w:p w14:paraId="75884438" w14:textId="4FC142CD" w:rsidR="53996B67" w:rsidRDefault="26FBFAE0" w:rsidP="5F807601">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27CAF5C8" w14:textId="29991AA8" w:rsidR="5DE32443" w:rsidRDefault="5DE32443" w:rsidP="5DE32443">
            <w:pPr>
              <w:spacing w:line="259" w:lineRule="auto"/>
              <w:rPr>
                <w:lang w:val="en-US"/>
              </w:rPr>
            </w:pPr>
            <w:r w:rsidRPr="5DE32443">
              <w:rPr>
                <w:lang w:val="en-US"/>
              </w:rPr>
              <w:t>Will auto-fill from the Additional Information template, but does allow editing</w:t>
            </w:r>
          </w:p>
        </w:tc>
      </w:tr>
      <w:tr w:rsidR="5F807601" w14:paraId="1FE834D2" w14:textId="77777777" w:rsidTr="1D243EFC">
        <w:trPr>
          <w:trHeight w:val="288"/>
        </w:trPr>
        <w:tc>
          <w:tcPr>
            <w:tcW w:w="17260" w:type="dxa"/>
            <w:gridSpan w:val="6"/>
            <w:shd w:val="clear" w:color="auto" w:fill="C5E0B3" w:themeFill="accent6" w:themeFillTint="66"/>
          </w:tcPr>
          <w:p w14:paraId="68FE0972" w14:textId="0CBAE7A3" w:rsidR="74BCF1D6" w:rsidRDefault="74BCF1D6" w:rsidP="5F807601">
            <w:r w:rsidRPr="5F807601">
              <w:rPr>
                <w:b/>
                <w:bCs/>
              </w:rPr>
              <w:t>Person Record Data</w:t>
            </w:r>
          </w:p>
        </w:tc>
      </w:tr>
      <w:tr w:rsidR="5F807601" w14:paraId="5CBF6C3D" w14:textId="77777777" w:rsidTr="1D243EFC">
        <w:trPr>
          <w:trHeight w:val="288"/>
        </w:trPr>
        <w:tc>
          <w:tcPr>
            <w:tcW w:w="1311" w:type="dxa"/>
            <w:shd w:val="clear" w:color="auto" w:fill="FFFFFF" w:themeFill="background1"/>
          </w:tcPr>
          <w:p w14:paraId="59CC0B4B" w14:textId="7138A5E8" w:rsidR="5F807601" w:rsidRDefault="5F807601" w:rsidP="5F807601"/>
        </w:tc>
        <w:tc>
          <w:tcPr>
            <w:tcW w:w="2803" w:type="dxa"/>
            <w:shd w:val="clear" w:color="auto" w:fill="FFFFFF" w:themeFill="background1"/>
          </w:tcPr>
          <w:p w14:paraId="4C9667EC" w14:textId="3B79A878" w:rsidR="5F807601" w:rsidRDefault="5F807601" w:rsidP="5F807601"/>
        </w:tc>
        <w:tc>
          <w:tcPr>
            <w:tcW w:w="2805" w:type="dxa"/>
            <w:shd w:val="clear" w:color="auto" w:fill="FFFFFF" w:themeFill="background1"/>
            <w:tcMar>
              <w:top w:w="115" w:type="dxa"/>
              <w:left w:w="115" w:type="dxa"/>
              <w:bottom w:w="115" w:type="dxa"/>
              <w:right w:w="115" w:type="dxa"/>
            </w:tcMar>
          </w:tcPr>
          <w:p w14:paraId="47720B5B" w14:textId="1DD9E918" w:rsidR="5F807601" w:rsidRDefault="5F807601" w:rsidP="5F807601">
            <w:pPr>
              <w:rPr>
                <w:lang w:val="en-US"/>
              </w:rPr>
            </w:pPr>
          </w:p>
        </w:tc>
        <w:tc>
          <w:tcPr>
            <w:tcW w:w="2991" w:type="dxa"/>
            <w:shd w:val="clear" w:color="auto" w:fill="FFFFFF" w:themeFill="background1"/>
          </w:tcPr>
          <w:p w14:paraId="165F9805" w14:textId="74B0C6D6" w:rsidR="5F807601" w:rsidRDefault="5F807601" w:rsidP="5F807601">
            <w:pPr>
              <w:rPr>
                <w:lang w:val="en-US"/>
              </w:rPr>
            </w:pPr>
          </w:p>
        </w:tc>
        <w:tc>
          <w:tcPr>
            <w:tcW w:w="3219" w:type="dxa"/>
            <w:shd w:val="clear" w:color="auto" w:fill="FFFFFF" w:themeFill="background1"/>
          </w:tcPr>
          <w:p w14:paraId="77E065B6" w14:textId="37843E50" w:rsidR="74BCF1D6" w:rsidRDefault="74BCF1D6" w:rsidP="5F807601">
            <w:pPr>
              <w:spacing w:line="259" w:lineRule="auto"/>
              <w:rPr>
                <w:lang w:val="en-US"/>
              </w:rPr>
            </w:pPr>
            <w:r w:rsidRPr="5F807601">
              <w:rPr>
                <w:lang w:val="en-US"/>
              </w:rPr>
              <w:t>No action (edits should be done through OCAS for active applications)</w:t>
            </w:r>
          </w:p>
        </w:tc>
        <w:tc>
          <w:tcPr>
            <w:tcW w:w="4131" w:type="dxa"/>
            <w:shd w:val="clear" w:color="auto" w:fill="FFFFFF" w:themeFill="background1"/>
            <w:tcMar>
              <w:top w:w="115" w:type="dxa"/>
              <w:left w:w="115" w:type="dxa"/>
              <w:bottom w:w="115" w:type="dxa"/>
              <w:right w:w="115" w:type="dxa"/>
            </w:tcMar>
          </w:tcPr>
          <w:p w14:paraId="6FA5D56C" w14:textId="2AC53750" w:rsidR="74BCF1D6" w:rsidRDefault="3AC8198F" w:rsidP="5DE32443">
            <w:pPr>
              <w:spacing w:line="259" w:lineRule="auto"/>
            </w:pPr>
            <w:r w:rsidRPr="5DE32443">
              <w:rPr>
                <w:lang w:val="en-US"/>
              </w:rPr>
              <w:t>Informational data available: address, email, phone, relationships, IDs, demographic and citizenship, etc.)</w:t>
            </w:r>
          </w:p>
        </w:tc>
      </w:tr>
      <w:tr w:rsidR="5F807601" w14:paraId="5657EA5F" w14:textId="77777777" w:rsidTr="1D243EFC">
        <w:trPr>
          <w:trHeight w:val="288"/>
        </w:trPr>
        <w:tc>
          <w:tcPr>
            <w:tcW w:w="17260" w:type="dxa"/>
            <w:gridSpan w:val="6"/>
            <w:shd w:val="clear" w:color="auto" w:fill="C5E0B3" w:themeFill="accent6" w:themeFillTint="66"/>
          </w:tcPr>
          <w:p w14:paraId="48E2E7D0" w14:textId="22120C0E" w:rsidR="5F807601" w:rsidRDefault="3AC8198F" w:rsidP="5DE32443">
            <w:pPr>
              <w:rPr>
                <w:b/>
                <w:bCs/>
              </w:rPr>
            </w:pPr>
            <w:r w:rsidRPr="5DE32443">
              <w:rPr>
                <w:b/>
                <w:bCs/>
              </w:rPr>
              <w:t>Notes</w:t>
            </w:r>
          </w:p>
        </w:tc>
      </w:tr>
      <w:tr w:rsidR="5F807601" w14:paraId="3BDBE275" w14:textId="77777777" w:rsidTr="1D243EFC">
        <w:trPr>
          <w:trHeight w:val="288"/>
        </w:trPr>
        <w:tc>
          <w:tcPr>
            <w:tcW w:w="1311" w:type="dxa"/>
            <w:shd w:val="clear" w:color="auto" w:fill="FFFFFF" w:themeFill="background1"/>
          </w:tcPr>
          <w:p w14:paraId="021A2A77" w14:textId="39BB6301" w:rsidR="5F807601" w:rsidRDefault="5F807601" w:rsidP="5F807601"/>
        </w:tc>
        <w:tc>
          <w:tcPr>
            <w:tcW w:w="2803" w:type="dxa"/>
            <w:shd w:val="clear" w:color="auto" w:fill="FFFFFF" w:themeFill="background1"/>
          </w:tcPr>
          <w:p w14:paraId="33EB271D" w14:textId="25083D1A" w:rsidR="5F807601" w:rsidRDefault="3AC8198F" w:rsidP="5F807601">
            <w:r>
              <w:t>Category</w:t>
            </w:r>
          </w:p>
        </w:tc>
        <w:tc>
          <w:tcPr>
            <w:tcW w:w="2805" w:type="dxa"/>
            <w:shd w:val="clear" w:color="auto" w:fill="FFFFFF" w:themeFill="background1"/>
            <w:tcMar>
              <w:top w:w="115" w:type="dxa"/>
              <w:left w:w="115" w:type="dxa"/>
              <w:bottom w:w="115" w:type="dxa"/>
              <w:right w:w="115" w:type="dxa"/>
            </w:tcMar>
          </w:tcPr>
          <w:p w14:paraId="08793BA6" w14:textId="3FD7097E" w:rsidR="5F807601" w:rsidRDefault="3AC8198F" w:rsidP="5F807601">
            <w:pPr>
              <w:rPr>
                <w:lang w:val="en-US"/>
              </w:rPr>
            </w:pPr>
            <w:r w:rsidRPr="5DE32443">
              <w:rPr>
                <w:lang w:val="en-US"/>
              </w:rPr>
              <w:t>LOV</w:t>
            </w:r>
          </w:p>
        </w:tc>
        <w:tc>
          <w:tcPr>
            <w:tcW w:w="2991" w:type="dxa"/>
            <w:shd w:val="clear" w:color="auto" w:fill="FFFFFF" w:themeFill="background1"/>
          </w:tcPr>
          <w:p w14:paraId="270EED0A" w14:textId="03A76A73" w:rsidR="5F807601" w:rsidRDefault="3AC8198F" w:rsidP="5DE32443">
            <w:pPr>
              <w:rPr>
                <w:lang w:val="en-US"/>
              </w:rPr>
            </w:pPr>
            <w:r w:rsidRPr="5DE32443">
              <w:rPr>
                <w:lang w:val="en-US"/>
              </w:rPr>
              <w:t xml:space="preserve">Admissions </w:t>
            </w:r>
          </w:p>
          <w:p w14:paraId="60105EFC" w14:textId="7C4EB408" w:rsidR="5F807601" w:rsidRDefault="3AC8198F" w:rsidP="5F807601">
            <w:r w:rsidRPr="5DE32443">
              <w:rPr>
                <w:lang w:val="en-US"/>
              </w:rPr>
              <w:t xml:space="preserve">Registration </w:t>
            </w:r>
          </w:p>
          <w:p w14:paraId="5B31966F" w14:textId="2870742B" w:rsidR="5F807601" w:rsidRDefault="3AC8198F" w:rsidP="5F807601">
            <w:r w:rsidRPr="5DE32443">
              <w:rPr>
                <w:lang w:val="en-US"/>
              </w:rPr>
              <w:t xml:space="preserve">Other </w:t>
            </w:r>
          </w:p>
          <w:p w14:paraId="003E2AA1" w14:textId="5D15B725" w:rsidR="5F807601" w:rsidRDefault="3AC8198F" w:rsidP="5F807601">
            <w:r w:rsidRPr="5DE32443">
              <w:rPr>
                <w:lang w:val="en-US"/>
              </w:rPr>
              <w:t>Communication</w:t>
            </w:r>
          </w:p>
        </w:tc>
        <w:tc>
          <w:tcPr>
            <w:tcW w:w="3219" w:type="dxa"/>
            <w:shd w:val="clear" w:color="auto" w:fill="FFFFFF" w:themeFill="background1"/>
          </w:tcPr>
          <w:p w14:paraId="673E1ABB" w14:textId="5A224693" w:rsidR="5F807601" w:rsidRDefault="3AC8198F" w:rsidP="5DE32443">
            <w:pPr>
              <w:spacing w:line="259" w:lineRule="auto"/>
            </w:pPr>
            <w:r w:rsidRPr="5DE32443">
              <w:rPr>
                <w:lang w:val="en-US"/>
              </w:rPr>
              <w:t>Select Admissions for Admissions related notes</w:t>
            </w:r>
          </w:p>
        </w:tc>
        <w:tc>
          <w:tcPr>
            <w:tcW w:w="4131" w:type="dxa"/>
            <w:shd w:val="clear" w:color="auto" w:fill="FFFFFF" w:themeFill="background1"/>
            <w:tcMar>
              <w:top w:w="115" w:type="dxa"/>
              <w:left w:w="115" w:type="dxa"/>
              <w:bottom w:w="115" w:type="dxa"/>
              <w:right w:w="115" w:type="dxa"/>
            </w:tcMar>
          </w:tcPr>
          <w:p w14:paraId="0486D3BD" w14:textId="2394B4D7" w:rsidR="5F807601" w:rsidRDefault="43DAD5B1" w:rsidP="5F807601">
            <w:pPr>
              <w:rPr>
                <w:color w:val="FF0000"/>
                <w:lang w:val="en-US"/>
              </w:rPr>
            </w:pPr>
            <w:r w:rsidRPr="5DE32443">
              <w:rPr>
                <w:color w:val="FF0000"/>
                <w:lang w:val="en-US"/>
              </w:rPr>
              <w:t>Notes cannot be permissioned by category, consider that anyone with note access will be able to access Admissions notes</w:t>
            </w:r>
          </w:p>
        </w:tc>
      </w:tr>
      <w:tr w:rsidR="5DE32443" w14:paraId="3A79977D" w14:textId="77777777" w:rsidTr="1D243EFC">
        <w:trPr>
          <w:trHeight w:val="288"/>
        </w:trPr>
        <w:tc>
          <w:tcPr>
            <w:tcW w:w="1311" w:type="dxa"/>
            <w:shd w:val="clear" w:color="auto" w:fill="FFFFFF" w:themeFill="background1"/>
          </w:tcPr>
          <w:p w14:paraId="06E179F6" w14:textId="0745C678" w:rsidR="5DE32443" w:rsidRDefault="5DE32443" w:rsidP="5DE32443"/>
        </w:tc>
        <w:tc>
          <w:tcPr>
            <w:tcW w:w="2803" w:type="dxa"/>
            <w:shd w:val="clear" w:color="auto" w:fill="FFFFFF" w:themeFill="background1"/>
          </w:tcPr>
          <w:p w14:paraId="0B686A72" w14:textId="1D52DB34" w:rsidR="3AC8198F" w:rsidRDefault="3AC8198F" w:rsidP="5DE32443">
            <w:r>
              <w:t>Date</w:t>
            </w:r>
          </w:p>
        </w:tc>
        <w:tc>
          <w:tcPr>
            <w:tcW w:w="2805" w:type="dxa"/>
            <w:shd w:val="clear" w:color="auto" w:fill="FFFFFF" w:themeFill="background1"/>
            <w:tcMar>
              <w:top w:w="115" w:type="dxa"/>
              <w:left w:w="115" w:type="dxa"/>
              <w:bottom w:w="115" w:type="dxa"/>
              <w:right w:w="115" w:type="dxa"/>
            </w:tcMar>
          </w:tcPr>
          <w:p w14:paraId="27ABB773" w14:textId="7B9901AB" w:rsidR="3AC8198F" w:rsidRDefault="3AC8198F" w:rsidP="5DE32443">
            <w:pPr>
              <w:rPr>
                <w:lang w:val="en-US"/>
              </w:rPr>
            </w:pPr>
            <w:r w:rsidRPr="5DE32443">
              <w:rPr>
                <w:lang w:val="en-US"/>
              </w:rPr>
              <w:t>Date</w:t>
            </w:r>
          </w:p>
        </w:tc>
        <w:tc>
          <w:tcPr>
            <w:tcW w:w="2991" w:type="dxa"/>
            <w:shd w:val="clear" w:color="auto" w:fill="FFFFFF" w:themeFill="background1"/>
          </w:tcPr>
          <w:p w14:paraId="3DF59EBD" w14:textId="72959338" w:rsidR="5DE32443" w:rsidRDefault="5DE32443" w:rsidP="5DE32443">
            <w:pPr>
              <w:rPr>
                <w:lang w:val="en-US"/>
              </w:rPr>
            </w:pPr>
          </w:p>
        </w:tc>
        <w:tc>
          <w:tcPr>
            <w:tcW w:w="3219" w:type="dxa"/>
            <w:shd w:val="clear" w:color="auto" w:fill="FFFFFF" w:themeFill="background1"/>
          </w:tcPr>
          <w:p w14:paraId="0C73E278" w14:textId="2C840436" w:rsidR="3AC8198F" w:rsidRDefault="3AC8198F" w:rsidP="5DE32443">
            <w:pPr>
              <w:spacing w:line="259" w:lineRule="auto"/>
              <w:rPr>
                <w:lang w:val="en-US"/>
              </w:rPr>
            </w:pPr>
            <w:r w:rsidRPr="5DE32443">
              <w:rPr>
                <w:lang w:val="en-US"/>
              </w:rPr>
              <w:t>Will autofill to today’s date</w:t>
            </w:r>
          </w:p>
        </w:tc>
        <w:tc>
          <w:tcPr>
            <w:tcW w:w="4131" w:type="dxa"/>
            <w:shd w:val="clear" w:color="auto" w:fill="FFFFFF" w:themeFill="background1"/>
            <w:tcMar>
              <w:top w:w="115" w:type="dxa"/>
              <w:left w:w="115" w:type="dxa"/>
              <w:bottom w:w="115" w:type="dxa"/>
              <w:right w:w="115" w:type="dxa"/>
            </w:tcMar>
          </w:tcPr>
          <w:p w14:paraId="0418DE97" w14:textId="3A887A16" w:rsidR="5DE32443" w:rsidRDefault="5DE32443" w:rsidP="5DE32443">
            <w:pPr>
              <w:rPr>
                <w:color w:val="FF0000"/>
                <w:lang w:val="en-US"/>
              </w:rPr>
            </w:pPr>
          </w:p>
        </w:tc>
      </w:tr>
      <w:tr w:rsidR="5DE32443" w14:paraId="4A7CF86D" w14:textId="77777777" w:rsidTr="1D243EFC">
        <w:trPr>
          <w:trHeight w:val="288"/>
        </w:trPr>
        <w:tc>
          <w:tcPr>
            <w:tcW w:w="1311" w:type="dxa"/>
            <w:shd w:val="clear" w:color="auto" w:fill="FFFFFF" w:themeFill="background1"/>
          </w:tcPr>
          <w:p w14:paraId="465C2CC5" w14:textId="2B04434E" w:rsidR="5DE32443" w:rsidRDefault="5DE32443" w:rsidP="5DE32443"/>
        </w:tc>
        <w:tc>
          <w:tcPr>
            <w:tcW w:w="2803" w:type="dxa"/>
            <w:shd w:val="clear" w:color="auto" w:fill="FFFFFF" w:themeFill="background1"/>
          </w:tcPr>
          <w:p w14:paraId="4B7EABA6" w14:textId="6D44B360" w:rsidR="3AC8198F" w:rsidRDefault="3AC8198F" w:rsidP="5DE32443">
            <w:r>
              <w:t>Subject</w:t>
            </w:r>
          </w:p>
        </w:tc>
        <w:tc>
          <w:tcPr>
            <w:tcW w:w="2805" w:type="dxa"/>
            <w:shd w:val="clear" w:color="auto" w:fill="FFFFFF" w:themeFill="background1"/>
            <w:tcMar>
              <w:top w:w="115" w:type="dxa"/>
              <w:left w:w="115" w:type="dxa"/>
              <w:bottom w:w="115" w:type="dxa"/>
              <w:right w:w="115" w:type="dxa"/>
            </w:tcMar>
          </w:tcPr>
          <w:p w14:paraId="4DA3EB62" w14:textId="31E9A928" w:rsidR="3AC8198F" w:rsidRDefault="3AC8198F" w:rsidP="5DE32443">
            <w:pPr>
              <w:rPr>
                <w:lang w:val="en-US"/>
              </w:rPr>
            </w:pPr>
            <w:r w:rsidRPr="5DE32443">
              <w:rPr>
                <w:lang w:val="en-US"/>
              </w:rPr>
              <w:t>Open text</w:t>
            </w:r>
          </w:p>
        </w:tc>
        <w:tc>
          <w:tcPr>
            <w:tcW w:w="2991" w:type="dxa"/>
            <w:shd w:val="clear" w:color="auto" w:fill="FFFFFF" w:themeFill="background1"/>
          </w:tcPr>
          <w:p w14:paraId="1537B0C1" w14:textId="0ADBB5B2" w:rsidR="5DE32443" w:rsidRDefault="5DE32443" w:rsidP="5DE32443">
            <w:pPr>
              <w:rPr>
                <w:lang w:val="en-US"/>
              </w:rPr>
            </w:pPr>
          </w:p>
        </w:tc>
        <w:tc>
          <w:tcPr>
            <w:tcW w:w="3219" w:type="dxa"/>
            <w:shd w:val="clear" w:color="auto" w:fill="FFFFFF" w:themeFill="background1"/>
          </w:tcPr>
          <w:p w14:paraId="16E19148" w14:textId="1042CA8E" w:rsidR="3AC8198F" w:rsidRDefault="3AC8198F" w:rsidP="5DE32443">
            <w:pPr>
              <w:spacing w:line="259" w:lineRule="auto"/>
              <w:rPr>
                <w:lang w:val="en-US"/>
              </w:rPr>
            </w:pPr>
            <w:r w:rsidRPr="5DE32443">
              <w:rPr>
                <w:lang w:val="en-US"/>
              </w:rPr>
              <w:t>Enter a subject</w:t>
            </w:r>
          </w:p>
        </w:tc>
        <w:tc>
          <w:tcPr>
            <w:tcW w:w="4131" w:type="dxa"/>
            <w:shd w:val="clear" w:color="auto" w:fill="FFFFFF" w:themeFill="background1"/>
            <w:tcMar>
              <w:top w:w="115" w:type="dxa"/>
              <w:left w:w="115" w:type="dxa"/>
              <w:bottom w:w="115" w:type="dxa"/>
              <w:right w:w="115" w:type="dxa"/>
            </w:tcMar>
          </w:tcPr>
          <w:p w14:paraId="5A6341E8" w14:textId="4372C478" w:rsidR="3AC8198F" w:rsidRDefault="3AC8198F" w:rsidP="5DE32443">
            <w:pPr>
              <w:rPr>
                <w:color w:val="FF0000"/>
                <w:lang w:val="en-US"/>
              </w:rPr>
            </w:pPr>
            <w:r w:rsidRPr="5DE32443">
              <w:rPr>
                <w:color w:val="FF0000"/>
                <w:lang w:val="en-US"/>
              </w:rPr>
              <w:t>Visible on section, consider</w:t>
            </w:r>
            <w:r w:rsidR="6FD029D8" w:rsidRPr="5DE32443">
              <w:rPr>
                <w:color w:val="FF0000"/>
                <w:lang w:val="en-US"/>
              </w:rPr>
              <w:t xml:space="preserve"> confidentiality as</w:t>
            </w:r>
            <w:r w:rsidRPr="5DE32443">
              <w:rPr>
                <w:color w:val="FF0000"/>
                <w:lang w:val="en-US"/>
              </w:rPr>
              <w:t xml:space="preserve"> people who cannot view the note </w:t>
            </w:r>
            <w:r w:rsidR="5B886DA5" w:rsidRPr="5DE32443">
              <w:rPr>
                <w:color w:val="FF0000"/>
                <w:lang w:val="en-US"/>
              </w:rPr>
              <w:t xml:space="preserve">content </w:t>
            </w:r>
            <w:r w:rsidRPr="5DE32443">
              <w:rPr>
                <w:color w:val="FF0000"/>
                <w:lang w:val="en-US"/>
              </w:rPr>
              <w:t>will see the subject</w:t>
            </w:r>
          </w:p>
        </w:tc>
      </w:tr>
      <w:tr w:rsidR="5DE32443" w14:paraId="085C9620" w14:textId="77777777" w:rsidTr="1D243EFC">
        <w:trPr>
          <w:trHeight w:val="288"/>
        </w:trPr>
        <w:tc>
          <w:tcPr>
            <w:tcW w:w="1311" w:type="dxa"/>
            <w:shd w:val="clear" w:color="auto" w:fill="FFFFFF" w:themeFill="background1"/>
          </w:tcPr>
          <w:p w14:paraId="294D7D91" w14:textId="09ECCB52" w:rsidR="5DE32443" w:rsidRDefault="5DE32443" w:rsidP="5DE32443"/>
        </w:tc>
        <w:tc>
          <w:tcPr>
            <w:tcW w:w="2803" w:type="dxa"/>
            <w:shd w:val="clear" w:color="auto" w:fill="FFFFFF" w:themeFill="background1"/>
          </w:tcPr>
          <w:p w14:paraId="7D0302AB" w14:textId="6077C88B" w:rsidR="3AC8198F" w:rsidRDefault="3AC8198F" w:rsidP="5DE32443">
            <w:r>
              <w:t>Note field</w:t>
            </w:r>
          </w:p>
        </w:tc>
        <w:tc>
          <w:tcPr>
            <w:tcW w:w="2805" w:type="dxa"/>
            <w:shd w:val="clear" w:color="auto" w:fill="FFFFFF" w:themeFill="background1"/>
            <w:tcMar>
              <w:top w:w="115" w:type="dxa"/>
              <w:left w:w="115" w:type="dxa"/>
              <w:bottom w:w="115" w:type="dxa"/>
              <w:right w:w="115" w:type="dxa"/>
            </w:tcMar>
          </w:tcPr>
          <w:p w14:paraId="181DE22D" w14:textId="062DEAC2" w:rsidR="3AC8198F" w:rsidRDefault="3AC8198F" w:rsidP="5DE32443">
            <w:pPr>
              <w:rPr>
                <w:lang w:val="en-US"/>
              </w:rPr>
            </w:pPr>
            <w:r w:rsidRPr="5DE32443">
              <w:rPr>
                <w:lang w:val="en-US"/>
              </w:rPr>
              <w:t>Formatted text field</w:t>
            </w:r>
          </w:p>
        </w:tc>
        <w:tc>
          <w:tcPr>
            <w:tcW w:w="2991" w:type="dxa"/>
            <w:shd w:val="clear" w:color="auto" w:fill="FFFFFF" w:themeFill="background1"/>
          </w:tcPr>
          <w:p w14:paraId="1423ADD0" w14:textId="20121DF9" w:rsidR="5DE32443" w:rsidRDefault="5DE32443" w:rsidP="5DE32443">
            <w:pPr>
              <w:rPr>
                <w:lang w:val="en-US"/>
              </w:rPr>
            </w:pPr>
          </w:p>
        </w:tc>
        <w:tc>
          <w:tcPr>
            <w:tcW w:w="3219" w:type="dxa"/>
            <w:shd w:val="clear" w:color="auto" w:fill="FFFFFF" w:themeFill="background1"/>
          </w:tcPr>
          <w:p w14:paraId="47A3B4D2" w14:textId="09499615" w:rsidR="3AC8198F" w:rsidRDefault="3AC8198F" w:rsidP="5DE32443">
            <w:pPr>
              <w:spacing w:line="259" w:lineRule="auto"/>
              <w:rPr>
                <w:lang w:val="en-US"/>
              </w:rPr>
            </w:pPr>
            <w:r w:rsidRPr="5DE32443">
              <w:rPr>
                <w:lang w:val="en-US"/>
              </w:rPr>
              <w:t xml:space="preserve">Enter </w:t>
            </w:r>
            <w:r w:rsidRPr="5DE32443">
              <w:rPr>
                <w:b/>
                <w:bCs/>
                <w:i/>
                <w:iCs/>
                <w:lang w:val="en-US"/>
              </w:rPr>
              <w:t>non-confidential</w:t>
            </w:r>
            <w:r w:rsidRPr="5DE32443">
              <w:rPr>
                <w:lang w:val="en-US"/>
              </w:rPr>
              <w:t xml:space="preserve"> notes related to the admissions record on an as-needed basis</w:t>
            </w:r>
          </w:p>
        </w:tc>
        <w:tc>
          <w:tcPr>
            <w:tcW w:w="4131" w:type="dxa"/>
            <w:shd w:val="clear" w:color="auto" w:fill="FFFFFF" w:themeFill="background1"/>
            <w:tcMar>
              <w:top w:w="115" w:type="dxa"/>
              <w:left w:w="115" w:type="dxa"/>
              <w:bottom w:w="115" w:type="dxa"/>
              <w:right w:w="115" w:type="dxa"/>
            </w:tcMar>
          </w:tcPr>
          <w:p w14:paraId="2423747D" w14:textId="74BC9669" w:rsidR="5DE32443" w:rsidRDefault="5DE32443" w:rsidP="5DE32443">
            <w:pPr>
              <w:rPr>
                <w:color w:val="FF0000"/>
                <w:lang w:val="en-US"/>
              </w:rPr>
            </w:pPr>
          </w:p>
        </w:tc>
      </w:tr>
      <w:tr w:rsidR="5DE32443" w14:paraId="5070CD30" w14:textId="77777777" w:rsidTr="1D243EFC">
        <w:trPr>
          <w:trHeight w:val="288"/>
        </w:trPr>
        <w:tc>
          <w:tcPr>
            <w:tcW w:w="17260" w:type="dxa"/>
            <w:gridSpan w:val="6"/>
            <w:shd w:val="clear" w:color="auto" w:fill="C5E0B3" w:themeFill="accent6" w:themeFillTint="66"/>
          </w:tcPr>
          <w:p w14:paraId="1B46E534" w14:textId="59789886" w:rsidR="4F229C71" w:rsidRDefault="4F229C71" w:rsidP="5DE32443">
            <w:r w:rsidRPr="5DE32443">
              <w:rPr>
                <w:b/>
                <w:bCs/>
              </w:rPr>
              <w:t>Edit Admissions Record Steps (Admissions Components)</w:t>
            </w:r>
          </w:p>
        </w:tc>
      </w:tr>
      <w:tr w:rsidR="5DE32443" w14:paraId="436CA473" w14:textId="77777777" w:rsidTr="1D243EFC">
        <w:trPr>
          <w:trHeight w:val="288"/>
        </w:trPr>
        <w:tc>
          <w:tcPr>
            <w:tcW w:w="1311" w:type="dxa"/>
            <w:shd w:val="clear" w:color="auto" w:fill="FFFFFF" w:themeFill="background1"/>
          </w:tcPr>
          <w:p w14:paraId="7DE4C65E" w14:textId="6B89DFAA" w:rsidR="5DE32443" w:rsidRDefault="5DE32443" w:rsidP="5DE32443"/>
        </w:tc>
        <w:tc>
          <w:tcPr>
            <w:tcW w:w="2803" w:type="dxa"/>
            <w:shd w:val="clear" w:color="auto" w:fill="FFFFFF" w:themeFill="background1"/>
          </w:tcPr>
          <w:p w14:paraId="378022E1" w14:textId="13ECB56E" w:rsidR="4F229C71" w:rsidRDefault="4F229C71" w:rsidP="5DE32443">
            <w:r>
              <w:t>Comments</w:t>
            </w:r>
          </w:p>
        </w:tc>
        <w:tc>
          <w:tcPr>
            <w:tcW w:w="2805" w:type="dxa"/>
            <w:shd w:val="clear" w:color="auto" w:fill="FFFFFF" w:themeFill="background1"/>
            <w:tcMar>
              <w:top w:w="115" w:type="dxa"/>
              <w:left w:w="115" w:type="dxa"/>
              <w:bottom w:w="115" w:type="dxa"/>
              <w:right w:w="115" w:type="dxa"/>
            </w:tcMar>
          </w:tcPr>
          <w:p w14:paraId="4587164B" w14:textId="6D3CA3A3" w:rsidR="4F229C71" w:rsidRDefault="4F229C71" w:rsidP="5DE32443">
            <w:pPr>
              <w:rPr>
                <w:lang w:val="en-US"/>
              </w:rPr>
            </w:pPr>
            <w:r w:rsidRPr="5DE32443">
              <w:rPr>
                <w:lang w:val="en-US"/>
              </w:rPr>
              <w:t>Open text</w:t>
            </w:r>
          </w:p>
        </w:tc>
        <w:tc>
          <w:tcPr>
            <w:tcW w:w="2991" w:type="dxa"/>
            <w:shd w:val="clear" w:color="auto" w:fill="FFFFFF" w:themeFill="background1"/>
          </w:tcPr>
          <w:p w14:paraId="385A8484" w14:textId="42597EB2" w:rsidR="5DE32443" w:rsidRDefault="5DE32443" w:rsidP="5DE32443">
            <w:pPr>
              <w:rPr>
                <w:lang w:val="en-US"/>
              </w:rPr>
            </w:pPr>
          </w:p>
        </w:tc>
        <w:tc>
          <w:tcPr>
            <w:tcW w:w="3219" w:type="dxa"/>
            <w:shd w:val="clear" w:color="auto" w:fill="FFFFFF" w:themeFill="background1"/>
          </w:tcPr>
          <w:p w14:paraId="25E0A81A" w14:textId="1A2CAAD8" w:rsidR="4F229C71" w:rsidRDefault="4F229C71" w:rsidP="5DE32443">
            <w:pPr>
              <w:spacing w:line="259" w:lineRule="auto"/>
              <w:rPr>
                <w:lang w:val="en-US"/>
              </w:rPr>
            </w:pPr>
            <w:r w:rsidRPr="5DE32443">
              <w:rPr>
                <w:lang w:val="en-US"/>
              </w:rPr>
              <w:t>Optional field, not visible to applicant</w:t>
            </w:r>
          </w:p>
        </w:tc>
        <w:tc>
          <w:tcPr>
            <w:tcW w:w="4131" w:type="dxa"/>
            <w:shd w:val="clear" w:color="auto" w:fill="FFFFFF" w:themeFill="background1"/>
            <w:tcMar>
              <w:top w:w="115" w:type="dxa"/>
              <w:left w:w="115" w:type="dxa"/>
              <w:bottom w:w="115" w:type="dxa"/>
              <w:right w:w="115" w:type="dxa"/>
            </w:tcMar>
          </w:tcPr>
          <w:p w14:paraId="175FD623" w14:textId="0A096F8B" w:rsidR="5DE32443" w:rsidRDefault="5DE32443" w:rsidP="5DE32443">
            <w:pPr>
              <w:rPr>
                <w:color w:val="FF0000"/>
                <w:lang w:val="en-US"/>
              </w:rPr>
            </w:pPr>
          </w:p>
        </w:tc>
      </w:tr>
      <w:tr w:rsidR="5DE32443" w14:paraId="36C1F968" w14:textId="77777777" w:rsidTr="1D243EFC">
        <w:trPr>
          <w:trHeight w:val="288"/>
        </w:trPr>
        <w:tc>
          <w:tcPr>
            <w:tcW w:w="1311" w:type="dxa"/>
            <w:shd w:val="clear" w:color="auto" w:fill="FFFFFF" w:themeFill="background1"/>
          </w:tcPr>
          <w:p w14:paraId="20F1A3EB" w14:textId="54C31986" w:rsidR="5DE32443" w:rsidRDefault="5DE32443" w:rsidP="5DE32443"/>
        </w:tc>
        <w:tc>
          <w:tcPr>
            <w:tcW w:w="2803" w:type="dxa"/>
            <w:shd w:val="clear" w:color="auto" w:fill="FFFFFF" w:themeFill="background1"/>
          </w:tcPr>
          <w:p w14:paraId="046F7CA2" w14:textId="74967B9F" w:rsidR="4F229C71" w:rsidRDefault="4F229C71" w:rsidP="5DE32443">
            <w:r>
              <w:t>Process Step Status</w:t>
            </w:r>
          </w:p>
        </w:tc>
        <w:tc>
          <w:tcPr>
            <w:tcW w:w="2805" w:type="dxa"/>
            <w:shd w:val="clear" w:color="auto" w:fill="FFFFFF" w:themeFill="background1"/>
            <w:tcMar>
              <w:top w:w="115" w:type="dxa"/>
              <w:left w:w="115" w:type="dxa"/>
              <w:bottom w:w="115" w:type="dxa"/>
              <w:right w:w="115" w:type="dxa"/>
            </w:tcMar>
          </w:tcPr>
          <w:p w14:paraId="4EA304F0" w14:textId="10C28473" w:rsidR="4F229C71" w:rsidRDefault="4F229C71" w:rsidP="5DE32443">
            <w:pPr>
              <w:rPr>
                <w:lang w:val="en-US"/>
              </w:rPr>
            </w:pPr>
            <w:r w:rsidRPr="5DE32443">
              <w:rPr>
                <w:lang w:val="en-US"/>
              </w:rPr>
              <w:t>LOV</w:t>
            </w:r>
          </w:p>
        </w:tc>
        <w:tc>
          <w:tcPr>
            <w:tcW w:w="2991" w:type="dxa"/>
            <w:shd w:val="clear" w:color="auto" w:fill="FFFFFF" w:themeFill="background1"/>
          </w:tcPr>
          <w:p w14:paraId="4098A095" w14:textId="23E6FBF4" w:rsidR="5DE32443" w:rsidRDefault="28C6E73B" w:rsidP="6459EC14">
            <w:pPr>
              <w:rPr>
                <w:rFonts w:eastAsia="Arial"/>
                <w:color w:val="000000" w:themeColor="text1"/>
                <w:lang w:val="en-GB"/>
              </w:rPr>
            </w:pPr>
            <w:r w:rsidRPr="6459EC14">
              <w:rPr>
                <w:rFonts w:eastAsia="Arial"/>
                <w:color w:val="000000" w:themeColor="text1"/>
              </w:rPr>
              <w:t>Complete</w:t>
            </w:r>
          </w:p>
          <w:p w14:paraId="627F5DB4" w14:textId="08E43EEC" w:rsidR="5DE32443" w:rsidRDefault="28C6E73B" w:rsidP="6459EC14">
            <w:pPr>
              <w:rPr>
                <w:rFonts w:eastAsia="Arial"/>
                <w:color w:val="000000" w:themeColor="text1"/>
                <w:lang w:val="en-GB"/>
              </w:rPr>
            </w:pPr>
            <w:r w:rsidRPr="6459EC14">
              <w:rPr>
                <w:rFonts w:eastAsia="Arial"/>
                <w:color w:val="000000" w:themeColor="text1"/>
              </w:rPr>
              <w:lastRenderedPageBreak/>
              <w:t>Denied</w:t>
            </w:r>
          </w:p>
          <w:p w14:paraId="1EC719F3" w14:textId="46005E28" w:rsidR="5DE32443" w:rsidRDefault="28C6E73B" w:rsidP="6459EC14">
            <w:pPr>
              <w:rPr>
                <w:rFonts w:eastAsia="Arial"/>
                <w:color w:val="000000" w:themeColor="text1"/>
                <w:lang w:val="en-GB"/>
              </w:rPr>
            </w:pPr>
            <w:r w:rsidRPr="6459EC14">
              <w:rPr>
                <w:rFonts w:eastAsia="Arial"/>
                <w:color w:val="000000" w:themeColor="text1"/>
              </w:rPr>
              <w:t>Fulfilled by Other</w:t>
            </w:r>
          </w:p>
          <w:p w14:paraId="04ED0CDB" w14:textId="718D3F7D" w:rsidR="5DE32443" w:rsidRDefault="28C6E73B" w:rsidP="6459EC14">
            <w:pPr>
              <w:rPr>
                <w:rFonts w:eastAsia="Arial"/>
                <w:color w:val="000000" w:themeColor="text1"/>
                <w:lang w:val="en-GB"/>
              </w:rPr>
            </w:pPr>
            <w:r w:rsidRPr="6459EC14">
              <w:rPr>
                <w:rFonts w:eastAsia="Arial"/>
                <w:color w:val="000000" w:themeColor="text1"/>
              </w:rPr>
              <w:t>In Process</w:t>
            </w:r>
          </w:p>
          <w:p w14:paraId="05647236" w14:textId="506C47B2" w:rsidR="5DE32443" w:rsidRDefault="28C6E73B" w:rsidP="6459EC14">
            <w:pPr>
              <w:rPr>
                <w:rFonts w:eastAsia="Arial"/>
                <w:color w:val="000000" w:themeColor="text1"/>
                <w:lang w:val="en-GB"/>
              </w:rPr>
            </w:pPr>
            <w:r w:rsidRPr="6459EC14">
              <w:rPr>
                <w:rFonts w:eastAsia="Arial"/>
                <w:color w:val="000000" w:themeColor="text1"/>
              </w:rPr>
              <w:t>Incomplete</w:t>
            </w:r>
          </w:p>
          <w:p w14:paraId="169934FA" w14:textId="1B380F21" w:rsidR="5DE32443" w:rsidRDefault="28C6E73B" w:rsidP="6459EC14">
            <w:pPr>
              <w:rPr>
                <w:rFonts w:eastAsia="Arial"/>
                <w:color w:val="000000" w:themeColor="text1"/>
                <w:lang w:val="en-GB"/>
              </w:rPr>
            </w:pPr>
            <w:r w:rsidRPr="6459EC14">
              <w:rPr>
                <w:rFonts w:eastAsia="Arial"/>
                <w:color w:val="000000" w:themeColor="text1"/>
              </w:rPr>
              <w:t>Pending Approval</w:t>
            </w:r>
          </w:p>
          <w:p w14:paraId="5262D901" w14:textId="604E13C4" w:rsidR="5DE32443" w:rsidRDefault="28C6E73B" w:rsidP="6459EC14">
            <w:pPr>
              <w:rPr>
                <w:rFonts w:eastAsia="Arial"/>
                <w:color w:val="000000" w:themeColor="text1"/>
                <w:lang w:val="en-GB"/>
              </w:rPr>
            </w:pPr>
            <w:r w:rsidRPr="6459EC14">
              <w:rPr>
                <w:rFonts w:eastAsia="Arial"/>
                <w:color w:val="000000" w:themeColor="text1"/>
              </w:rPr>
              <w:t>Unmet</w:t>
            </w:r>
          </w:p>
          <w:p w14:paraId="4474CF61" w14:textId="520999CC" w:rsidR="5DE32443" w:rsidRDefault="28C6E73B" w:rsidP="6459EC14">
            <w:pPr>
              <w:rPr>
                <w:rFonts w:eastAsia="Arial"/>
                <w:color w:val="000000" w:themeColor="text1"/>
                <w:lang w:val="en-GB"/>
              </w:rPr>
            </w:pPr>
            <w:r w:rsidRPr="6459EC14">
              <w:rPr>
                <w:rFonts w:eastAsia="Arial"/>
                <w:color w:val="000000" w:themeColor="text1"/>
              </w:rPr>
              <w:t>Waived</w:t>
            </w:r>
          </w:p>
        </w:tc>
        <w:tc>
          <w:tcPr>
            <w:tcW w:w="3219" w:type="dxa"/>
            <w:shd w:val="clear" w:color="auto" w:fill="FFFFFF" w:themeFill="background1"/>
          </w:tcPr>
          <w:p w14:paraId="2B25AC42" w14:textId="01E6DCA3" w:rsidR="5DE32443" w:rsidRDefault="5DE32443" w:rsidP="5DE32443">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5C54B052" w14:textId="538133F6" w:rsidR="5DE32443" w:rsidRDefault="5DE32443" w:rsidP="5DE32443">
            <w:pPr>
              <w:rPr>
                <w:color w:val="FF0000"/>
                <w:lang w:val="en-US"/>
              </w:rPr>
            </w:pPr>
          </w:p>
        </w:tc>
      </w:tr>
      <w:tr w:rsidR="5DE32443" w14:paraId="0B8CC432" w14:textId="77777777" w:rsidTr="1D243EFC">
        <w:trPr>
          <w:trHeight w:val="288"/>
        </w:trPr>
        <w:tc>
          <w:tcPr>
            <w:tcW w:w="1311" w:type="dxa"/>
            <w:shd w:val="clear" w:color="auto" w:fill="FFFFFF" w:themeFill="background1"/>
          </w:tcPr>
          <w:p w14:paraId="2DD50F72" w14:textId="711827AE" w:rsidR="5DE32443" w:rsidRDefault="5DE32443" w:rsidP="5DE32443"/>
        </w:tc>
        <w:tc>
          <w:tcPr>
            <w:tcW w:w="2803" w:type="dxa"/>
            <w:shd w:val="clear" w:color="auto" w:fill="FFFFFF" w:themeFill="background1"/>
          </w:tcPr>
          <w:p w14:paraId="204F086C" w14:textId="3BBD86C8" w:rsidR="4F229C71" w:rsidRDefault="4F229C71" w:rsidP="5DE32443">
            <w:r>
              <w:t>Required</w:t>
            </w:r>
          </w:p>
        </w:tc>
        <w:tc>
          <w:tcPr>
            <w:tcW w:w="2805" w:type="dxa"/>
            <w:shd w:val="clear" w:color="auto" w:fill="FFFFFF" w:themeFill="background1"/>
            <w:tcMar>
              <w:top w:w="115" w:type="dxa"/>
              <w:left w:w="115" w:type="dxa"/>
              <w:bottom w:w="115" w:type="dxa"/>
              <w:right w:w="115" w:type="dxa"/>
            </w:tcMar>
          </w:tcPr>
          <w:p w14:paraId="0D3E1D68" w14:textId="05B6A79A" w:rsidR="4F229C71" w:rsidRDefault="4F229C71" w:rsidP="5DE32443">
            <w:pPr>
              <w:rPr>
                <w:lang w:val="en-US"/>
              </w:rPr>
            </w:pPr>
            <w:r w:rsidRPr="5DE32443">
              <w:rPr>
                <w:lang w:val="en-US"/>
              </w:rPr>
              <w:t>LOV</w:t>
            </w:r>
          </w:p>
        </w:tc>
        <w:tc>
          <w:tcPr>
            <w:tcW w:w="2991" w:type="dxa"/>
            <w:shd w:val="clear" w:color="auto" w:fill="FFFFFF" w:themeFill="background1"/>
          </w:tcPr>
          <w:p w14:paraId="20E1E2BD" w14:textId="76C475A7" w:rsidR="4F229C71" w:rsidRDefault="4F229C71" w:rsidP="5DE32443">
            <w:pPr>
              <w:rPr>
                <w:lang w:val="en-US"/>
              </w:rPr>
            </w:pPr>
            <w:r w:rsidRPr="5DE32443">
              <w:rPr>
                <w:lang w:val="en-US"/>
              </w:rPr>
              <w:t>Not Required</w:t>
            </w:r>
          </w:p>
          <w:p w14:paraId="721708FC" w14:textId="3DA465F9" w:rsidR="4F229C71" w:rsidRDefault="4F229C71" w:rsidP="5DE32443">
            <w:pPr>
              <w:rPr>
                <w:lang w:val="en-US"/>
              </w:rPr>
            </w:pPr>
            <w:r w:rsidRPr="5DE32443">
              <w:rPr>
                <w:lang w:val="en-US"/>
              </w:rPr>
              <w:t>Optional</w:t>
            </w:r>
          </w:p>
          <w:p w14:paraId="09DB04F4" w14:textId="643D5B34" w:rsidR="4F229C71" w:rsidRDefault="4F229C71" w:rsidP="5DE32443">
            <w:pPr>
              <w:rPr>
                <w:lang w:val="en-US"/>
              </w:rPr>
            </w:pPr>
            <w:r w:rsidRPr="5DE32443">
              <w:rPr>
                <w:lang w:val="en-US"/>
              </w:rPr>
              <w:t>Required</w:t>
            </w:r>
          </w:p>
        </w:tc>
        <w:tc>
          <w:tcPr>
            <w:tcW w:w="3219" w:type="dxa"/>
            <w:shd w:val="clear" w:color="auto" w:fill="FFFFFF" w:themeFill="background1"/>
          </w:tcPr>
          <w:p w14:paraId="5EB7A7C7" w14:textId="4BCCFBB2" w:rsidR="4F229C71" w:rsidRDefault="4F229C71" w:rsidP="5DE32443">
            <w:pPr>
              <w:spacing w:line="259" w:lineRule="auto"/>
              <w:rPr>
                <w:lang w:val="en-US"/>
              </w:rPr>
            </w:pPr>
            <w:r w:rsidRPr="5DE32443">
              <w:rPr>
                <w:lang w:val="en-US"/>
              </w:rPr>
              <w:t>Will inherit</w:t>
            </w:r>
            <w:r w:rsidR="5E97C5BC" w:rsidRPr="5DE32443">
              <w:rPr>
                <w:lang w:val="en-US"/>
              </w:rPr>
              <w:t xml:space="preserve"> automatically</w:t>
            </w:r>
            <w:r w:rsidRPr="5DE32443">
              <w:rPr>
                <w:lang w:val="en-US"/>
              </w:rPr>
              <w:t xml:space="preserve"> from the Admissions Component, however you will need to change the “Required” value to “Not Required” when using the Process Step Status “Fulfilled by Other”</w:t>
            </w:r>
          </w:p>
        </w:tc>
        <w:tc>
          <w:tcPr>
            <w:tcW w:w="4131" w:type="dxa"/>
            <w:shd w:val="clear" w:color="auto" w:fill="FFFFFF" w:themeFill="background1"/>
            <w:tcMar>
              <w:top w:w="115" w:type="dxa"/>
              <w:left w:w="115" w:type="dxa"/>
              <w:bottom w:w="115" w:type="dxa"/>
              <w:right w:w="115" w:type="dxa"/>
            </w:tcMar>
          </w:tcPr>
          <w:p w14:paraId="268D95C6" w14:textId="44E65D1F" w:rsidR="5DE32443" w:rsidRDefault="5DE32443" w:rsidP="5DE32443">
            <w:pPr>
              <w:rPr>
                <w:color w:val="FF0000"/>
                <w:lang w:val="en-US"/>
              </w:rPr>
            </w:pPr>
          </w:p>
        </w:tc>
      </w:tr>
      <w:tr w:rsidR="5DE32443" w14:paraId="5F3B149F" w14:textId="77777777" w:rsidTr="1D243EFC">
        <w:trPr>
          <w:trHeight w:val="288"/>
        </w:trPr>
        <w:tc>
          <w:tcPr>
            <w:tcW w:w="1311" w:type="dxa"/>
            <w:shd w:val="clear" w:color="auto" w:fill="FFFFFF" w:themeFill="background1"/>
          </w:tcPr>
          <w:p w14:paraId="252A05A6" w14:textId="081C1A1B" w:rsidR="5DE32443" w:rsidRDefault="5DE32443" w:rsidP="5DE32443"/>
        </w:tc>
        <w:tc>
          <w:tcPr>
            <w:tcW w:w="2803" w:type="dxa"/>
            <w:shd w:val="clear" w:color="auto" w:fill="FFFFFF" w:themeFill="background1"/>
          </w:tcPr>
          <w:p w14:paraId="523D8DA9" w14:textId="07CBB65A" w:rsidR="58B5617A" w:rsidRDefault="58B5617A" w:rsidP="5DE32443">
            <w:r>
              <w:t>Minimum External Data</w:t>
            </w:r>
          </w:p>
        </w:tc>
        <w:tc>
          <w:tcPr>
            <w:tcW w:w="2805" w:type="dxa"/>
            <w:shd w:val="clear" w:color="auto" w:fill="FFFFFF" w:themeFill="background1"/>
            <w:tcMar>
              <w:top w:w="115" w:type="dxa"/>
              <w:left w:w="115" w:type="dxa"/>
              <w:bottom w:w="115" w:type="dxa"/>
              <w:right w:w="115" w:type="dxa"/>
            </w:tcMar>
          </w:tcPr>
          <w:p w14:paraId="3FB07D5F" w14:textId="01207726" w:rsidR="58B5617A" w:rsidRDefault="58B5617A" w:rsidP="5DE32443">
            <w:pPr>
              <w:rPr>
                <w:lang w:val="en-US"/>
              </w:rPr>
            </w:pPr>
            <w:r w:rsidRPr="5DE32443">
              <w:rPr>
                <w:lang w:val="en-US"/>
              </w:rPr>
              <w:t>Numeric</w:t>
            </w:r>
          </w:p>
        </w:tc>
        <w:tc>
          <w:tcPr>
            <w:tcW w:w="2991" w:type="dxa"/>
            <w:shd w:val="clear" w:color="auto" w:fill="FFFFFF" w:themeFill="background1"/>
          </w:tcPr>
          <w:p w14:paraId="6791F594" w14:textId="449CC752" w:rsidR="5DE32443" w:rsidRDefault="5DE32443" w:rsidP="5DE32443">
            <w:pPr>
              <w:rPr>
                <w:lang w:val="en-US"/>
              </w:rPr>
            </w:pPr>
          </w:p>
        </w:tc>
        <w:tc>
          <w:tcPr>
            <w:tcW w:w="3219" w:type="dxa"/>
            <w:shd w:val="clear" w:color="auto" w:fill="FFFFFF" w:themeFill="background1"/>
          </w:tcPr>
          <w:p w14:paraId="3C99A274" w14:textId="0FE00F0F" w:rsidR="58B5617A" w:rsidRDefault="58B5617A" w:rsidP="5DE32443">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5B845FC7" w14:textId="24CA2C26" w:rsidR="58B5617A" w:rsidRDefault="58B5617A" w:rsidP="5DE32443">
            <w:pPr>
              <w:rPr>
                <w:color w:val="FF0000"/>
                <w:lang w:val="en-US"/>
              </w:rPr>
            </w:pPr>
          </w:p>
        </w:tc>
      </w:tr>
      <w:tr w:rsidR="5DE32443" w14:paraId="1B5FAC82" w14:textId="77777777" w:rsidTr="1D243EFC">
        <w:trPr>
          <w:trHeight w:val="288"/>
        </w:trPr>
        <w:tc>
          <w:tcPr>
            <w:tcW w:w="1311" w:type="dxa"/>
            <w:shd w:val="clear" w:color="auto" w:fill="FFFFFF" w:themeFill="background1"/>
          </w:tcPr>
          <w:p w14:paraId="3A065F51" w14:textId="0BF30E56" w:rsidR="5DE32443" w:rsidRDefault="5DE32443" w:rsidP="5DE32443"/>
        </w:tc>
        <w:tc>
          <w:tcPr>
            <w:tcW w:w="2803" w:type="dxa"/>
            <w:shd w:val="clear" w:color="auto" w:fill="FFFFFF" w:themeFill="background1"/>
          </w:tcPr>
          <w:p w14:paraId="5EB9A95C" w14:textId="7F47C2D0" w:rsidR="58B5617A" w:rsidRDefault="58B5617A" w:rsidP="5DE32443">
            <w:r>
              <w:t>Maximum External Data</w:t>
            </w:r>
          </w:p>
        </w:tc>
        <w:tc>
          <w:tcPr>
            <w:tcW w:w="2805" w:type="dxa"/>
            <w:shd w:val="clear" w:color="auto" w:fill="FFFFFF" w:themeFill="background1"/>
            <w:tcMar>
              <w:top w:w="115" w:type="dxa"/>
              <w:left w:w="115" w:type="dxa"/>
              <w:bottom w:w="115" w:type="dxa"/>
              <w:right w:w="115" w:type="dxa"/>
            </w:tcMar>
          </w:tcPr>
          <w:p w14:paraId="3A829187" w14:textId="53103FC7" w:rsidR="58B5617A" w:rsidRDefault="58B5617A" w:rsidP="5DE32443">
            <w:pPr>
              <w:rPr>
                <w:lang w:val="en-US"/>
              </w:rPr>
            </w:pPr>
            <w:r w:rsidRPr="5DE32443">
              <w:rPr>
                <w:lang w:val="en-US"/>
              </w:rPr>
              <w:t>Numeric</w:t>
            </w:r>
          </w:p>
        </w:tc>
        <w:tc>
          <w:tcPr>
            <w:tcW w:w="2991" w:type="dxa"/>
            <w:shd w:val="clear" w:color="auto" w:fill="FFFFFF" w:themeFill="background1"/>
          </w:tcPr>
          <w:p w14:paraId="414B2601" w14:textId="2B8AC268" w:rsidR="5DE32443" w:rsidRDefault="5DE32443" w:rsidP="5DE32443">
            <w:pPr>
              <w:rPr>
                <w:lang w:val="en-US"/>
              </w:rPr>
            </w:pPr>
          </w:p>
        </w:tc>
        <w:tc>
          <w:tcPr>
            <w:tcW w:w="3219" w:type="dxa"/>
            <w:shd w:val="clear" w:color="auto" w:fill="FFFFFF" w:themeFill="background1"/>
          </w:tcPr>
          <w:p w14:paraId="1C23B409" w14:textId="0ABCA609" w:rsidR="58B5617A" w:rsidRDefault="58B5617A" w:rsidP="5DE32443">
            <w:pPr>
              <w:spacing w:line="259" w:lineRule="auto"/>
              <w:rPr>
                <w:lang w:val="en-US"/>
              </w:rPr>
            </w:pPr>
            <w:r w:rsidRPr="5DE32443">
              <w:rPr>
                <w:lang w:val="en-US"/>
              </w:rPr>
              <w:t xml:space="preserve">Optional action: increase the number of external uploads allowed if </w:t>
            </w:r>
            <w:r w:rsidR="778A4A98" w:rsidRPr="5DE32443">
              <w:rPr>
                <w:lang w:val="en-US"/>
              </w:rPr>
              <w:t>required (file size, multiple uploads from the applicant, etc.)</w:t>
            </w:r>
          </w:p>
        </w:tc>
        <w:tc>
          <w:tcPr>
            <w:tcW w:w="4131" w:type="dxa"/>
            <w:shd w:val="clear" w:color="auto" w:fill="FFFFFF" w:themeFill="background1"/>
            <w:tcMar>
              <w:top w:w="115" w:type="dxa"/>
              <w:left w:w="115" w:type="dxa"/>
              <w:bottom w:w="115" w:type="dxa"/>
              <w:right w:w="115" w:type="dxa"/>
            </w:tcMar>
          </w:tcPr>
          <w:p w14:paraId="48273FA4" w14:textId="38EEFB7A" w:rsidR="5DE32443" w:rsidRDefault="5DE32443" w:rsidP="5DE32443">
            <w:pPr>
              <w:rPr>
                <w:color w:val="FF0000"/>
                <w:lang w:val="en-US"/>
              </w:rPr>
            </w:pPr>
          </w:p>
        </w:tc>
      </w:tr>
      <w:tr w:rsidR="5DE32443" w14:paraId="0946D79F" w14:textId="77777777" w:rsidTr="1D243EFC">
        <w:trPr>
          <w:trHeight w:val="750"/>
        </w:trPr>
        <w:tc>
          <w:tcPr>
            <w:tcW w:w="1311" w:type="dxa"/>
            <w:shd w:val="clear" w:color="auto" w:fill="FFFFFF" w:themeFill="background1"/>
          </w:tcPr>
          <w:p w14:paraId="2C784C16" w14:textId="1510D1E3" w:rsidR="5DE32443" w:rsidRDefault="5DE32443" w:rsidP="5DE32443"/>
        </w:tc>
        <w:tc>
          <w:tcPr>
            <w:tcW w:w="2803" w:type="dxa"/>
            <w:shd w:val="clear" w:color="auto" w:fill="FFFFFF" w:themeFill="background1"/>
          </w:tcPr>
          <w:p w14:paraId="72A9618D" w14:textId="4B5A233E" w:rsidR="58B5617A" w:rsidRDefault="58B5617A" w:rsidP="5DE32443">
            <w:r>
              <w:t>Due Date</w:t>
            </w:r>
          </w:p>
        </w:tc>
        <w:tc>
          <w:tcPr>
            <w:tcW w:w="2805" w:type="dxa"/>
            <w:shd w:val="clear" w:color="auto" w:fill="FFFFFF" w:themeFill="background1"/>
            <w:tcMar>
              <w:top w:w="115" w:type="dxa"/>
              <w:left w:w="115" w:type="dxa"/>
              <w:bottom w:w="115" w:type="dxa"/>
              <w:right w:w="115" w:type="dxa"/>
            </w:tcMar>
          </w:tcPr>
          <w:p w14:paraId="3CF4C5E9" w14:textId="2C1AC0A1" w:rsidR="58B5617A" w:rsidRDefault="58B5617A" w:rsidP="5DE32443">
            <w:pPr>
              <w:rPr>
                <w:lang w:val="en-US"/>
              </w:rPr>
            </w:pPr>
            <w:r w:rsidRPr="5DE32443">
              <w:rPr>
                <w:lang w:val="en-US"/>
              </w:rPr>
              <w:t>Date</w:t>
            </w:r>
          </w:p>
        </w:tc>
        <w:tc>
          <w:tcPr>
            <w:tcW w:w="2991" w:type="dxa"/>
            <w:shd w:val="clear" w:color="auto" w:fill="FFFFFF" w:themeFill="background1"/>
          </w:tcPr>
          <w:p w14:paraId="03CF29CD" w14:textId="361D4DA0" w:rsidR="5DE32443" w:rsidRDefault="5DE32443" w:rsidP="5DE32443">
            <w:pPr>
              <w:rPr>
                <w:lang w:val="en-US"/>
              </w:rPr>
            </w:pPr>
          </w:p>
        </w:tc>
        <w:tc>
          <w:tcPr>
            <w:tcW w:w="3219" w:type="dxa"/>
            <w:shd w:val="clear" w:color="auto" w:fill="FFFFFF" w:themeFill="background1"/>
          </w:tcPr>
          <w:p w14:paraId="583C3108" w14:textId="524BD663" w:rsidR="58B5617A" w:rsidRDefault="58B5617A" w:rsidP="5DE32443">
            <w:pPr>
              <w:spacing w:line="259" w:lineRule="auto"/>
              <w:rPr>
                <w:lang w:val="en-US"/>
              </w:rPr>
            </w:pPr>
            <w:r w:rsidRPr="5DE32443">
              <w:rPr>
                <w:lang w:val="en-US"/>
              </w:rPr>
              <w:t>Optional action: enter a deadline for completion</w:t>
            </w:r>
          </w:p>
        </w:tc>
        <w:tc>
          <w:tcPr>
            <w:tcW w:w="4131" w:type="dxa"/>
            <w:shd w:val="clear" w:color="auto" w:fill="FFFFFF" w:themeFill="background1"/>
            <w:tcMar>
              <w:top w:w="115" w:type="dxa"/>
              <w:left w:w="115" w:type="dxa"/>
              <w:bottom w:w="115" w:type="dxa"/>
              <w:right w:w="115" w:type="dxa"/>
            </w:tcMar>
          </w:tcPr>
          <w:p w14:paraId="5DDCD404" w14:textId="551576EF" w:rsidR="58B5617A" w:rsidRDefault="58B5617A" w:rsidP="5DE32443">
            <w:pPr>
              <w:rPr>
                <w:color w:val="FF0000"/>
                <w:lang w:val="en-US"/>
              </w:rPr>
            </w:pPr>
          </w:p>
        </w:tc>
      </w:tr>
      <w:tr w:rsidR="5DE32443" w14:paraId="2ECE6216" w14:textId="77777777" w:rsidTr="1D243EFC">
        <w:trPr>
          <w:trHeight w:val="288"/>
        </w:trPr>
        <w:tc>
          <w:tcPr>
            <w:tcW w:w="17260" w:type="dxa"/>
            <w:gridSpan w:val="6"/>
            <w:shd w:val="clear" w:color="auto" w:fill="C5E0B3" w:themeFill="accent6" w:themeFillTint="66"/>
          </w:tcPr>
          <w:p w14:paraId="1CDCDCEB" w14:textId="399E3EE9" w:rsidR="5E4ADBFD" w:rsidRDefault="5E4ADBFD" w:rsidP="5DE32443">
            <w:r w:rsidRPr="1D243EFC">
              <w:rPr>
                <w:b/>
                <w:bCs/>
              </w:rPr>
              <w:t>Admissions Document (fields may vary based on the Process Step Entity selected at time of component creation)</w:t>
            </w:r>
          </w:p>
        </w:tc>
      </w:tr>
      <w:tr w:rsidR="0846484A" w14:paraId="2066B438" w14:textId="77777777" w:rsidTr="1D243EFC">
        <w:trPr>
          <w:trHeight w:val="288"/>
        </w:trPr>
        <w:tc>
          <w:tcPr>
            <w:tcW w:w="1311" w:type="dxa"/>
            <w:shd w:val="clear" w:color="auto" w:fill="FFFFFF" w:themeFill="background1"/>
          </w:tcPr>
          <w:p w14:paraId="52C6DB75" w14:textId="10C903C5" w:rsidR="0846484A" w:rsidRDefault="0846484A" w:rsidP="0846484A"/>
        </w:tc>
        <w:tc>
          <w:tcPr>
            <w:tcW w:w="2803" w:type="dxa"/>
            <w:shd w:val="clear" w:color="auto" w:fill="FFFFFF" w:themeFill="background1"/>
          </w:tcPr>
          <w:p w14:paraId="0DC6CA44" w14:textId="504D9B86" w:rsidR="2FA15BC0" w:rsidRDefault="2FA15BC0" w:rsidP="0846484A">
            <w:r>
              <w:t>Document</w:t>
            </w:r>
          </w:p>
        </w:tc>
        <w:tc>
          <w:tcPr>
            <w:tcW w:w="2805" w:type="dxa"/>
            <w:shd w:val="clear" w:color="auto" w:fill="FFFFFF" w:themeFill="background1"/>
            <w:tcMar>
              <w:top w:w="115" w:type="dxa"/>
              <w:left w:w="115" w:type="dxa"/>
              <w:bottom w:w="115" w:type="dxa"/>
              <w:right w:w="115" w:type="dxa"/>
            </w:tcMar>
          </w:tcPr>
          <w:p w14:paraId="7B30543D" w14:textId="1C6C7B48" w:rsidR="2FA15BC0" w:rsidRDefault="2FA15BC0" w:rsidP="0846484A">
            <w:pPr>
              <w:rPr>
                <w:lang w:val="en-US"/>
              </w:rPr>
            </w:pPr>
            <w:r w:rsidRPr="0846484A">
              <w:rPr>
                <w:lang w:val="en-US"/>
              </w:rPr>
              <w:t>Upload</w:t>
            </w:r>
          </w:p>
        </w:tc>
        <w:tc>
          <w:tcPr>
            <w:tcW w:w="2991" w:type="dxa"/>
            <w:shd w:val="clear" w:color="auto" w:fill="FFFFFF" w:themeFill="background1"/>
          </w:tcPr>
          <w:p w14:paraId="676C3F3C" w14:textId="51D6B47B" w:rsidR="0846484A" w:rsidRDefault="0846484A" w:rsidP="0846484A">
            <w:pPr>
              <w:rPr>
                <w:lang w:val="en-US"/>
              </w:rPr>
            </w:pPr>
          </w:p>
        </w:tc>
        <w:tc>
          <w:tcPr>
            <w:tcW w:w="3219" w:type="dxa"/>
            <w:shd w:val="clear" w:color="auto" w:fill="FFFFFF" w:themeFill="background1"/>
          </w:tcPr>
          <w:p w14:paraId="53FF37B1" w14:textId="6213D202" w:rsidR="2FA15BC0" w:rsidRDefault="2FA15BC0" w:rsidP="0846484A">
            <w:pPr>
              <w:spacing w:line="259" w:lineRule="auto"/>
              <w:rPr>
                <w:lang w:val="en-US"/>
              </w:rPr>
            </w:pPr>
            <w:r w:rsidRPr="0846484A">
              <w:rPr>
                <w:lang w:val="en-US"/>
              </w:rPr>
              <w:t>If uploading on behalf of the applicant, you will do so here</w:t>
            </w:r>
          </w:p>
        </w:tc>
        <w:tc>
          <w:tcPr>
            <w:tcW w:w="4131" w:type="dxa"/>
            <w:shd w:val="clear" w:color="auto" w:fill="FFFFFF" w:themeFill="background1"/>
            <w:tcMar>
              <w:top w:w="115" w:type="dxa"/>
              <w:left w:w="115" w:type="dxa"/>
              <w:bottom w:w="115" w:type="dxa"/>
              <w:right w:w="115" w:type="dxa"/>
            </w:tcMar>
          </w:tcPr>
          <w:p w14:paraId="08EBEA96" w14:textId="61B532E4" w:rsidR="0846484A" w:rsidRDefault="0846484A" w:rsidP="0846484A">
            <w:pPr>
              <w:rPr>
                <w:color w:val="FF0000"/>
                <w:lang w:val="en-US"/>
              </w:rPr>
            </w:pPr>
          </w:p>
        </w:tc>
      </w:tr>
      <w:tr w:rsidR="5DE32443" w14:paraId="2F56FFC7" w14:textId="77777777" w:rsidTr="1D243EFC">
        <w:trPr>
          <w:trHeight w:val="288"/>
        </w:trPr>
        <w:tc>
          <w:tcPr>
            <w:tcW w:w="1311" w:type="dxa"/>
            <w:shd w:val="clear" w:color="auto" w:fill="FFFFFF" w:themeFill="background1"/>
          </w:tcPr>
          <w:p w14:paraId="53D71D2A" w14:textId="7C3E6501" w:rsidR="5DE32443" w:rsidRDefault="5DE32443" w:rsidP="5DE32443"/>
        </w:tc>
        <w:tc>
          <w:tcPr>
            <w:tcW w:w="2803" w:type="dxa"/>
            <w:shd w:val="clear" w:color="auto" w:fill="FFFFFF" w:themeFill="background1"/>
          </w:tcPr>
          <w:p w14:paraId="476F4293" w14:textId="46D36B5E" w:rsidR="5E4ADBFD" w:rsidRDefault="5E4ADBFD" w:rsidP="5DE32443">
            <w:r>
              <w:t>Expiration Date</w:t>
            </w:r>
          </w:p>
        </w:tc>
        <w:tc>
          <w:tcPr>
            <w:tcW w:w="2805" w:type="dxa"/>
            <w:shd w:val="clear" w:color="auto" w:fill="FFFFFF" w:themeFill="background1"/>
            <w:tcMar>
              <w:top w:w="115" w:type="dxa"/>
              <w:left w:w="115" w:type="dxa"/>
              <w:bottom w:w="115" w:type="dxa"/>
              <w:right w:w="115" w:type="dxa"/>
            </w:tcMar>
          </w:tcPr>
          <w:p w14:paraId="3A6D4371" w14:textId="047A004D" w:rsidR="5E4ADBFD" w:rsidRDefault="5E4ADBFD" w:rsidP="5DE32443">
            <w:pPr>
              <w:rPr>
                <w:lang w:val="en-US"/>
              </w:rPr>
            </w:pPr>
            <w:r w:rsidRPr="5DE32443">
              <w:rPr>
                <w:lang w:val="en-US"/>
              </w:rPr>
              <w:t>Date</w:t>
            </w:r>
          </w:p>
        </w:tc>
        <w:tc>
          <w:tcPr>
            <w:tcW w:w="2991" w:type="dxa"/>
            <w:shd w:val="clear" w:color="auto" w:fill="FFFFFF" w:themeFill="background1"/>
          </w:tcPr>
          <w:p w14:paraId="439F7EFD" w14:textId="6A3858F5" w:rsidR="5DE32443" w:rsidRDefault="5DE32443" w:rsidP="5DE32443">
            <w:pPr>
              <w:rPr>
                <w:lang w:val="en-US"/>
              </w:rPr>
            </w:pPr>
          </w:p>
        </w:tc>
        <w:tc>
          <w:tcPr>
            <w:tcW w:w="3219" w:type="dxa"/>
            <w:shd w:val="clear" w:color="auto" w:fill="FFFFFF" w:themeFill="background1"/>
          </w:tcPr>
          <w:p w14:paraId="5DDB9557" w14:textId="361EB2AE" w:rsidR="5DE32443" w:rsidRDefault="79F7F4B0" w:rsidP="0846484A">
            <w:pPr>
              <w:spacing w:line="259" w:lineRule="auto"/>
            </w:pPr>
            <w:r w:rsidRPr="0846484A">
              <w:rPr>
                <w:lang w:val="en-US"/>
              </w:rPr>
              <w:t>Optional to enter if relevant/known</w:t>
            </w:r>
          </w:p>
        </w:tc>
        <w:tc>
          <w:tcPr>
            <w:tcW w:w="4131" w:type="dxa"/>
            <w:shd w:val="clear" w:color="auto" w:fill="FFFFFF" w:themeFill="background1"/>
            <w:tcMar>
              <w:top w:w="115" w:type="dxa"/>
              <w:left w:w="115" w:type="dxa"/>
              <w:bottom w:w="115" w:type="dxa"/>
              <w:right w:w="115" w:type="dxa"/>
            </w:tcMar>
          </w:tcPr>
          <w:p w14:paraId="09F4F65D" w14:textId="0B6C57B4" w:rsidR="5DE32443" w:rsidRDefault="5DE32443" w:rsidP="5DE32443">
            <w:pPr>
              <w:rPr>
                <w:color w:val="FF0000"/>
                <w:lang w:val="en-US"/>
              </w:rPr>
            </w:pPr>
          </w:p>
        </w:tc>
      </w:tr>
      <w:tr w:rsidR="5DE32443" w14:paraId="3626A98A" w14:textId="77777777" w:rsidTr="1D243EFC">
        <w:trPr>
          <w:trHeight w:val="288"/>
        </w:trPr>
        <w:tc>
          <w:tcPr>
            <w:tcW w:w="1311" w:type="dxa"/>
            <w:shd w:val="clear" w:color="auto" w:fill="FFFFFF" w:themeFill="background1"/>
          </w:tcPr>
          <w:p w14:paraId="663E79F2" w14:textId="7CF7DF59" w:rsidR="5DE32443" w:rsidRDefault="5DE32443" w:rsidP="5DE32443"/>
        </w:tc>
        <w:tc>
          <w:tcPr>
            <w:tcW w:w="2803" w:type="dxa"/>
            <w:shd w:val="clear" w:color="auto" w:fill="FFFFFF" w:themeFill="background1"/>
          </w:tcPr>
          <w:p w14:paraId="1CD67E7C" w14:textId="15C8B508" w:rsidR="5E4ADBFD" w:rsidRDefault="5E4ADBFD" w:rsidP="5DE32443">
            <w:r>
              <w:t>Completion Date</w:t>
            </w:r>
          </w:p>
        </w:tc>
        <w:tc>
          <w:tcPr>
            <w:tcW w:w="2805" w:type="dxa"/>
            <w:shd w:val="clear" w:color="auto" w:fill="FFFFFF" w:themeFill="background1"/>
            <w:tcMar>
              <w:top w:w="115" w:type="dxa"/>
              <w:left w:w="115" w:type="dxa"/>
              <w:bottom w:w="115" w:type="dxa"/>
              <w:right w:w="115" w:type="dxa"/>
            </w:tcMar>
          </w:tcPr>
          <w:p w14:paraId="6F07AF27" w14:textId="4BC5A551" w:rsidR="5E4ADBFD" w:rsidRDefault="5E4ADBFD" w:rsidP="5DE32443">
            <w:pPr>
              <w:rPr>
                <w:lang w:val="en-US"/>
              </w:rPr>
            </w:pPr>
            <w:r w:rsidRPr="5DE32443">
              <w:rPr>
                <w:lang w:val="en-US"/>
              </w:rPr>
              <w:t>Date</w:t>
            </w:r>
          </w:p>
        </w:tc>
        <w:tc>
          <w:tcPr>
            <w:tcW w:w="2991" w:type="dxa"/>
            <w:shd w:val="clear" w:color="auto" w:fill="FFFFFF" w:themeFill="background1"/>
          </w:tcPr>
          <w:p w14:paraId="32647C4B" w14:textId="653AD05F" w:rsidR="5DE32443" w:rsidRDefault="5DE32443" w:rsidP="5DE32443">
            <w:pPr>
              <w:rPr>
                <w:lang w:val="en-US"/>
              </w:rPr>
            </w:pPr>
          </w:p>
        </w:tc>
        <w:tc>
          <w:tcPr>
            <w:tcW w:w="3219" w:type="dxa"/>
            <w:shd w:val="clear" w:color="auto" w:fill="FFFFFF" w:themeFill="background1"/>
          </w:tcPr>
          <w:p w14:paraId="4ED9A164" w14:textId="2A0C9BB9" w:rsidR="5E4ADBFD" w:rsidRDefault="5E4ADBFD" w:rsidP="5DE32443">
            <w:pPr>
              <w:spacing w:line="259" w:lineRule="auto"/>
              <w:rPr>
                <w:lang w:val="en-US"/>
              </w:rPr>
            </w:pPr>
            <w:r w:rsidRPr="5DE32443">
              <w:rPr>
                <w:lang w:val="en-US"/>
              </w:rPr>
              <w:t>No action</w:t>
            </w:r>
          </w:p>
        </w:tc>
        <w:tc>
          <w:tcPr>
            <w:tcW w:w="4131" w:type="dxa"/>
            <w:shd w:val="clear" w:color="auto" w:fill="FFFFFF" w:themeFill="background1"/>
            <w:tcMar>
              <w:top w:w="115" w:type="dxa"/>
              <w:left w:w="115" w:type="dxa"/>
              <w:bottom w:w="115" w:type="dxa"/>
              <w:right w:w="115" w:type="dxa"/>
            </w:tcMar>
          </w:tcPr>
          <w:p w14:paraId="609D8BA1" w14:textId="63F71A0C" w:rsidR="5E4ADBFD" w:rsidRDefault="46A1E7F1" w:rsidP="0846484A">
            <w:pPr>
              <w:rPr>
                <w:lang w:val="en-US"/>
              </w:rPr>
            </w:pPr>
            <w:r w:rsidRPr="0846484A">
              <w:rPr>
                <w:lang w:val="en-US"/>
              </w:rPr>
              <w:t>R</w:t>
            </w:r>
            <w:r w:rsidR="5E4ADBFD" w:rsidRPr="0846484A">
              <w:rPr>
                <w:lang w:val="en-US"/>
              </w:rPr>
              <w:t xml:space="preserve">uleset to </w:t>
            </w:r>
            <w:r w:rsidR="52205D12" w:rsidRPr="0846484A">
              <w:rPr>
                <w:lang w:val="en-US"/>
              </w:rPr>
              <w:t>autofill</w:t>
            </w:r>
            <w:r w:rsidR="5E4ADBFD" w:rsidRPr="0846484A">
              <w:rPr>
                <w:lang w:val="en-US"/>
              </w:rPr>
              <w:t xml:space="preserve"> this to the date of document receipt (manual, integration or checklist upload)</w:t>
            </w:r>
            <w:r w:rsidR="69086963" w:rsidRPr="0846484A">
              <w:rPr>
                <w:lang w:val="en-US"/>
              </w:rPr>
              <w:t xml:space="preserve"> in SIS-FS-ADM-305</w:t>
            </w:r>
          </w:p>
        </w:tc>
      </w:tr>
      <w:tr w:rsidR="5DE32443" w14:paraId="226D12D8" w14:textId="77777777" w:rsidTr="1D243EFC">
        <w:trPr>
          <w:trHeight w:val="288"/>
        </w:trPr>
        <w:tc>
          <w:tcPr>
            <w:tcW w:w="1311" w:type="dxa"/>
            <w:shd w:val="clear" w:color="auto" w:fill="FFFFFF" w:themeFill="background1"/>
          </w:tcPr>
          <w:p w14:paraId="688B47AC" w14:textId="06969A99" w:rsidR="5DE32443" w:rsidRDefault="5DE32443" w:rsidP="5DE32443"/>
        </w:tc>
        <w:tc>
          <w:tcPr>
            <w:tcW w:w="2803" w:type="dxa"/>
            <w:shd w:val="clear" w:color="auto" w:fill="FFFFFF" w:themeFill="background1"/>
          </w:tcPr>
          <w:p w14:paraId="47373195" w14:textId="170FBE2F" w:rsidR="5E4ADBFD" w:rsidRDefault="5E4ADBFD" w:rsidP="5DE32443">
            <w:r>
              <w:t>Document Date</w:t>
            </w:r>
          </w:p>
        </w:tc>
        <w:tc>
          <w:tcPr>
            <w:tcW w:w="2805" w:type="dxa"/>
            <w:shd w:val="clear" w:color="auto" w:fill="FFFFFF" w:themeFill="background1"/>
            <w:tcMar>
              <w:top w:w="115" w:type="dxa"/>
              <w:left w:w="115" w:type="dxa"/>
              <w:bottom w:w="115" w:type="dxa"/>
              <w:right w:w="115" w:type="dxa"/>
            </w:tcMar>
          </w:tcPr>
          <w:p w14:paraId="43B15A3C" w14:textId="07A9857E" w:rsidR="5E4ADBFD" w:rsidRDefault="5E4ADBFD" w:rsidP="5DE32443">
            <w:pPr>
              <w:rPr>
                <w:lang w:val="en-US"/>
              </w:rPr>
            </w:pPr>
            <w:r w:rsidRPr="5DE32443">
              <w:rPr>
                <w:lang w:val="en-US"/>
              </w:rPr>
              <w:t>Date</w:t>
            </w:r>
          </w:p>
        </w:tc>
        <w:tc>
          <w:tcPr>
            <w:tcW w:w="2991" w:type="dxa"/>
            <w:shd w:val="clear" w:color="auto" w:fill="FFFFFF" w:themeFill="background1"/>
          </w:tcPr>
          <w:p w14:paraId="5633B99B" w14:textId="2D871DFB" w:rsidR="5DE32443" w:rsidRDefault="5DE32443" w:rsidP="5DE32443">
            <w:pPr>
              <w:rPr>
                <w:lang w:val="en-US"/>
              </w:rPr>
            </w:pPr>
          </w:p>
        </w:tc>
        <w:tc>
          <w:tcPr>
            <w:tcW w:w="3219" w:type="dxa"/>
            <w:shd w:val="clear" w:color="auto" w:fill="FFFFFF" w:themeFill="background1"/>
          </w:tcPr>
          <w:p w14:paraId="10DFA386" w14:textId="22497012" w:rsidR="5DE32443" w:rsidRDefault="7DDCDA4D" w:rsidP="5DE32443">
            <w:pPr>
              <w:spacing w:line="259" w:lineRule="auto"/>
              <w:rPr>
                <w:lang w:val="en-US"/>
              </w:rPr>
            </w:pPr>
            <w:r w:rsidRPr="0846484A">
              <w:rPr>
                <w:lang w:val="en-US"/>
              </w:rPr>
              <w:t>Optional to enter if known</w:t>
            </w:r>
          </w:p>
        </w:tc>
        <w:tc>
          <w:tcPr>
            <w:tcW w:w="4131" w:type="dxa"/>
            <w:shd w:val="clear" w:color="auto" w:fill="FFFFFF" w:themeFill="background1"/>
            <w:tcMar>
              <w:top w:w="115" w:type="dxa"/>
              <w:left w:w="115" w:type="dxa"/>
              <w:bottom w:w="115" w:type="dxa"/>
              <w:right w:w="115" w:type="dxa"/>
            </w:tcMar>
          </w:tcPr>
          <w:p w14:paraId="3F9CA7B2" w14:textId="37F58099" w:rsidR="5DE32443" w:rsidRDefault="5DE32443" w:rsidP="5DE32443">
            <w:pPr>
              <w:rPr>
                <w:color w:val="FF0000"/>
                <w:lang w:val="en-US"/>
              </w:rPr>
            </w:pPr>
          </w:p>
        </w:tc>
      </w:tr>
      <w:tr w:rsidR="5DE32443" w14:paraId="000C2A6C" w14:textId="77777777" w:rsidTr="1D243EFC">
        <w:trPr>
          <w:trHeight w:val="288"/>
        </w:trPr>
        <w:tc>
          <w:tcPr>
            <w:tcW w:w="1311" w:type="dxa"/>
            <w:shd w:val="clear" w:color="auto" w:fill="FFFFFF" w:themeFill="background1"/>
          </w:tcPr>
          <w:p w14:paraId="5976B11C" w14:textId="5BF81205" w:rsidR="5DE32443" w:rsidRDefault="5DE32443" w:rsidP="5DE32443"/>
        </w:tc>
        <w:tc>
          <w:tcPr>
            <w:tcW w:w="2803" w:type="dxa"/>
            <w:shd w:val="clear" w:color="auto" w:fill="FFFFFF" w:themeFill="background1"/>
          </w:tcPr>
          <w:p w14:paraId="7CAC4033" w14:textId="48C9FFE8" w:rsidR="5E4ADBFD" w:rsidRDefault="5E4ADBFD" w:rsidP="5DE32443">
            <w:r>
              <w:t>Document Status</w:t>
            </w:r>
          </w:p>
        </w:tc>
        <w:tc>
          <w:tcPr>
            <w:tcW w:w="2805" w:type="dxa"/>
            <w:shd w:val="clear" w:color="auto" w:fill="FFFFFF" w:themeFill="background1"/>
            <w:tcMar>
              <w:top w:w="115" w:type="dxa"/>
              <w:left w:w="115" w:type="dxa"/>
              <w:bottom w:w="115" w:type="dxa"/>
              <w:right w:w="115" w:type="dxa"/>
            </w:tcMar>
          </w:tcPr>
          <w:p w14:paraId="45007EA6" w14:textId="7669160C" w:rsidR="5E4ADBFD" w:rsidRDefault="5E4ADBFD" w:rsidP="5DE32443">
            <w:pPr>
              <w:rPr>
                <w:lang w:val="en-US"/>
              </w:rPr>
            </w:pPr>
            <w:r w:rsidRPr="5DE32443">
              <w:rPr>
                <w:lang w:val="en-US"/>
              </w:rPr>
              <w:t>LOV</w:t>
            </w:r>
          </w:p>
        </w:tc>
        <w:tc>
          <w:tcPr>
            <w:tcW w:w="2991" w:type="dxa"/>
            <w:shd w:val="clear" w:color="auto" w:fill="FFFFFF" w:themeFill="background1"/>
          </w:tcPr>
          <w:p w14:paraId="28B3A381" w14:textId="414730E4" w:rsidR="40E7F8F6" w:rsidRDefault="40E7F8F6" w:rsidP="0846484A">
            <w:pPr>
              <w:rPr>
                <w:lang w:val="en-US"/>
              </w:rPr>
            </w:pPr>
            <w:r w:rsidRPr="0846484A">
              <w:rPr>
                <w:lang w:val="en-US"/>
              </w:rPr>
              <w:t>Submitted</w:t>
            </w:r>
          </w:p>
          <w:p w14:paraId="57B824AA" w14:textId="5486D098" w:rsidR="5DE32443" w:rsidRDefault="40E7F8F6" w:rsidP="0846484A">
            <w:pPr>
              <w:rPr>
                <w:lang w:val="en-US"/>
              </w:rPr>
            </w:pPr>
            <w:r w:rsidRPr="0846484A">
              <w:rPr>
                <w:lang w:val="en-US"/>
              </w:rPr>
              <w:t>Issued</w:t>
            </w:r>
          </w:p>
          <w:p w14:paraId="20E27C17" w14:textId="07B2D475" w:rsidR="5DE32443" w:rsidRDefault="1D3F00C3" w:rsidP="5DE32443">
            <w:r w:rsidRPr="78F2F982">
              <w:rPr>
                <w:lang w:val="en-US"/>
              </w:rPr>
              <w:t>Accepted</w:t>
            </w:r>
          </w:p>
          <w:p w14:paraId="4B53B524" w14:textId="3A071395" w:rsidR="36738E18" w:rsidRDefault="36738E18" w:rsidP="78F2F982">
            <w:pPr>
              <w:rPr>
                <w:lang w:val="en-US"/>
              </w:rPr>
            </w:pPr>
            <w:r w:rsidRPr="78F2F982">
              <w:rPr>
                <w:lang w:val="en-US"/>
              </w:rPr>
              <w:t>Denied</w:t>
            </w:r>
          </w:p>
          <w:p w14:paraId="3DAD8A66" w14:textId="532BA72B" w:rsidR="5DE32443" w:rsidRDefault="40E7F8F6" w:rsidP="5DE32443">
            <w:r w:rsidRPr="0846484A">
              <w:rPr>
                <w:lang w:val="en-US"/>
              </w:rPr>
              <w:t>Rejected-Document expired</w:t>
            </w:r>
          </w:p>
          <w:p w14:paraId="20F975B7" w14:textId="73F7953D" w:rsidR="5DE32443" w:rsidRDefault="40E7F8F6" w:rsidP="5DE32443">
            <w:r w:rsidRPr="0846484A">
              <w:rPr>
                <w:lang w:val="en-US"/>
              </w:rPr>
              <w:t>Rejected-Does not meet requirements</w:t>
            </w:r>
          </w:p>
          <w:p w14:paraId="265A89E8" w14:textId="33133D7F" w:rsidR="5DE32443" w:rsidRDefault="40E7F8F6" w:rsidP="5DE32443">
            <w:r w:rsidRPr="0846484A">
              <w:rPr>
                <w:lang w:val="en-US"/>
              </w:rPr>
              <w:t>Rejected-Must be submitted through OCAS</w:t>
            </w:r>
          </w:p>
          <w:p w14:paraId="10C2F45B" w14:textId="48D558CA" w:rsidR="5DE32443" w:rsidRDefault="40E7F8F6" w:rsidP="5DE32443">
            <w:r w:rsidRPr="0846484A">
              <w:rPr>
                <w:lang w:val="en-US"/>
              </w:rPr>
              <w:t>Rejected-Illegible</w:t>
            </w:r>
          </w:p>
          <w:p w14:paraId="09CC6FFB" w14:textId="0AC8A727" w:rsidR="5DE32443" w:rsidRDefault="40E7F8F6" w:rsidP="5DE32443">
            <w:r w:rsidRPr="0846484A">
              <w:rPr>
                <w:lang w:val="en-US"/>
              </w:rPr>
              <w:t>Rejected-Incorrect document submitted</w:t>
            </w:r>
          </w:p>
          <w:p w14:paraId="6669EB1E" w14:textId="24ACF8A8" w:rsidR="5DE32443" w:rsidRDefault="40E7F8F6" w:rsidP="5DE32443">
            <w:r w:rsidRPr="0846484A">
              <w:rPr>
                <w:lang w:val="en-US"/>
              </w:rPr>
              <w:t>Not Required</w:t>
            </w:r>
          </w:p>
        </w:tc>
        <w:tc>
          <w:tcPr>
            <w:tcW w:w="3219" w:type="dxa"/>
            <w:shd w:val="clear" w:color="auto" w:fill="FFFFFF" w:themeFill="background1"/>
          </w:tcPr>
          <w:p w14:paraId="024E804E" w14:textId="21911F3C" w:rsidR="5DE32443" w:rsidRDefault="1D3F00C3" w:rsidP="5DE32443">
            <w:pPr>
              <w:spacing w:line="259" w:lineRule="auto"/>
              <w:rPr>
                <w:lang w:val="en-US"/>
              </w:rPr>
            </w:pPr>
            <w:r w:rsidRPr="78F2F982">
              <w:rPr>
                <w:lang w:val="en-US"/>
              </w:rPr>
              <w:t>When evaluating a document upload, you should be selecting Accepted</w:t>
            </w:r>
            <w:r w:rsidR="26A04D75" w:rsidRPr="78F2F982">
              <w:rPr>
                <w:lang w:val="en-US"/>
              </w:rPr>
              <w:t>, Denied</w:t>
            </w:r>
            <w:r w:rsidRPr="78F2F982">
              <w:rPr>
                <w:lang w:val="en-US"/>
              </w:rPr>
              <w:t xml:space="preserve"> or the appropriate Rejected category</w:t>
            </w:r>
          </w:p>
        </w:tc>
        <w:tc>
          <w:tcPr>
            <w:tcW w:w="4131" w:type="dxa"/>
            <w:shd w:val="clear" w:color="auto" w:fill="FFFFFF" w:themeFill="background1"/>
            <w:tcMar>
              <w:top w:w="115" w:type="dxa"/>
              <w:left w:w="115" w:type="dxa"/>
              <w:bottom w:w="115" w:type="dxa"/>
              <w:right w:w="115" w:type="dxa"/>
            </w:tcMar>
          </w:tcPr>
          <w:p w14:paraId="6B04A764" w14:textId="21C30F5D" w:rsidR="5DE32443" w:rsidRDefault="40E7F8F6" w:rsidP="0846484A">
            <w:pPr>
              <w:rPr>
                <w:lang w:val="en-US"/>
              </w:rPr>
            </w:pPr>
            <w:r w:rsidRPr="0846484A">
              <w:rPr>
                <w:lang w:val="en-US"/>
              </w:rPr>
              <w:t>Submitted is assigned by the system for any newly uploaded documents (portal or other)</w:t>
            </w:r>
          </w:p>
          <w:p w14:paraId="7A7B0FBB" w14:textId="3C75614C" w:rsidR="5DE32443" w:rsidRDefault="5DE32443" w:rsidP="0846484A">
            <w:pPr>
              <w:rPr>
                <w:lang w:val="en-US"/>
              </w:rPr>
            </w:pPr>
          </w:p>
          <w:p w14:paraId="0FDD242E" w14:textId="30EECCC4" w:rsidR="5DE32443" w:rsidRDefault="40E7F8F6" w:rsidP="0846484A">
            <w:pPr>
              <w:rPr>
                <w:lang w:val="en-US"/>
              </w:rPr>
            </w:pPr>
            <w:r w:rsidRPr="0846484A">
              <w:rPr>
                <w:lang w:val="en-US"/>
              </w:rPr>
              <w:t>Accepted will be assigned by the departmental reviewer if the academic area is involved in the assessment, triggering a system update to the Component Step Status to “Complete” in SIS-FS-ADM-311</w:t>
            </w:r>
          </w:p>
          <w:p w14:paraId="09D45010" w14:textId="6488568F" w:rsidR="5DE32443" w:rsidRDefault="5DE32443" w:rsidP="0846484A">
            <w:pPr>
              <w:rPr>
                <w:lang w:val="en-US"/>
              </w:rPr>
            </w:pPr>
          </w:p>
        </w:tc>
      </w:tr>
      <w:tr w:rsidR="5DE32443" w14:paraId="0F7ABC1A" w14:textId="77777777" w:rsidTr="1D243EFC">
        <w:trPr>
          <w:trHeight w:val="288"/>
        </w:trPr>
        <w:tc>
          <w:tcPr>
            <w:tcW w:w="1311" w:type="dxa"/>
            <w:shd w:val="clear" w:color="auto" w:fill="FFFFFF" w:themeFill="background1"/>
          </w:tcPr>
          <w:p w14:paraId="18CEDB89" w14:textId="0D6B7F36" w:rsidR="5DE32443" w:rsidRDefault="5DE32443" w:rsidP="5DE32443"/>
        </w:tc>
        <w:tc>
          <w:tcPr>
            <w:tcW w:w="2803" w:type="dxa"/>
            <w:shd w:val="clear" w:color="auto" w:fill="FFFFFF" w:themeFill="background1"/>
          </w:tcPr>
          <w:p w14:paraId="237344BE" w14:textId="246232A2" w:rsidR="5E4ADBFD" w:rsidRDefault="5E4ADBFD" w:rsidP="5DE32443">
            <w:r>
              <w:t>Document Source</w:t>
            </w:r>
          </w:p>
        </w:tc>
        <w:tc>
          <w:tcPr>
            <w:tcW w:w="2805" w:type="dxa"/>
            <w:shd w:val="clear" w:color="auto" w:fill="FFFFFF" w:themeFill="background1"/>
            <w:tcMar>
              <w:top w:w="115" w:type="dxa"/>
              <w:left w:w="115" w:type="dxa"/>
              <w:bottom w:w="115" w:type="dxa"/>
              <w:right w:w="115" w:type="dxa"/>
            </w:tcMar>
          </w:tcPr>
          <w:p w14:paraId="40E361A2" w14:textId="1F9700B4" w:rsidR="683AFCB5" w:rsidRDefault="683AFCB5" w:rsidP="5DE32443">
            <w:pPr>
              <w:rPr>
                <w:lang w:val="en-US"/>
              </w:rPr>
            </w:pPr>
            <w:r w:rsidRPr="5DE32443">
              <w:rPr>
                <w:lang w:val="en-US"/>
              </w:rPr>
              <w:t>LOV</w:t>
            </w:r>
          </w:p>
        </w:tc>
        <w:tc>
          <w:tcPr>
            <w:tcW w:w="2991" w:type="dxa"/>
            <w:shd w:val="clear" w:color="auto" w:fill="FFFFFF" w:themeFill="background1"/>
          </w:tcPr>
          <w:p w14:paraId="68CA9DF8" w14:textId="42C7D4B5" w:rsidR="5DE32443" w:rsidRDefault="16A7A686" w:rsidP="0846484A">
            <w:pPr>
              <w:rPr>
                <w:lang w:val="en-US"/>
              </w:rPr>
            </w:pPr>
            <w:r w:rsidRPr="0846484A">
              <w:rPr>
                <w:lang w:val="en-US"/>
              </w:rPr>
              <w:t>Student</w:t>
            </w:r>
          </w:p>
          <w:p w14:paraId="469C7CD2" w14:textId="449E3A8B" w:rsidR="5DE32443" w:rsidRDefault="16A7A686" w:rsidP="5DE32443">
            <w:r w:rsidRPr="0846484A">
              <w:rPr>
                <w:lang w:val="en-US"/>
              </w:rPr>
              <w:t>OCAS</w:t>
            </w:r>
          </w:p>
          <w:p w14:paraId="468427FE" w14:textId="751081CF" w:rsidR="5DE32443" w:rsidRDefault="16A7A686" w:rsidP="5DE32443">
            <w:r w:rsidRPr="0846484A">
              <w:rPr>
                <w:lang w:val="en-US"/>
              </w:rPr>
              <w:t>myAC Application Portal</w:t>
            </w:r>
          </w:p>
          <w:p w14:paraId="05490E07" w14:textId="697300F6" w:rsidR="5DE32443" w:rsidRDefault="16A7A686" w:rsidP="5DE32443">
            <w:r w:rsidRPr="0846484A">
              <w:rPr>
                <w:lang w:val="en-US"/>
              </w:rPr>
              <w:t>Algonquin College</w:t>
            </w:r>
          </w:p>
          <w:p w14:paraId="19164B8F" w14:textId="42CD735E" w:rsidR="5DE32443" w:rsidRDefault="16A7A686" w:rsidP="5DE32443">
            <w:r w:rsidRPr="0846484A">
              <w:rPr>
                <w:lang w:val="en-US"/>
              </w:rPr>
              <w:t>Mail</w:t>
            </w:r>
          </w:p>
          <w:p w14:paraId="349611D4" w14:textId="1B9C9699" w:rsidR="5DE32443" w:rsidRDefault="16A7A686" w:rsidP="5DE32443">
            <w:r w:rsidRPr="0846484A">
              <w:rPr>
                <w:lang w:val="en-US"/>
              </w:rPr>
              <w:t>Email</w:t>
            </w:r>
          </w:p>
          <w:p w14:paraId="16BA2C07" w14:textId="24D6F8F1" w:rsidR="5DE32443" w:rsidRDefault="16A7A686" w:rsidP="5DE32443">
            <w:r w:rsidRPr="0846484A">
              <w:rPr>
                <w:lang w:val="en-US"/>
              </w:rPr>
              <w:t>Institution Portal</w:t>
            </w:r>
          </w:p>
          <w:p w14:paraId="11E0952B" w14:textId="6E48125F" w:rsidR="5DE32443" w:rsidRDefault="16A7A686" w:rsidP="5DE32443">
            <w:r w:rsidRPr="0846484A">
              <w:rPr>
                <w:lang w:val="en-US"/>
              </w:rPr>
              <w:t>Test Centre</w:t>
            </w:r>
          </w:p>
        </w:tc>
        <w:tc>
          <w:tcPr>
            <w:tcW w:w="3219" w:type="dxa"/>
            <w:shd w:val="clear" w:color="auto" w:fill="FFFFFF" w:themeFill="background1"/>
          </w:tcPr>
          <w:p w14:paraId="575214C1" w14:textId="54C5EA32" w:rsidR="5DE32443" w:rsidRDefault="16A7A686" w:rsidP="0846484A">
            <w:pPr>
              <w:spacing w:line="259" w:lineRule="auto"/>
              <w:rPr>
                <w:lang w:val="en-US"/>
              </w:rPr>
            </w:pPr>
            <w:r w:rsidRPr="0846484A">
              <w:rPr>
                <w:lang w:val="en-US"/>
              </w:rPr>
              <w:t>Only enter if uploading on behalf of the applicant</w:t>
            </w:r>
            <w:r w:rsidR="2FEC6522" w:rsidRPr="0846484A">
              <w:rPr>
                <w:lang w:val="en-US"/>
              </w:rPr>
              <w:t>, or issuing a document to an applicant</w:t>
            </w:r>
          </w:p>
        </w:tc>
        <w:tc>
          <w:tcPr>
            <w:tcW w:w="4131" w:type="dxa"/>
            <w:shd w:val="clear" w:color="auto" w:fill="FFFFFF" w:themeFill="background1"/>
            <w:tcMar>
              <w:top w:w="115" w:type="dxa"/>
              <w:left w:w="115" w:type="dxa"/>
              <w:bottom w:w="115" w:type="dxa"/>
              <w:right w:w="115" w:type="dxa"/>
            </w:tcMar>
          </w:tcPr>
          <w:p w14:paraId="1306A6CA" w14:textId="2FB685AB" w:rsidR="5DE32443" w:rsidRDefault="49039111" w:rsidP="0846484A">
            <w:pPr>
              <w:rPr>
                <w:lang w:val="en-US"/>
              </w:rPr>
            </w:pPr>
            <w:r w:rsidRPr="0846484A">
              <w:rPr>
                <w:lang w:val="en-US"/>
              </w:rPr>
              <w:t>Ruleset</w:t>
            </w:r>
            <w:r w:rsidR="16A7A686" w:rsidRPr="0846484A">
              <w:rPr>
                <w:lang w:val="en-US"/>
              </w:rPr>
              <w:t xml:space="preserve"> to assign</w:t>
            </w:r>
            <w:r w:rsidR="423E54BD" w:rsidRPr="0846484A">
              <w:rPr>
                <w:lang w:val="en-US"/>
              </w:rPr>
              <w:t xml:space="preserve"> the source</w:t>
            </w:r>
            <w:r w:rsidR="16A7A686" w:rsidRPr="0846484A">
              <w:rPr>
                <w:lang w:val="en-US"/>
              </w:rPr>
              <w:t xml:space="preserve"> by the system for portal and integration uploads in SIS-FS-ADM-305</w:t>
            </w:r>
          </w:p>
        </w:tc>
      </w:tr>
      <w:tr w:rsidR="5DE32443" w14:paraId="5EF9FB50" w14:textId="77777777" w:rsidTr="1D243EFC">
        <w:trPr>
          <w:trHeight w:val="288"/>
        </w:trPr>
        <w:tc>
          <w:tcPr>
            <w:tcW w:w="1311" w:type="dxa"/>
            <w:shd w:val="clear" w:color="auto" w:fill="FFFFFF" w:themeFill="background1"/>
          </w:tcPr>
          <w:p w14:paraId="5EEA38AE" w14:textId="2190F443" w:rsidR="5DE32443" w:rsidRDefault="5DE32443" w:rsidP="5DE32443"/>
        </w:tc>
        <w:tc>
          <w:tcPr>
            <w:tcW w:w="2803" w:type="dxa"/>
            <w:shd w:val="clear" w:color="auto" w:fill="FFFFFF" w:themeFill="background1"/>
          </w:tcPr>
          <w:p w14:paraId="2FB43A05" w14:textId="480ADD1A" w:rsidR="683AFCB5" w:rsidRDefault="683AFCB5" w:rsidP="5DE32443">
            <w:r>
              <w:t>Comment</w:t>
            </w:r>
          </w:p>
        </w:tc>
        <w:tc>
          <w:tcPr>
            <w:tcW w:w="2805" w:type="dxa"/>
            <w:shd w:val="clear" w:color="auto" w:fill="FFFFFF" w:themeFill="background1"/>
            <w:tcMar>
              <w:top w:w="115" w:type="dxa"/>
              <w:left w:w="115" w:type="dxa"/>
              <w:bottom w:w="115" w:type="dxa"/>
              <w:right w:w="115" w:type="dxa"/>
            </w:tcMar>
          </w:tcPr>
          <w:p w14:paraId="2EA639E7" w14:textId="5CC8D774" w:rsidR="683AFCB5" w:rsidRDefault="683AFCB5" w:rsidP="5DE32443">
            <w:pPr>
              <w:rPr>
                <w:lang w:val="en-US"/>
              </w:rPr>
            </w:pPr>
            <w:r w:rsidRPr="5DE32443">
              <w:rPr>
                <w:lang w:val="en-US"/>
              </w:rPr>
              <w:t>Open text</w:t>
            </w:r>
          </w:p>
        </w:tc>
        <w:tc>
          <w:tcPr>
            <w:tcW w:w="2991" w:type="dxa"/>
            <w:shd w:val="clear" w:color="auto" w:fill="FFFFFF" w:themeFill="background1"/>
          </w:tcPr>
          <w:p w14:paraId="1033F900" w14:textId="41631409" w:rsidR="5DE32443" w:rsidRDefault="5DE32443" w:rsidP="5DE32443">
            <w:pPr>
              <w:rPr>
                <w:lang w:val="en-US"/>
              </w:rPr>
            </w:pPr>
          </w:p>
        </w:tc>
        <w:tc>
          <w:tcPr>
            <w:tcW w:w="3219" w:type="dxa"/>
            <w:shd w:val="clear" w:color="auto" w:fill="FFFFFF" w:themeFill="background1"/>
          </w:tcPr>
          <w:p w14:paraId="4A531F29" w14:textId="4BA9AE3D" w:rsidR="5DE32443" w:rsidRDefault="5DE32443" w:rsidP="5DE32443">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57BD1A37" w14:textId="326C5CC5" w:rsidR="5DE32443" w:rsidRDefault="5DE32443" w:rsidP="5DE32443">
            <w:pPr>
              <w:rPr>
                <w:color w:val="FF0000"/>
                <w:lang w:val="en-US"/>
              </w:rPr>
            </w:pPr>
          </w:p>
        </w:tc>
      </w:tr>
      <w:tr w:rsidR="5DE32443" w14:paraId="1428220A" w14:textId="77777777" w:rsidTr="1D243EFC">
        <w:trPr>
          <w:trHeight w:val="288"/>
        </w:trPr>
        <w:tc>
          <w:tcPr>
            <w:tcW w:w="1311" w:type="dxa"/>
            <w:shd w:val="clear" w:color="auto" w:fill="FFFFFF" w:themeFill="background1"/>
          </w:tcPr>
          <w:p w14:paraId="1D9C6F1C" w14:textId="2D29B049" w:rsidR="5DE32443" w:rsidRDefault="5DE32443" w:rsidP="5DE32443"/>
        </w:tc>
        <w:tc>
          <w:tcPr>
            <w:tcW w:w="2803" w:type="dxa"/>
            <w:shd w:val="clear" w:color="auto" w:fill="FFFFFF" w:themeFill="background1"/>
          </w:tcPr>
          <w:p w14:paraId="2502528A" w14:textId="114DDE78" w:rsidR="683AFCB5" w:rsidRDefault="683AFCB5" w:rsidP="5DE32443">
            <w:r>
              <w:t>Met by</w:t>
            </w:r>
          </w:p>
        </w:tc>
        <w:tc>
          <w:tcPr>
            <w:tcW w:w="2805" w:type="dxa"/>
            <w:shd w:val="clear" w:color="auto" w:fill="FFFFFF" w:themeFill="background1"/>
            <w:tcMar>
              <w:top w:w="115" w:type="dxa"/>
              <w:left w:w="115" w:type="dxa"/>
              <w:bottom w:w="115" w:type="dxa"/>
              <w:right w:w="115" w:type="dxa"/>
            </w:tcMar>
          </w:tcPr>
          <w:p w14:paraId="6073F011" w14:textId="51C546D2" w:rsidR="683AFCB5" w:rsidRDefault="683AFCB5" w:rsidP="5DE32443">
            <w:pPr>
              <w:rPr>
                <w:lang w:val="en-US"/>
              </w:rPr>
            </w:pPr>
            <w:r w:rsidRPr="5DE32443">
              <w:rPr>
                <w:lang w:val="en-US"/>
              </w:rPr>
              <w:t>Open text</w:t>
            </w:r>
          </w:p>
        </w:tc>
        <w:tc>
          <w:tcPr>
            <w:tcW w:w="2991" w:type="dxa"/>
            <w:shd w:val="clear" w:color="auto" w:fill="FFFFFF" w:themeFill="background1"/>
          </w:tcPr>
          <w:p w14:paraId="4E9BDBD2" w14:textId="4603FA05" w:rsidR="5DE32443" w:rsidRDefault="5DE32443" w:rsidP="5DE32443">
            <w:pPr>
              <w:rPr>
                <w:lang w:val="en-US"/>
              </w:rPr>
            </w:pPr>
          </w:p>
        </w:tc>
        <w:tc>
          <w:tcPr>
            <w:tcW w:w="3219" w:type="dxa"/>
            <w:shd w:val="clear" w:color="auto" w:fill="FFFFFF" w:themeFill="background1"/>
          </w:tcPr>
          <w:p w14:paraId="1B63008B" w14:textId="7A55BC24" w:rsidR="683AFCB5" w:rsidRDefault="683AFCB5" w:rsidP="5DE32443">
            <w:pPr>
              <w:spacing w:line="259" w:lineRule="auto"/>
              <w:rPr>
                <w:lang w:val="en-US"/>
              </w:rPr>
            </w:pPr>
            <w:r w:rsidRPr="5DE32443">
              <w:rPr>
                <w:lang w:val="en-US"/>
              </w:rPr>
              <w:t>Enter course code of the course being used to meet the admissions requirement</w:t>
            </w:r>
          </w:p>
        </w:tc>
        <w:tc>
          <w:tcPr>
            <w:tcW w:w="4131" w:type="dxa"/>
            <w:shd w:val="clear" w:color="auto" w:fill="FFFFFF" w:themeFill="background1"/>
            <w:tcMar>
              <w:top w:w="115" w:type="dxa"/>
              <w:left w:w="115" w:type="dxa"/>
              <w:bottom w:w="115" w:type="dxa"/>
              <w:right w:w="115" w:type="dxa"/>
            </w:tcMar>
          </w:tcPr>
          <w:p w14:paraId="3D1FD798" w14:textId="4A6143F1" w:rsidR="5DE32443" w:rsidRDefault="5DE32443" w:rsidP="5DE32443">
            <w:pPr>
              <w:rPr>
                <w:color w:val="FF0000"/>
                <w:lang w:val="en-US"/>
              </w:rPr>
            </w:pPr>
          </w:p>
        </w:tc>
      </w:tr>
      <w:tr w:rsidR="5DE32443" w14:paraId="32A1F71F" w14:textId="77777777" w:rsidTr="1D243EFC">
        <w:trPr>
          <w:trHeight w:val="288"/>
        </w:trPr>
        <w:tc>
          <w:tcPr>
            <w:tcW w:w="1311" w:type="dxa"/>
            <w:shd w:val="clear" w:color="auto" w:fill="FFFFFF" w:themeFill="background1"/>
          </w:tcPr>
          <w:p w14:paraId="469FF7AA" w14:textId="30BA9589" w:rsidR="5DE32443" w:rsidRDefault="5DE32443" w:rsidP="5DE32443"/>
        </w:tc>
        <w:tc>
          <w:tcPr>
            <w:tcW w:w="2803" w:type="dxa"/>
            <w:shd w:val="clear" w:color="auto" w:fill="FFFFFF" w:themeFill="background1"/>
          </w:tcPr>
          <w:p w14:paraId="64464660" w14:textId="76965859" w:rsidR="683AFCB5" w:rsidRDefault="683AFCB5" w:rsidP="5DE32443">
            <w:r>
              <w:t>Grade</w:t>
            </w:r>
          </w:p>
        </w:tc>
        <w:tc>
          <w:tcPr>
            <w:tcW w:w="2805" w:type="dxa"/>
            <w:shd w:val="clear" w:color="auto" w:fill="FFFFFF" w:themeFill="background1"/>
            <w:tcMar>
              <w:top w:w="115" w:type="dxa"/>
              <w:left w:w="115" w:type="dxa"/>
              <w:bottom w:w="115" w:type="dxa"/>
              <w:right w:w="115" w:type="dxa"/>
            </w:tcMar>
          </w:tcPr>
          <w:p w14:paraId="374E1577" w14:textId="7F8E6B54" w:rsidR="683AFCB5" w:rsidRDefault="683AFCB5" w:rsidP="5DE32443">
            <w:pPr>
              <w:rPr>
                <w:lang w:val="en-US"/>
              </w:rPr>
            </w:pPr>
            <w:r w:rsidRPr="5DE32443">
              <w:rPr>
                <w:lang w:val="en-US"/>
              </w:rPr>
              <w:t>Numeric</w:t>
            </w:r>
          </w:p>
        </w:tc>
        <w:tc>
          <w:tcPr>
            <w:tcW w:w="2991" w:type="dxa"/>
            <w:shd w:val="clear" w:color="auto" w:fill="FFFFFF" w:themeFill="background1"/>
          </w:tcPr>
          <w:p w14:paraId="2ACEBF94" w14:textId="462B0384" w:rsidR="5DE32443" w:rsidRDefault="5DE32443" w:rsidP="5DE32443">
            <w:pPr>
              <w:rPr>
                <w:lang w:val="en-US"/>
              </w:rPr>
            </w:pPr>
          </w:p>
        </w:tc>
        <w:tc>
          <w:tcPr>
            <w:tcW w:w="3219" w:type="dxa"/>
            <w:shd w:val="clear" w:color="auto" w:fill="FFFFFF" w:themeFill="background1"/>
          </w:tcPr>
          <w:p w14:paraId="3D56226D" w14:textId="3697D563" w:rsidR="683AFCB5" w:rsidRDefault="683AFCB5" w:rsidP="5DE32443">
            <w:pPr>
              <w:spacing w:line="259" w:lineRule="auto"/>
              <w:rPr>
                <w:lang w:val="en-US"/>
              </w:rPr>
            </w:pPr>
            <w:r w:rsidRPr="5DE32443">
              <w:rPr>
                <w:lang w:val="en-US"/>
              </w:rPr>
              <w:t>Enter the grade of the course being used to meet the admissions requirement</w:t>
            </w:r>
          </w:p>
        </w:tc>
        <w:tc>
          <w:tcPr>
            <w:tcW w:w="4131" w:type="dxa"/>
            <w:shd w:val="clear" w:color="auto" w:fill="FFFFFF" w:themeFill="background1"/>
            <w:tcMar>
              <w:top w:w="115" w:type="dxa"/>
              <w:left w:w="115" w:type="dxa"/>
              <w:bottom w:w="115" w:type="dxa"/>
              <w:right w:w="115" w:type="dxa"/>
            </w:tcMar>
          </w:tcPr>
          <w:p w14:paraId="2E004092" w14:textId="534BAF73" w:rsidR="5DE32443" w:rsidRDefault="5DE32443" w:rsidP="5DE32443">
            <w:pPr>
              <w:rPr>
                <w:color w:val="FF0000"/>
                <w:lang w:val="en-US"/>
              </w:rPr>
            </w:pPr>
          </w:p>
        </w:tc>
      </w:tr>
      <w:tr w:rsidR="5DE32443" w14:paraId="650A327F" w14:textId="77777777" w:rsidTr="1D243EFC">
        <w:trPr>
          <w:trHeight w:val="288"/>
        </w:trPr>
        <w:tc>
          <w:tcPr>
            <w:tcW w:w="1311" w:type="dxa"/>
            <w:shd w:val="clear" w:color="auto" w:fill="FFFFFF" w:themeFill="background1"/>
          </w:tcPr>
          <w:p w14:paraId="3BCD494F" w14:textId="1EC89680" w:rsidR="5DE32443" w:rsidRDefault="5DE32443" w:rsidP="5DE32443"/>
        </w:tc>
        <w:tc>
          <w:tcPr>
            <w:tcW w:w="2803" w:type="dxa"/>
            <w:shd w:val="clear" w:color="auto" w:fill="FFFFFF" w:themeFill="background1"/>
          </w:tcPr>
          <w:p w14:paraId="7316FEE1" w14:textId="4E52374E" w:rsidR="683AFCB5" w:rsidRDefault="683AFCB5" w:rsidP="5DE32443">
            <w:r>
              <w:t>Grade Status</w:t>
            </w:r>
          </w:p>
        </w:tc>
        <w:tc>
          <w:tcPr>
            <w:tcW w:w="2805" w:type="dxa"/>
            <w:shd w:val="clear" w:color="auto" w:fill="FFFFFF" w:themeFill="background1"/>
            <w:tcMar>
              <w:top w:w="115" w:type="dxa"/>
              <w:left w:w="115" w:type="dxa"/>
              <w:bottom w:w="115" w:type="dxa"/>
              <w:right w:w="115" w:type="dxa"/>
            </w:tcMar>
          </w:tcPr>
          <w:p w14:paraId="7E07E37D" w14:textId="658229AC" w:rsidR="683AFCB5" w:rsidRDefault="683AFCB5" w:rsidP="5DE32443">
            <w:pPr>
              <w:rPr>
                <w:lang w:val="en-US"/>
              </w:rPr>
            </w:pPr>
            <w:r w:rsidRPr="5DE32443">
              <w:rPr>
                <w:lang w:val="en-US"/>
              </w:rPr>
              <w:t>LOV</w:t>
            </w:r>
          </w:p>
        </w:tc>
        <w:tc>
          <w:tcPr>
            <w:tcW w:w="2991" w:type="dxa"/>
            <w:shd w:val="clear" w:color="auto" w:fill="FFFFFF" w:themeFill="background1"/>
          </w:tcPr>
          <w:p w14:paraId="35CABE5D" w14:textId="51BFE6F9" w:rsidR="683AFCB5" w:rsidRDefault="683AFCB5" w:rsidP="5DE32443">
            <w:pPr>
              <w:rPr>
                <w:lang w:val="en-US"/>
              </w:rPr>
            </w:pPr>
            <w:r w:rsidRPr="5DE32443">
              <w:rPr>
                <w:lang w:val="en-US"/>
              </w:rPr>
              <w:t>Final</w:t>
            </w:r>
          </w:p>
          <w:p w14:paraId="3E89EF45" w14:textId="164A08B0" w:rsidR="683AFCB5" w:rsidRDefault="683AFCB5" w:rsidP="5DE32443">
            <w:pPr>
              <w:rPr>
                <w:lang w:val="en-US"/>
              </w:rPr>
            </w:pPr>
            <w:r w:rsidRPr="5DE32443">
              <w:rPr>
                <w:lang w:val="en-US"/>
              </w:rPr>
              <w:t>Midterm</w:t>
            </w:r>
          </w:p>
          <w:p w14:paraId="009E5B98" w14:textId="1CAE8ABD" w:rsidR="683AFCB5" w:rsidRDefault="683AFCB5" w:rsidP="5DE32443">
            <w:pPr>
              <w:rPr>
                <w:lang w:val="en-US"/>
              </w:rPr>
            </w:pPr>
            <w:r w:rsidRPr="5DE32443">
              <w:rPr>
                <w:lang w:val="en-US"/>
              </w:rPr>
              <w:t>Temporary (Ranking Purposes)</w:t>
            </w:r>
          </w:p>
        </w:tc>
        <w:tc>
          <w:tcPr>
            <w:tcW w:w="3219" w:type="dxa"/>
            <w:shd w:val="clear" w:color="auto" w:fill="FFFFFF" w:themeFill="background1"/>
          </w:tcPr>
          <w:p w14:paraId="56FB15A1" w14:textId="153FC38D" w:rsidR="683AFCB5" w:rsidRDefault="683AFCB5" w:rsidP="5DE32443">
            <w:pPr>
              <w:spacing w:line="259" w:lineRule="auto"/>
              <w:rPr>
                <w:lang w:val="en-US"/>
              </w:rPr>
            </w:pPr>
            <w:r w:rsidRPr="5DE32443">
              <w:rPr>
                <w:lang w:val="en-US"/>
              </w:rPr>
              <w:t>Select the appropriate descriptor of the grade status</w:t>
            </w:r>
          </w:p>
        </w:tc>
        <w:tc>
          <w:tcPr>
            <w:tcW w:w="4131" w:type="dxa"/>
            <w:shd w:val="clear" w:color="auto" w:fill="FFFFFF" w:themeFill="background1"/>
            <w:tcMar>
              <w:top w:w="115" w:type="dxa"/>
              <w:left w:w="115" w:type="dxa"/>
              <w:bottom w:w="115" w:type="dxa"/>
              <w:right w:w="115" w:type="dxa"/>
            </w:tcMar>
          </w:tcPr>
          <w:p w14:paraId="5752F74F" w14:textId="6B27A3C5" w:rsidR="5DE32443" w:rsidRDefault="5DE32443" w:rsidP="5DE32443">
            <w:pPr>
              <w:rPr>
                <w:color w:val="FF0000"/>
                <w:lang w:val="en-US"/>
              </w:rPr>
            </w:pPr>
          </w:p>
        </w:tc>
      </w:tr>
      <w:tr w:rsidR="5DE32443" w14:paraId="411B1B15" w14:textId="77777777" w:rsidTr="1D243EFC">
        <w:trPr>
          <w:trHeight w:val="288"/>
        </w:trPr>
        <w:tc>
          <w:tcPr>
            <w:tcW w:w="1311" w:type="dxa"/>
            <w:shd w:val="clear" w:color="auto" w:fill="FFFFFF" w:themeFill="background1"/>
          </w:tcPr>
          <w:p w14:paraId="07A2DB78" w14:textId="49D373CE" w:rsidR="5DE32443" w:rsidRDefault="5DE32443" w:rsidP="5DE32443"/>
        </w:tc>
        <w:tc>
          <w:tcPr>
            <w:tcW w:w="2803" w:type="dxa"/>
            <w:shd w:val="clear" w:color="auto" w:fill="FFFFFF" w:themeFill="background1"/>
          </w:tcPr>
          <w:p w14:paraId="2555B237" w14:textId="427F36FF" w:rsidR="32FEC2F3" w:rsidRDefault="32FEC2F3" w:rsidP="5DE32443">
            <w:r>
              <w:t>TCOBS test scores (multiple fields)</w:t>
            </w:r>
          </w:p>
        </w:tc>
        <w:tc>
          <w:tcPr>
            <w:tcW w:w="2805" w:type="dxa"/>
            <w:shd w:val="clear" w:color="auto" w:fill="FFFFFF" w:themeFill="background1"/>
            <w:tcMar>
              <w:top w:w="115" w:type="dxa"/>
              <w:left w:w="115" w:type="dxa"/>
              <w:bottom w:w="115" w:type="dxa"/>
              <w:right w:w="115" w:type="dxa"/>
            </w:tcMar>
          </w:tcPr>
          <w:p w14:paraId="0854748F" w14:textId="3234F3E1" w:rsidR="32FEC2F3" w:rsidRDefault="32FEC2F3" w:rsidP="5DE32443">
            <w:pPr>
              <w:rPr>
                <w:lang w:val="en-US"/>
              </w:rPr>
            </w:pPr>
            <w:r w:rsidRPr="5DE32443">
              <w:rPr>
                <w:lang w:val="en-US"/>
              </w:rPr>
              <w:t>Numeric</w:t>
            </w:r>
          </w:p>
        </w:tc>
        <w:tc>
          <w:tcPr>
            <w:tcW w:w="2991" w:type="dxa"/>
            <w:shd w:val="clear" w:color="auto" w:fill="FFFFFF" w:themeFill="background1"/>
          </w:tcPr>
          <w:p w14:paraId="53E843D7" w14:textId="152E4B4C" w:rsidR="5DE32443" w:rsidRDefault="5DE32443" w:rsidP="5DE32443">
            <w:pPr>
              <w:rPr>
                <w:lang w:val="en-US"/>
              </w:rPr>
            </w:pPr>
          </w:p>
        </w:tc>
        <w:tc>
          <w:tcPr>
            <w:tcW w:w="3219" w:type="dxa"/>
            <w:shd w:val="clear" w:color="auto" w:fill="FFFFFF" w:themeFill="background1"/>
          </w:tcPr>
          <w:p w14:paraId="7C6FEE87" w14:textId="3C26C3F1" w:rsidR="32FEC2F3" w:rsidRDefault="32FEC2F3" w:rsidP="5DE32443">
            <w:pPr>
              <w:spacing w:line="259" w:lineRule="auto"/>
              <w:rPr>
                <w:lang w:val="en-US"/>
              </w:rPr>
            </w:pPr>
            <w:r w:rsidRPr="0846484A">
              <w:rPr>
                <w:lang w:val="en-US"/>
              </w:rPr>
              <w:t>No action</w:t>
            </w:r>
          </w:p>
        </w:tc>
        <w:tc>
          <w:tcPr>
            <w:tcW w:w="4131" w:type="dxa"/>
            <w:shd w:val="clear" w:color="auto" w:fill="FFFFFF" w:themeFill="background1"/>
            <w:tcMar>
              <w:top w:w="115" w:type="dxa"/>
              <w:left w:w="115" w:type="dxa"/>
              <w:bottom w:w="115" w:type="dxa"/>
              <w:right w:w="115" w:type="dxa"/>
            </w:tcMar>
          </w:tcPr>
          <w:p w14:paraId="47A473AA" w14:textId="4363F404" w:rsidR="5DE32443" w:rsidRDefault="2DC26EE4" w:rsidP="0846484A">
            <w:pPr>
              <w:rPr>
                <w:lang w:val="en-US"/>
              </w:rPr>
            </w:pPr>
            <w:r w:rsidRPr="0846484A">
              <w:rPr>
                <w:lang w:val="en-US"/>
              </w:rPr>
              <w:t>View only fields to be populated by TCOBS integration</w:t>
            </w:r>
          </w:p>
        </w:tc>
      </w:tr>
      <w:tr w:rsidR="5DE32443" w14:paraId="41B2BC2C" w14:textId="77777777" w:rsidTr="1D243EFC">
        <w:trPr>
          <w:trHeight w:val="288"/>
        </w:trPr>
        <w:tc>
          <w:tcPr>
            <w:tcW w:w="1311" w:type="dxa"/>
            <w:shd w:val="clear" w:color="auto" w:fill="FFFFFF" w:themeFill="background1"/>
          </w:tcPr>
          <w:p w14:paraId="6F575FAC" w14:textId="5D79FDE7" w:rsidR="5DE32443" w:rsidRDefault="5DE32443" w:rsidP="5DE32443"/>
        </w:tc>
        <w:tc>
          <w:tcPr>
            <w:tcW w:w="2803" w:type="dxa"/>
            <w:shd w:val="clear" w:color="auto" w:fill="FFFFFF" w:themeFill="background1"/>
          </w:tcPr>
          <w:p w14:paraId="088D2B1D" w14:textId="0D8FEC55" w:rsidR="5DE32443" w:rsidRDefault="0034F341" w:rsidP="5DE32443">
            <w:r>
              <w:t>IELTS/TOEFL test scores (multiple fields)</w:t>
            </w:r>
          </w:p>
        </w:tc>
        <w:tc>
          <w:tcPr>
            <w:tcW w:w="2805" w:type="dxa"/>
            <w:shd w:val="clear" w:color="auto" w:fill="FFFFFF" w:themeFill="background1"/>
            <w:tcMar>
              <w:top w:w="115" w:type="dxa"/>
              <w:left w:w="115" w:type="dxa"/>
              <w:bottom w:w="115" w:type="dxa"/>
              <w:right w:w="115" w:type="dxa"/>
            </w:tcMar>
          </w:tcPr>
          <w:p w14:paraId="3E17F33D" w14:textId="0D553EB1" w:rsidR="5DE32443" w:rsidRDefault="0034F341" w:rsidP="5DE32443">
            <w:pPr>
              <w:rPr>
                <w:lang w:val="en-US"/>
              </w:rPr>
            </w:pPr>
            <w:r w:rsidRPr="0846484A">
              <w:rPr>
                <w:lang w:val="en-US"/>
              </w:rPr>
              <w:t>Numeric</w:t>
            </w:r>
          </w:p>
        </w:tc>
        <w:tc>
          <w:tcPr>
            <w:tcW w:w="2991" w:type="dxa"/>
            <w:shd w:val="clear" w:color="auto" w:fill="FFFFFF" w:themeFill="background1"/>
          </w:tcPr>
          <w:p w14:paraId="1E6F1ACC" w14:textId="0A918AB8" w:rsidR="5DE32443" w:rsidRDefault="5DE32443" w:rsidP="5DE32443">
            <w:pPr>
              <w:rPr>
                <w:lang w:val="en-US"/>
              </w:rPr>
            </w:pPr>
          </w:p>
        </w:tc>
        <w:tc>
          <w:tcPr>
            <w:tcW w:w="3219" w:type="dxa"/>
            <w:shd w:val="clear" w:color="auto" w:fill="FFFFFF" w:themeFill="background1"/>
          </w:tcPr>
          <w:p w14:paraId="12A3A41A" w14:textId="19CFFD69" w:rsidR="5DE32443" w:rsidRDefault="0034F341" w:rsidP="5DE32443">
            <w:pPr>
              <w:spacing w:line="259" w:lineRule="auto"/>
              <w:rPr>
                <w:lang w:val="en-US"/>
              </w:rPr>
            </w:pPr>
            <w:r w:rsidRPr="0846484A">
              <w:rPr>
                <w:lang w:val="en-US"/>
              </w:rPr>
              <w:t>May be populated by the system, or manually entered if a PDF copy is provided</w:t>
            </w:r>
          </w:p>
        </w:tc>
        <w:tc>
          <w:tcPr>
            <w:tcW w:w="4131" w:type="dxa"/>
            <w:shd w:val="clear" w:color="auto" w:fill="FFFFFF" w:themeFill="background1"/>
            <w:tcMar>
              <w:top w:w="115" w:type="dxa"/>
              <w:left w:w="115" w:type="dxa"/>
              <w:bottom w:w="115" w:type="dxa"/>
              <w:right w:w="115" w:type="dxa"/>
            </w:tcMar>
          </w:tcPr>
          <w:p w14:paraId="60B1A3B7" w14:textId="620680F1" w:rsidR="5DE32443" w:rsidRDefault="5DE32443" w:rsidP="5DE32443">
            <w:pPr>
              <w:rPr>
                <w:color w:val="FF0000"/>
                <w:lang w:val="en-US"/>
              </w:rPr>
            </w:pPr>
          </w:p>
        </w:tc>
      </w:tr>
      <w:tr w:rsidR="0846484A" w14:paraId="25309615" w14:textId="77777777" w:rsidTr="1D243EFC">
        <w:trPr>
          <w:trHeight w:val="288"/>
        </w:trPr>
        <w:tc>
          <w:tcPr>
            <w:tcW w:w="1311" w:type="dxa"/>
            <w:shd w:val="clear" w:color="auto" w:fill="FFFFFF" w:themeFill="background1"/>
          </w:tcPr>
          <w:p w14:paraId="0091F0E3" w14:textId="6C0DD993" w:rsidR="0846484A" w:rsidRDefault="0846484A" w:rsidP="0846484A"/>
        </w:tc>
        <w:tc>
          <w:tcPr>
            <w:tcW w:w="2803" w:type="dxa"/>
            <w:shd w:val="clear" w:color="auto" w:fill="FFFFFF" w:themeFill="background1"/>
          </w:tcPr>
          <w:p w14:paraId="32F16B88" w14:textId="6824FD2A" w:rsidR="75842016" w:rsidRDefault="75842016" w:rsidP="0846484A">
            <w:r>
              <w:t>Departmental Ranking Score</w:t>
            </w:r>
          </w:p>
        </w:tc>
        <w:tc>
          <w:tcPr>
            <w:tcW w:w="2805" w:type="dxa"/>
            <w:shd w:val="clear" w:color="auto" w:fill="FFFFFF" w:themeFill="background1"/>
            <w:tcMar>
              <w:top w:w="115" w:type="dxa"/>
              <w:left w:w="115" w:type="dxa"/>
              <w:bottom w:w="115" w:type="dxa"/>
              <w:right w:w="115" w:type="dxa"/>
            </w:tcMar>
          </w:tcPr>
          <w:p w14:paraId="0EFAF2D1" w14:textId="42EE525D" w:rsidR="75842016" w:rsidRDefault="75842016" w:rsidP="0846484A">
            <w:pPr>
              <w:rPr>
                <w:lang w:val="en-US"/>
              </w:rPr>
            </w:pPr>
            <w:r w:rsidRPr="0846484A">
              <w:rPr>
                <w:lang w:val="en-US"/>
              </w:rPr>
              <w:t>Numeric</w:t>
            </w:r>
          </w:p>
        </w:tc>
        <w:tc>
          <w:tcPr>
            <w:tcW w:w="2991" w:type="dxa"/>
            <w:shd w:val="clear" w:color="auto" w:fill="FFFFFF" w:themeFill="background1"/>
          </w:tcPr>
          <w:p w14:paraId="78C38819" w14:textId="46F2D02C" w:rsidR="0846484A" w:rsidRDefault="0846484A" w:rsidP="0846484A">
            <w:pPr>
              <w:rPr>
                <w:lang w:val="en-US"/>
              </w:rPr>
            </w:pPr>
          </w:p>
        </w:tc>
        <w:tc>
          <w:tcPr>
            <w:tcW w:w="3219" w:type="dxa"/>
            <w:shd w:val="clear" w:color="auto" w:fill="FFFFFF" w:themeFill="background1"/>
          </w:tcPr>
          <w:p w14:paraId="36F3358B" w14:textId="11A87771" w:rsidR="75842016" w:rsidRDefault="75842016" w:rsidP="0846484A">
            <w:pPr>
              <w:spacing w:line="259" w:lineRule="auto"/>
              <w:rPr>
                <w:lang w:val="en-US"/>
              </w:rPr>
            </w:pPr>
            <w:r w:rsidRPr="0846484A">
              <w:rPr>
                <w:lang w:val="en-US"/>
              </w:rPr>
              <w:t>No action</w:t>
            </w:r>
          </w:p>
        </w:tc>
        <w:tc>
          <w:tcPr>
            <w:tcW w:w="4131" w:type="dxa"/>
            <w:shd w:val="clear" w:color="auto" w:fill="FFFFFF" w:themeFill="background1"/>
            <w:tcMar>
              <w:top w:w="115" w:type="dxa"/>
              <w:left w:w="115" w:type="dxa"/>
              <w:bottom w:w="115" w:type="dxa"/>
              <w:right w:w="115" w:type="dxa"/>
            </w:tcMar>
          </w:tcPr>
          <w:p w14:paraId="169F8ECD" w14:textId="0C551237" w:rsidR="75842016" w:rsidRDefault="75842016" w:rsidP="0846484A">
            <w:pPr>
              <w:rPr>
                <w:lang w:val="en-US"/>
              </w:rPr>
            </w:pPr>
            <w:r w:rsidRPr="0846484A">
              <w:rPr>
                <w:lang w:val="en-US"/>
              </w:rPr>
              <w:t>Should be completed by Academic Area for ranked components</w:t>
            </w:r>
          </w:p>
        </w:tc>
      </w:tr>
      <w:tr w:rsidR="0846484A" w14:paraId="5969CC05" w14:textId="77777777" w:rsidTr="1D243EFC">
        <w:trPr>
          <w:trHeight w:val="288"/>
        </w:trPr>
        <w:tc>
          <w:tcPr>
            <w:tcW w:w="1311" w:type="dxa"/>
            <w:shd w:val="clear" w:color="auto" w:fill="FFFFFF" w:themeFill="background1"/>
          </w:tcPr>
          <w:p w14:paraId="02244F14" w14:textId="00CA9CB8" w:rsidR="0846484A" w:rsidRDefault="0846484A" w:rsidP="0846484A"/>
        </w:tc>
        <w:tc>
          <w:tcPr>
            <w:tcW w:w="2803" w:type="dxa"/>
            <w:shd w:val="clear" w:color="auto" w:fill="FFFFFF" w:themeFill="background1"/>
          </w:tcPr>
          <w:p w14:paraId="3CB6C7BB" w14:textId="64C90844" w:rsidR="75842016" w:rsidRDefault="75842016" w:rsidP="0846484A">
            <w:r>
              <w:t>Departmental Comments</w:t>
            </w:r>
          </w:p>
        </w:tc>
        <w:tc>
          <w:tcPr>
            <w:tcW w:w="2805" w:type="dxa"/>
            <w:shd w:val="clear" w:color="auto" w:fill="FFFFFF" w:themeFill="background1"/>
            <w:tcMar>
              <w:top w:w="115" w:type="dxa"/>
              <w:left w:w="115" w:type="dxa"/>
              <w:bottom w:w="115" w:type="dxa"/>
              <w:right w:w="115" w:type="dxa"/>
            </w:tcMar>
          </w:tcPr>
          <w:p w14:paraId="1263C7B1" w14:textId="1B1DFD39" w:rsidR="75842016" w:rsidRDefault="75842016" w:rsidP="0846484A">
            <w:pPr>
              <w:rPr>
                <w:lang w:val="en-US"/>
              </w:rPr>
            </w:pPr>
            <w:r w:rsidRPr="0846484A">
              <w:rPr>
                <w:lang w:val="en-US"/>
              </w:rPr>
              <w:t>Open text</w:t>
            </w:r>
          </w:p>
        </w:tc>
        <w:tc>
          <w:tcPr>
            <w:tcW w:w="2991" w:type="dxa"/>
            <w:shd w:val="clear" w:color="auto" w:fill="FFFFFF" w:themeFill="background1"/>
          </w:tcPr>
          <w:p w14:paraId="35F63D14" w14:textId="5D671BA1" w:rsidR="0846484A" w:rsidRDefault="0846484A" w:rsidP="0846484A">
            <w:pPr>
              <w:rPr>
                <w:lang w:val="en-US"/>
              </w:rPr>
            </w:pPr>
          </w:p>
        </w:tc>
        <w:tc>
          <w:tcPr>
            <w:tcW w:w="3219" w:type="dxa"/>
            <w:shd w:val="clear" w:color="auto" w:fill="FFFFFF" w:themeFill="background1"/>
          </w:tcPr>
          <w:p w14:paraId="58E7F173" w14:textId="37E09E66" w:rsidR="75842016" w:rsidRDefault="75842016" w:rsidP="0846484A">
            <w:pPr>
              <w:spacing w:line="259" w:lineRule="auto"/>
              <w:rPr>
                <w:lang w:val="en-US"/>
              </w:rPr>
            </w:pPr>
            <w:r w:rsidRPr="0846484A">
              <w:rPr>
                <w:lang w:val="en-US"/>
              </w:rPr>
              <w:t>No action</w:t>
            </w:r>
          </w:p>
        </w:tc>
        <w:tc>
          <w:tcPr>
            <w:tcW w:w="4131" w:type="dxa"/>
            <w:shd w:val="clear" w:color="auto" w:fill="FFFFFF" w:themeFill="background1"/>
            <w:tcMar>
              <w:top w:w="115" w:type="dxa"/>
              <w:left w:w="115" w:type="dxa"/>
              <w:bottom w:w="115" w:type="dxa"/>
              <w:right w:w="115" w:type="dxa"/>
            </w:tcMar>
          </w:tcPr>
          <w:p w14:paraId="3526E440" w14:textId="2F1F1F28" w:rsidR="75842016" w:rsidRDefault="75842016" w:rsidP="0846484A">
            <w:pPr>
              <w:rPr>
                <w:lang w:val="en-US"/>
              </w:rPr>
            </w:pPr>
            <w:r w:rsidRPr="0846484A">
              <w:rPr>
                <w:lang w:val="en-US"/>
              </w:rPr>
              <w:t>Should be completed by Academic Area for components requiring departmental assessment</w:t>
            </w:r>
          </w:p>
        </w:tc>
      </w:tr>
      <w:tr w:rsidR="0846484A" w14:paraId="040D8DDA" w14:textId="77777777" w:rsidTr="1D243EFC">
        <w:trPr>
          <w:trHeight w:val="288"/>
        </w:trPr>
        <w:tc>
          <w:tcPr>
            <w:tcW w:w="17260" w:type="dxa"/>
            <w:gridSpan w:val="6"/>
            <w:shd w:val="clear" w:color="auto" w:fill="C5E0B3" w:themeFill="accent6" w:themeFillTint="66"/>
          </w:tcPr>
          <w:p w14:paraId="0605EA60" w14:textId="4DC46EDE" w:rsidR="17A1D1B0" w:rsidRDefault="17A1D1B0" w:rsidP="0846484A">
            <w:r w:rsidRPr="1D243EFC">
              <w:rPr>
                <w:b/>
                <w:bCs/>
              </w:rPr>
              <w:t xml:space="preserve">Previous College Information </w:t>
            </w:r>
          </w:p>
        </w:tc>
      </w:tr>
      <w:tr w:rsidR="0846484A" w14:paraId="2433B94D" w14:textId="77777777" w:rsidTr="1D243EFC">
        <w:trPr>
          <w:trHeight w:val="288"/>
        </w:trPr>
        <w:tc>
          <w:tcPr>
            <w:tcW w:w="1311" w:type="dxa"/>
            <w:shd w:val="clear" w:color="auto" w:fill="FFFFFF" w:themeFill="background1"/>
          </w:tcPr>
          <w:p w14:paraId="3035F06F" w14:textId="402644A8" w:rsidR="0846484A" w:rsidRDefault="0846484A" w:rsidP="0846484A"/>
        </w:tc>
        <w:tc>
          <w:tcPr>
            <w:tcW w:w="2803" w:type="dxa"/>
            <w:shd w:val="clear" w:color="auto" w:fill="FFFFFF" w:themeFill="background1"/>
          </w:tcPr>
          <w:p w14:paraId="2F34019B" w14:textId="151BCE7F" w:rsidR="17A1D1B0" w:rsidRDefault="17A1D1B0" w:rsidP="0846484A">
            <w:r>
              <w:t>College</w:t>
            </w:r>
          </w:p>
        </w:tc>
        <w:tc>
          <w:tcPr>
            <w:tcW w:w="2805" w:type="dxa"/>
            <w:shd w:val="clear" w:color="auto" w:fill="FFFFFF" w:themeFill="background1"/>
            <w:tcMar>
              <w:top w:w="115" w:type="dxa"/>
              <w:left w:w="115" w:type="dxa"/>
              <w:bottom w:w="115" w:type="dxa"/>
              <w:right w:w="115" w:type="dxa"/>
            </w:tcMar>
          </w:tcPr>
          <w:p w14:paraId="0D49B6FD" w14:textId="5E5A1C49" w:rsidR="17A1D1B0" w:rsidRDefault="17A1D1B0" w:rsidP="0846484A">
            <w:pPr>
              <w:rPr>
                <w:lang w:val="en-US"/>
              </w:rPr>
            </w:pPr>
            <w:r w:rsidRPr="0846484A">
              <w:rPr>
                <w:lang w:val="en-US"/>
              </w:rPr>
              <w:t>LOV</w:t>
            </w:r>
          </w:p>
        </w:tc>
        <w:tc>
          <w:tcPr>
            <w:tcW w:w="2991" w:type="dxa"/>
            <w:shd w:val="clear" w:color="auto" w:fill="FFFFFF" w:themeFill="background1"/>
          </w:tcPr>
          <w:p w14:paraId="6EF9363E" w14:textId="678FCF59" w:rsidR="17A1D1B0" w:rsidRDefault="17A1D1B0" w:rsidP="0846484A">
            <w:pPr>
              <w:rPr>
                <w:lang w:val="en-US"/>
              </w:rPr>
            </w:pPr>
            <w:r w:rsidRPr="0846484A">
              <w:rPr>
                <w:lang w:val="en-US"/>
              </w:rPr>
              <w:t>Colleges entity list</w:t>
            </w:r>
          </w:p>
        </w:tc>
        <w:tc>
          <w:tcPr>
            <w:tcW w:w="3219" w:type="dxa"/>
            <w:shd w:val="clear" w:color="auto" w:fill="FFFFFF" w:themeFill="background1"/>
          </w:tcPr>
          <w:p w14:paraId="523E43A1" w14:textId="2DE6A9E1"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4A8214B9" w14:textId="6012ABB0" w:rsidR="17A1D1B0" w:rsidRDefault="17A1D1B0" w:rsidP="0846484A">
            <w:pPr>
              <w:rPr>
                <w:lang w:val="en-US"/>
              </w:rPr>
            </w:pPr>
            <w:r w:rsidRPr="0846484A">
              <w:rPr>
                <w:lang w:val="en-US"/>
              </w:rPr>
              <w:t>Would need to add a new College Organization if it does not exist in this list</w:t>
            </w:r>
          </w:p>
        </w:tc>
      </w:tr>
      <w:tr w:rsidR="0846484A" w14:paraId="1911E9AC" w14:textId="77777777" w:rsidTr="1D243EFC">
        <w:trPr>
          <w:trHeight w:val="288"/>
        </w:trPr>
        <w:tc>
          <w:tcPr>
            <w:tcW w:w="1311" w:type="dxa"/>
            <w:shd w:val="clear" w:color="auto" w:fill="FFFFFF" w:themeFill="background1"/>
          </w:tcPr>
          <w:p w14:paraId="7318FD14" w14:textId="799EA627" w:rsidR="0846484A" w:rsidRDefault="0846484A" w:rsidP="0846484A"/>
        </w:tc>
        <w:tc>
          <w:tcPr>
            <w:tcW w:w="2803" w:type="dxa"/>
            <w:shd w:val="clear" w:color="auto" w:fill="FFFFFF" w:themeFill="background1"/>
          </w:tcPr>
          <w:p w14:paraId="6BD38607" w14:textId="0190F5EC" w:rsidR="17A1D1B0" w:rsidRDefault="17A1D1B0" w:rsidP="0846484A">
            <w:commentRangeStart w:id="61"/>
            <w:commentRangeStart w:id="62"/>
            <w:r>
              <w:t>Comments</w:t>
            </w:r>
            <w:commentRangeEnd w:id="61"/>
            <w:r>
              <w:rPr>
                <w:rStyle w:val="CommentReference"/>
                <w:sz w:val="22"/>
                <w:szCs w:val="22"/>
              </w:rPr>
              <w:commentReference w:id="61"/>
            </w:r>
            <w:commentRangeEnd w:id="62"/>
            <w:r>
              <w:rPr>
                <w:rStyle w:val="CommentReference"/>
                <w:sz w:val="22"/>
                <w:szCs w:val="22"/>
              </w:rPr>
              <w:commentReference w:id="62"/>
            </w:r>
          </w:p>
        </w:tc>
        <w:tc>
          <w:tcPr>
            <w:tcW w:w="2805" w:type="dxa"/>
            <w:shd w:val="clear" w:color="auto" w:fill="FFFFFF" w:themeFill="background1"/>
            <w:tcMar>
              <w:top w:w="115" w:type="dxa"/>
              <w:left w:w="115" w:type="dxa"/>
              <w:bottom w:w="115" w:type="dxa"/>
              <w:right w:w="115" w:type="dxa"/>
            </w:tcMar>
          </w:tcPr>
          <w:p w14:paraId="12B5171E" w14:textId="53AD5DA7" w:rsidR="17A1D1B0" w:rsidRDefault="17A1D1B0" w:rsidP="0846484A">
            <w:pPr>
              <w:rPr>
                <w:lang w:val="en-US"/>
              </w:rPr>
            </w:pPr>
            <w:r w:rsidRPr="0846484A">
              <w:rPr>
                <w:lang w:val="en-US"/>
              </w:rPr>
              <w:t>Open text</w:t>
            </w:r>
          </w:p>
        </w:tc>
        <w:tc>
          <w:tcPr>
            <w:tcW w:w="2991" w:type="dxa"/>
            <w:shd w:val="clear" w:color="auto" w:fill="FFFFFF" w:themeFill="background1"/>
          </w:tcPr>
          <w:p w14:paraId="56CA2990" w14:textId="5360CF4F" w:rsidR="0846484A" w:rsidRDefault="0846484A" w:rsidP="0846484A">
            <w:pPr>
              <w:rPr>
                <w:lang w:val="en-US"/>
              </w:rPr>
            </w:pPr>
          </w:p>
        </w:tc>
        <w:tc>
          <w:tcPr>
            <w:tcW w:w="3219" w:type="dxa"/>
            <w:shd w:val="clear" w:color="auto" w:fill="FFFFFF" w:themeFill="background1"/>
          </w:tcPr>
          <w:p w14:paraId="7E139011" w14:textId="18ADE887"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0422ECEA" w14:textId="6D9CBA03" w:rsidR="0846484A" w:rsidRDefault="0846484A" w:rsidP="0846484A">
            <w:pPr>
              <w:rPr>
                <w:lang w:val="en-US"/>
              </w:rPr>
            </w:pPr>
          </w:p>
        </w:tc>
      </w:tr>
      <w:tr w:rsidR="0846484A" w14:paraId="33DCE9FE" w14:textId="77777777" w:rsidTr="1D243EFC">
        <w:trPr>
          <w:trHeight w:val="288"/>
        </w:trPr>
        <w:tc>
          <w:tcPr>
            <w:tcW w:w="1311" w:type="dxa"/>
            <w:shd w:val="clear" w:color="auto" w:fill="FFFFFF" w:themeFill="background1"/>
          </w:tcPr>
          <w:p w14:paraId="28FF2468" w14:textId="61724DF4" w:rsidR="0846484A" w:rsidRDefault="0846484A" w:rsidP="0846484A"/>
        </w:tc>
        <w:tc>
          <w:tcPr>
            <w:tcW w:w="2803" w:type="dxa"/>
            <w:shd w:val="clear" w:color="auto" w:fill="FFFFFF" w:themeFill="background1"/>
          </w:tcPr>
          <w:p w14:paraId="1D1206F0" w14:textId="1F22B11B" w:rsidR="17A1D1B0" w:rsidRDefault="17A1D1B0" w:rsidP="0846484A">
            <w:r>
              <w:t>Transcript</w:t>
            </w:r>
          </w:p>
        </w:tc>
        <w:tc>
          <w:tcPr>
            <w:tcW w:w="2805" w:type="dxa"/>
            <w:shd w:val="clear" w:color="auto" w:fill="FFFFFF" w:themeFill="background1"/>
            <w:tcMar>
              <w:top w:w="115" w:type="dxa"/>
              <w:left w:w="115" w:type="dxa"/>
              <w:bottom w:w="115" w:type="dxa"/>
              <w:right w:w="115" w:type="dxa"/>
            </w:tcMar>
          </w:tcPr>
          <w:p w14:paraId="6C7D1B6D" w14:textId="56014D2E" w:rsidR="3AF8BC9D" w:rsidRDefault="3AF8BC9D" w:rsidP="0846484A">
            <w:pPr>
              <w:rPr>
                <w:lang w:val="en-US"/>
              </w:rPr>
            </w:pPr>
            <w:r w:rsidRPr="0846484A">
              <w:rPr>
                <w:lang w:val="en-US"/>
              </w:rPr>
              <w:t>Upload</w:t>
            </w:r>
          </w:p>
        </w:tc>
        <w:tc>
          <w:tcPr>
            <w:tcW w:w="2991" w:type="dxa"/>
            <w:shd w:val="clear" w:color="auto" w:fill="FFFFFF" w:themeFill="background1"/>
          </w:tcPr>
          <w:p w14:paraId="164EAD36" w14:textId="06EF32EB" w:rsidR="0846484A" w:rsidRDefault="0846484A" w:rsidP="0846484A">
            <w:pPr>
              <w:rPr>
                <w:lang w:val="en-US"/>
              </w:rPr>
            </w:pPr>
          </w:p>
        </w:tc>
        <w:tc>
          <w:tcPr>
            <w:tcW w:w="3219" w:type="dxa"/>
            <w:shd w:val="clear" w:color="auto" w:fill="FFFFFF" w:themeFill="background1"/>
          </w:tcPr>
          <w:p w14:paraId="776F59AD" w14:textId="17B6317F" w:rsidR="3AF8BC9D" w:rsidRDefault="3AF8BC9D" w:rsidP="0846484A">
            <w:pPr>
              <w:spacing w:line="259" w:lineRule="auto"/>
              <w:rPr>
                <w:lang w:val="en-US"/>
              </w:rPr>
            </w:pPr>
            <w:r w:rsidRPr="0846484A">
              <w:rPr>
                <w:lang w:val="en-US"/>
              </w:rPr>
              <w:t>If uploading on behalf of the applicant, you will do so here</w:t>
            </w:r>
          </w:p>
        </w:tc>
        <w:tc>
          <w:tcPr>
            <w:tcW w:w="4131" w:type="dxa"/>
            <w:shd w:val="clear" w:color="auto" w:fill="FFFFFF" w:themeFill="background1"/>
            <w:tcMar>
              <w:top w:w="115" w:type="dxa"/>
              <w:left w:w="115" w:type="dxa"/>
              <w:bottom w:w="115" w:type="dxa"/>
              <w:right w:w="115" w:type="dxa"/>
            </w:tcMar>
          </w:tcPr>
          <w:p w14:paraId="3376169A" w14:textId="11EAF96C" w:rsidR="0846484A" w:rsidRDefault="0846484A" w:rsidP="0846484A">
            <w:pPr>
              <w:rPr>
                <w:lang w:val="en-US"/>
              </w:rPr>
            </w:pPr>
          </w:p>
        </w:tc>
      </w:tr>
      <w:tr w:rsidR="0846484A" w14:paraId="0C6C10CC" w14:textId="77777777" w:rsidTr="1D243EFC">
        <w:trPr>
          <w:trHeight w:val="288"/>
        </w:trPr>
        <w:tc>
          <w:tcPr>
            <w:tcW w:w="1311" w:type="dxa"/>
            <w:shd w:val="clear" w:color="auto" w:fill="FFFFFF" w:themeFill="background1"/>
          </w:tcPr>
          <w:p w14:paraId="7BCA4034" w14:textId="7C3E6501" w:rsidR="0846484A" w:rsidRDefault="0846484A" w:rsidP="0846484A"/>
        </w:tc>
        <w:tc>
          <w:tcPr>
            <w:tcW w:w="2803" w:type="dxa"/>
            <w:shd w:val="clear" w:color="auto" w:fill="FFFFFF" w:themeFill="background1"/>
          </w:tcPr>
          <w:p w14:paraId="52DAE922" w14:textId="46D36B5E" w:rsidR="0846484A" w:rsidRDefault="0846484A" w:rsidP="0846484A">
            <w:r>
              <w:t>Expiration Date</w:t>
            </w:r>
          </w:p>
        </w:tc>
        <w:tc>
          <w:tcPr>
            <w:tcW w:w="2805" w:type="dxa"/>
            <w:shd w:val="clear" w:color="auto" w:fill="FFFFFF" w:themeFill="background1"/>
            <w:tcMar>
              <w:top w:w="115" w:type="dxa"/>
              <w:left w:w="115" w:type="dxa"/>
              <w:bottom w:w="115" w:type="dxa"/>
              <w:right w:w="115" w:type="dxa"/>
            </w:tcMar>
          </w:tcPr>
          <w:p w14:paraId="7FCC0C67" w14:textId="047A004D" w:rsidR="0846484A" w:rsidRDefault="0846484A" w:rsidP="0846484A">
            <w:pPr>
              <w:rPr>
                <w:lang w:val="en-US"/>
              </w:rPr>
            </w:pPr>
            <w:r w:rsidRPr="0846484A">
              <w:rPr>
                <w:lang w:val="en-US"/>
              </w:rPr>
              <w:t>Date</w:t>
            </w:r>
          </w:p>
        </w:tc>
        <w:tc>
          <w:tcPr>
            <w:tcW w:w="2991" w:type="dxa"/>
            <w:shd w:val="clear" w:color="auto" w:fill="FFFFFF" w:themeFill="background1"/>
          </w:tcPr>
          <w:p w14:paraId="5AC0392C" w14:textId="6A3858F5" w:rsidR="0846484A" w:rsidRDefault="0846484A" w:rsidP="0846484A">
            <w:pPr>
              <w:rPr>
                <w:lang w:val="en-US"/>
              </w:rPr>
            </w:pPr>
          </w:p>
        </w:tc>
        <w:tc>
          <w:tcPr>
            <w:tcW w:w="3219" w:type="dxa"/>
            <w:shd w:val="clear" w:color="auto" w:fill="FFFFFF" w:themeFill="background1"/>
          </w:tcPr>
          <w:p w14:paraId="62CE8F03" w14:textId="361EB2AE" w:rsidR="0846484A" w:rsidRDefault="0846484A" w:rsidP="0846484A">
            <w:pPr>
              <w:spacing w:line="259" w:lineRule="auto"/>
            </w:pPr>
            <w:r w:rsidRPr="0846484A">
              <w:rPr>
                <w:lang w:val="en-US"/>
              </w:rPr>
              <w:t>Optional to enter if relevant/known</w:t>
            </w:r>
          </w:p>
        </w:tc>
        <w:tc>
          <w:tcPr>
            <w:tcW w:w="4131" w:type="dxa"/>
            <w:shd w:val="clear" w:color="auto" w:fill="FFFFFF" w:themeFill="background1"/>
            <w:tcMar>
              <w:top w:w="115" w:type="dxa"/>
              <w:left w:w="115" w:type="dxa"/>
              <w:bottom w:w="115" w:type="dxa"/>
              <w:right w:w="115" w:type="dxa"/>
            </w:tcMar>
          </w:tcPr>
          <w:p w14:paraId="55D3B43F" w14:textId="0B6C57B4" w:rsidR="0846484A" w:rsidRDefault="0846484A" w:rsidP="0846484A">
            <w:pPr>
              <w:rPr>
                <w:color w:val="FF0000"/>
                <w:lang w:val="en-US"/>
              </w:rPr>
            </w:pPr>
          </w:p>
        </w:tc>
      </w:tr>
      <w:tr w:rsidR="0846484A" w14:paraId="52DA242F" w14:textId="77777777" w:rsidTr="1D243EFC">
        <w:trPr>
          <w:trHeight w:val="288"/>
        </w:trPr>
        <w:tc>
          <w:tcPr>
            <w:tcW w:w="1311" w:type="dxa"/>
            <w:shd w:val="clear" w:color="auto" w:fill="FFFFFF" w:themeFill="background1"/>
          </w:tcPr>
          <w:p w14:paraId="006E0B67" w14:textId="7CF7DF59" w:rsidR="0846484A" w:rsidRDefault="0846484A" w:rsidP="0846484A"/>
        </w:tc>
        <w:tc>
          <w:tcPr>
            <w:tcW w:w="2803" w:type="dxa"/>
            <w:shd w:val="clear" w:color="auto" w:fill="FFFFFF" w:themeFill="background1"/>
          </w:tcPr>
          <w:p w14:paraId="0DE3665D" w14:textId="15C8B508" w:rsidR="0846484A" w:rsidRDefault="0846484A" w:rsidP="0846484A">
            <w:r>
              <w:t>Completion Date</w:t>
            </w:r>
          </w:p>
        </w:tc>
        <w:tc>
          <w:tcPr>
            <w:tcW w:w="2805" w:type="dxa"/>
            <w:shd w:val="clear" w:color="auto" w:fill="FFFFFF" w:themeFill="background1"/>
            <w:tcMar>
              <w:top w:w="115" w:type="dxa"/>
              <w:left w:w="115" w:type="dxa"/>
              <w:bottom w:w="115" w:type="dxa"/>
              <w:right w:w="115" w:type="dxa"/>
            </w:tcMar>
          </w:tcPr>
          <w:p w14:paraId="17A12838" w14:textId="4BC5A551" w:rsidR="0846484A" w:rsidRDefault="0846484A" w:rsidP="0846484A">
            <w:pPr>
              <w:rPr>
                <w:lang w:val="en-US"/>
              </w:rPr>
            </w:pPr>
            <w:r w:rsidRPr="0846484A">
              <w:rPr>
                <w:lang w:val="en-US"/>
              </w:rPr>
              <w:t>Date</w:t>
            </w:r>
          </w:p>
        </w:tc>
        <w:tc>
          <w:tcPr>
            <w:tcW w:w="2991" w:type="dxa"/>
            <w:shd w:val="clear" w:color="auto" w:fill="FFFFFF" w:themeFill="background1"/>
          </w:tcPr>
          <w:p w14:paraId="668847B3" w14:textId="653AD05F" w:rsidR="0846484A" w:rsidRDefault="0846484A" w:rsidP="0846484A">
            <w:pPr>
              <w:rPr>
                <w:lang w:val="en-US"/>
              </w:rPr>
            </w:pPr>
          </w:p>
        </w:tc>
        <w:tc>
          <w:tcPr>
            <w:tcW w:w="3219" w:type="dxa"/>
            <w:shd w:val="clear" w:color="auto" w:fill="FFFFFF" w:themeFill="background1"/>
          </w:tcPr>
          <w:p w14:paraId="307F8114" w14:textId="2A0C9BB9" w:rsidR="0846484A" w:rsidRDefault="0846484A" w:rsidP="0846484A">
            <w:pPr>
              <w:spacing w:line="259" w:lineRule="auto"/>
              <w:rPr>
                <w:lang w:val="en-US"/>
              </w:rPr>
            </w:pPr>
            <w:r w:rsidRPr="0846484A">
              <w:rPr>
                <w:lang w:val="en-US"/>
              </w:rPr>
              <w:t>No action</w:t>
            </w:r>
          </w:p>
        </w:tc>
        <w:tc>
          <w:tcPr>
            <w:tcW w:w="4131" w:type="dxa"/>
            <w:shd w:val="clear" w:color="auto" w:fill="FFFFFF" w:themeFill="background1"/>
            <w:tcMar>
              <w:top w:w="115" w:type="dxa"/>
              <w:left w:w="115" w:type="dxa"/>
              <w:bottom w:w="115" w:type="dxa"/>
              <w:right w:w="115" w:type="dxa"/>
            </w:tcMar>
          </w:tcPr>
          <w:p w14:paraId="42CF8BD5" w14:textId="43970F91" w:rsidR="0846484A" w:rsidRDefault="57CED808" w:rsidP="0846484A">
            <w:pPr>
              <w:rPr>
                <w:lang w:val="en-US"/>
              </w:rPr>
            </w:pPr>
            <w:r w:rsidRPr="0707C7ED">
              <w:rPr>
                <w:lang w:val="en-US"/>
              </w:rPr>
              <w:t>Will auto-fill when the Process Step Status changes to Complete</w:t>
            </w:r>
          </w:p>
        </w:tc>
      </w:tr>
      <w:tr w:rsidR="0846484A" w14:paraId="734CDEA7" w14:textId="77777777" w:rsidTr="1D243EFC">
        <w:trPr>
          <w:trHeight w:val="288"/>
        </w:trPr>
        <w:tc>
          <w:tcPr>
            <w:tcW w:w="1311" w:type="dxa"/>
            <w:shd w:val="clear" w:color="auto" w:fill="FFFFFF" w:themeFill="background1"/>
          </w:tcPr>
          <w:p w14:paraId="162D4456" w14:textId="06969A99" w:rsidR="0846484A" w:rsidRDefault="0846484A" w:rsidP="0846484A"/>
        </w:tc>
        <w:tc>
          <w:tcPr>
            <w:tcW w:w="2803" w:type="dxa"/>
            <w:shd w:val="clear" w:color="auto" w:fill="FFFFFF" w:themeFill="background1"/>
          </w:tcPr>
          <w:p w14:paraId="0BC3FB33" w14:textId="170FBE2F" w:rsidR="0846484A" w:rsidRDefault="0846484A" w:rsidP="0846484A">
            <w:r>
              <w:t>Document Date</w:t>
            </w:r>
          </w:p>
        </w:tc>
        <w:tc>
          <w:tcPr>
            <w:tcW w:w="2805" w:type="dxa"/>
            <w:shd w:val="clear" w:color="auto" w:fill="FFFFFF" w:themeFill="background1"/>
            <w:tcMar>
              <w:top w:w="115" w:type="dxa"/>
              <w:left w:w="115" w:type="dxa"/>
              <w:bottom w:w="115" w:type="dxa"/>
              <w:right w:w="115" w:type="dxa"/>
            </w:tcMar>
          </w:tcPr>
          <w:p w14:paraId="3E258D8A" w14:textId="07A9857E" w:rsidR="0846484A" w:rsidRDefault="0846484A" w:rsidP="0846484A">
            <w:pPr>
              <w:rPr>
                <w:lang w:val="en-US"/>
              </w:rPr>
            </w:pPr>
            <w:r w:rsidRPr="0846484A">
              <w:rPr>
                <w:lang w:val="en-US"/>
              </w:rPr>
              <w:t>Date</w:t>
            </w:r>
          </w:p>
        </w:tc>
        <w:tc>
          <w:tcPr>
            <w:tcW w:w="2991" w:type="dxa"/>
            <w:shd w:val="clear" w:color="auto" w:fill="FFFFFF" w:themeFill="background1"/>
          </w:tcPr>
          <w:p w14:paraId="07B0E039" w14:textId="2D871DFB" w:rsidR="0846484A" w:rsidRDefault="0846484A" w:rsidP="0846484A">
            <w:pPr>
              <w:rPr>
                <w:lang w:val="en-US"/>
              </w:rPr>
            </w:pPr>
          </w:p>
        </w:tc>
        <w:tc>
          <w:tcPr>
            <w:tcW w:w="3219" w:type="dxa"/>
            <w:shd w:val="clear" w:color="auto" w:fill="FFFFFF" w:themeFill="background1"/>
          </w:tcPr>
          <w:p w14:paraId="1D87C35E" w14:textId="22497012" w:rsidR="0846484A" w:rsidRDefault="0846484A" w:rsidP="0846484A">
            <w:pPr>
              <w:spacing w:line="259" w:lineRule="auto"/>
              <w:rPr>
                <w:lang w:val="en-US"/>
              </w:rPr>
            </w:pPr>
            <w:r w:rsidRPr="0846484A">
              <w:rPr>
                <w:lang w:val="en-US"/>
              </w:rPr>
              <w:t>Optional to enter if known</w:t>
            </w:r>
          </w:p>
        </w:tc>
        <w:tc>
          <w:tcPr>
            <w:tcW w:w="4131" w:type="dxa"/>
            <w:shd w:val="clear" w:color="auto" w:fill="FFFFFF" w:themeFill="background1"/>
            <w:tcMar>
              <w:top w:w="115" w:type="dxa"/>
              <w:left w:w="115" w:type="dxa"/>
              <w:bottom w:w="115" w:type="dxa"/>
              <w:right w:w="115" w:type="dxa"/>
            </w:tcMar>
          </w:tcPr>
          <w:p w14:paraId="6A4DD361" w14:textId="5E82941C" w:rsidR="0846484A" w:rsidRDefault="4C0803D7" w:rsidP="0707C7ED">
            <w:pPr>
              <w:rPr>
                <w:lang w:val="en-US"/>
              </w:rPr>
            </w:pPr>
            <w:r w:rsidRPr="0707C7ED">
              <w:rPr>
                <w:lang w:val="en-US"/>
              </w:rPr>
              <w:t>Ruleset to autofill this to the date of document receipt (manual, integration or checklist upload) in SIS-FS-ADM-305</w:t>
            </w:r>
          </w:p>
        </w:tc>
      </w:tr>
      <w:tr w:rsidR="0846484A" w14:paraId="0DF6B96D" w14:textId="77777777" w:rsidTr="1D243EFC">
        <w:trPr>
          <w:trHeight w:val="288"/>
        </w:trPr>
        <w:tc>
          <w:tcPr>
            <w:tcW w:w="1311" w:type="dxa"/>
            <w:shd w:val="clear" w:color="auto" w:fill="FFFFFF" w:themeFill="background1"/>
          </w:tcPr>
          <w:p w14:paraId="5C7E9E48" w14:textId="5BF81205" w:rsidR="0846484A" w:rsidRDefault="0846484A" w:rsidP="0846484A"/>
        </w:tc>
        <w:tc>
          <w:tcPr>
            <w:tcW w:w="2803" w:type="dxa"/>
            <w:shd w:val="clear" w:color="auto" w:fill="FFFFFF" w:themeFill="background1"/>
          </w:tcPr>
          <w:p w14:paraId="5DF90FDD" w14:textId="48C9FFE8" w:rsidR="0846484A" w:rsidRDefault="0846484A" w:rsidP="0846484A">
            <w:r>
              <w:t>Document Status</w:t>
            </w:r>
          </w:p>
        </w:tc>
        <w:tc>
          <w:tcPr>
            <w:tcW w:w="2805" w:type="dxa"/>
            <w:shd w:val="clear" w:color="auto" w:fill="FFFFFF" w:themeFill="background1"/>
            <w:tcMar>
              <w:top w:w="115" w:type="dxa"/>
              <w:left w:w="115" w:type="dxa"/>
              <w:bottom w:w="115" w:type="dxa"/>
              <w:right w:w="115" w:type="dxa"/>
            </w:tcMar>
          </w:tcPr>
          <w:p w14:paraId="2CD115D4" w14:textId="7669160C" w:rsidR="0846484A" w:rsidRDefault="0846484A" w:rsidP="0846484A">
            <w:pPr>
              <w:rPr>
                <w:lang w:val="en-US"/>
              </w:rPr>
            </w:pPr>
            <w:r w:rsidRPr="0846484A">
              <w:rPr>
                <w:lang w:val="en-US"/>
              </w:rPr>
              <w:t>LOV</w:t>
            </w:r>
          </w:p>
        </w:tc>
        <w:tc>
          <w:tcPr>
            <w:tcW w:w="2991" w:type="dxa"/>
            <w:shd w:val="clear" w:color="auto" w:fill="FFFFFF" w:themeFill="background1"/>
          </w:tcPr>
          <w:p w14:paraId="27E67784" w14:textId="414730E4" w:rsidR="0846484A" w:rsidRDefault="0846484A" w:rsidP="0846484A">
            <w:pPr>
              <w:rPr>
                <w:lang w:val="en-US"/>
              </w:rPr>
            </w:pPr>
            <w:r w:rsidRPr="0846484A">
              <w:rPr>
                <w:lang w:val="en-US"/>
              </w:rPr>
              <w:t>Submitted</w:t>
            </w:r>
          </w:p>
          <w:p w14:paraId="1BB304A6" w14:textId="5486D098" w:rsidR="0846484A" w:rsidRDefault="0846484A" w:rsidP="0846484A">
            <w:pPr>
              <w:rPr>
                <w:lang w:val="en-US"/>
              </w:rPr>
            </w:pPr>
            <w:r w:rsidRPr="0846484A">
              <w:rPr>
                <w:lang w:val="en-US"/>
              </w:rPr>
              <w:t>Issued</w:t>
            </w:r>
          </w:p>
          <w:p w14:paraId="13796B4F" w14:textId="07B2D475" w:rsidR="0846484A" w:rsidRDefault="0846484A" w:rsidP="0846484A">
            <w:r w:rsidRPr="0E915940">
              <w:rPr>
                <w:lang w:val="en-US"/>
              </w:rPr>
              <w:t>Accepted</w:t>
            </w:r>
          </w:p>
          <w:p w14:paraId="459CA6DB" w14:textId="75EBEBE9" w:rsidR="78794C98" w:rsidRDefault="78794C98" w:rsidP="0E915940">
            <w:pPr>
              <w:rPr>
                <w:lang w:val="en-US"/>
              </w:rPr>
            </w:pPr>
            <w:r w:rsidRPr="0E915940">
              <w:rPr>
                <w:lang w:val="en-US"/>
              </w:rPr>
              <w:t>Denied</w:t>
            </w:r>
          </w:p>
          <w:p w14:paraId="6E360316" w14:textId="532BA72B" w:rsidR="0846484A" w:rsidRDefault="0846484A" w:rsidP="0846484A">
            <w:r w:rsidRPr="0846484A">
              <w:rPr>
                <w:lang w:val="en-US"/>
              </w:rPr>
              <w:t>Rejected-Document expired</w:t>
            </w:r>
          </w:p>
          <w:p w14:paraId="33560123" w14:textId="73F7953D" w:rsidR="0846484A" w:rsidRDefault="0846484A" w:rsidP="0846484A">
            <w:r w:rsidRPr="0846484A">
              <w:rPr>
                <w:lang w:val="en-US"/>
              </w:rPr>
              <w:t>Rejected-Does not meet requirements</w:t>
            </w:r>
          </w:p>
          <w:p w14:paraId="70F6D1E2" w14:textId="33133D7F" w:rsidR="0846484A" w:rsidRDefault="0846484A" w:rsidP="0846484A">
            <w:r w:rsidRPr="0846484A">
              <w:rPr>
                <w:lang w:val="en-US"/>
              </w:rPr>
              <w:t>Rejected-Must be submitted through OCAS</w:t>
            </w:r>
          </w:p>
          <w:p w14:paraId="01DC3C2D" w14:textId="48D558CA" w:rsidR="0846484A" w:rsidRDefault="0846484A" w:rsidP="0846484A">
            <w:r w:rsidRPr="0846484A">
              <w:rPr>
                <w:lang w:val="en-US"/>
              </w:rPr>
              <w:t>Rejected-Illegible</w:t>
            </w:r>
          </w:p>
          <w:p w14:paraId="733FF8D3" w14:textId="0AC8A727" w:rsidR="0846484A" w:rsidRDefault="0846484A" w:rsidP="0846484A">
            <w:r w:rsidRPr="0846484A">
              <w:rPr>
                <w:lang w:val="en-US"/>
              </w:rPr>
              <w:t>Rejected-Incorrect document submitted</w:t>
            </w:r>
          </w:p>
          <w:p w14:paraId="7EE48F1C" w14:textId="24ACF8A8" w:rsidR="0846484A" w:rsidRDefault="0846484A" w:rsidP="0846484A">
            <w:r w:rsidRPr="0846484A">
              <w:rPr>
                <w:lang w:val="en-US"/>
              </w:rPr>
              <w:t>Not Required</w:t>
            </w:r>
          </w:p>
        </w:tc>
        <w:tc>
          <w:tcPr>
            <w:tcW w:w="3219" w:type="dxa"/>
            <w:shd w:val="clear" w:color="auto" w:fill="FFFFFF" w:themeFill="background1"/>
          </w:tcPr>
          <w:p w14:paraId="50D543E1" w14:textId="15BCB151" w:rsidR="0846484A" w:rsidRDefault="0846484A" w:rsidP="0846484A">
            <w:pPr>
              <w:spacing w:line="259" w:lineRule="auto"/>
              <w:rPr>
                <w:lang w:val="en-US"/>
              </w:rPr>
            </w:pPr>
            <w:r w:rsidRPr="0846484A">
              <w:rPr>
                <w:lang w:val="en-US"/>
              </w:rPr>
              <w:t>When evaluating a document upload, you should be selecting Accepted or the appropriate Rejected category</w:t>
            </w:r>
          </w:p>
        </w:tc>
        <w:tc>
          <w:tcPr>
            <w:tcW w:w="4131" w:type="dxa"/>
            <w:shd w:val="clear" w:color="auto" w:fill="FFFFFF" w:themeFill="background1"/>
            <w:tcMar>
              <w:top w:w="115" w:type="dxa"/>
              <w:left w:w="115" w:type="dxa"/>
              <w:bottom w:w="115" w:type="dxa"/>
              <w:right w:w="115" w:type="dxa"/>
            </w:tcMar>
          </w:tcPr>
          <w:p w14:paraId="53D6A1AA" w14:textId="21C30F5D" w:rsidR="0846484A" w:rsidRDefault="0846484A" w:rsidP="0846484A">
            <w:pPr>
              <w:rPr>
                <w:lang w:val="en-US"/>
              </w:rPr>
            </w:pPr>
            <w:r w:rsidRPr="0846484A">
              <w:rPr>
                <w:lang w:val="en-US"/>
              </w:rPr>
              <w:t>Submitted is assigned by the system for any newly uploaded documents (portal or other)</w:t>
            </w:r>
          </w:p>
          <w:p w14:paraId="7EA21960" w14:textId="3C75614C" w:rsidR="0846484A" w:rsidRDefault="0846484A" w:rsidP="0846484A">
            <w:pPr>
              <w:rPr>
                <w:lang w:val="en-US"/>
              </w:rPr>
            </w:pPr>
          </w:p>
          <w:p w14:paraId="3DEC7F8E" w14:textId="30EECCC4" w:rsidR="0846484A" w:rsidRDefault="0846484A" w:rsidP="0846484A">
            <w:pPr>
              <w:rPr>
                <w:lang w:val="en-US"/>
              </w:rPr>
            </w:pPr>
            <w:r w:rsidRPr="0846484A">
              <w:rPr>
                <w:lang w:val="en-US"/>
              </w:rPr>
              <w:t>Accepted will be assigned by the departmental reviewer if the academic area is involved in the assessment, triggering a system update to the Component Step Status to “Complete” in SIS-FS-ADM-311</w:t>
            </w:r>
          </w:p>
          <w:p w14:paraId="5D73326D" w14:textId="6488568F" w:rsidR="0846484A" w:rsidRDefault="0846484A" w:rsidP="0846484A">
            <w:pPr>
              <w:rPr>
                <w:lang w:val="en-US"/>
              </w:rPr>
            </w:pPr>
          </w:p>
        </w:tc>
      </w:tr>
      <w:tr w:rsidR="0846484A" w14:paraId="1B3BDF08" w14:textId="77777777" w:rsidTr="1D243EFC">
        <w:trPr>
          <w:trHeight w:val="288"/>
        </w:trPr>
        <w:tc>
          <w:tcPr>
            <w:tcW w:w="1311" w:type="dxa"/>
            <w:shd w:val="clear" w:color="auto" w:fill="FFFFFF" w:themeFill="background1"/>
          </w:tcPr>
          <w:p w14:paraId="20EDAB26" w14:textId="0D6B7F36" w:rsidR="0846484A" w:rsidRDefault="0846484A" w:rsidP="0846484A"/>
        </w:tc>
        <w:tc>
          <w:tcPr>
            <w:tcW w:w="2803" w:type="dxa"/>
            <w:shd w:val="clear" w:color="auto" w:fill="FFFFFF" w:themeFill="background1"/>
          </w:tcPr>
          <w:p w14:paraId="34CE4013" w14:textId="246232A2" w:rsidR="0846484A" w:rsidRDefault="0846484A" w:rsidP="0846484A">
            <w:r>
              <w:t>Document Source</w:t>
            </w:r>
          </w:p>
        </w:tc>
        <w:tc>
          <w:tcPr>
            <w:tcW w:w="2805" w:type="dxa"/>
            <w:shd w:val="clear" w:color="auto" w:fill="FFFFFF" w:themeFill="background1"/>
            <w:tcMar>
              <w:top w:w="115" w:type="dxa"/>
              <w:left w:w="115" w:type="dxa"/>
              <w:bottom w:w="115" w:type="dxa"/>
              <w:right w:w="115" w:type="dxa"/>
            </w:tcMar>
          </w:tcPr>
          <w:p w14:paraId="0DA4D539" w14:textId="1F9700B4" w:rsidR="0846484A" w:rsidRDefault="0846484A" w:rsidP="0846484A">
            <w:pPr>
              <w:rPr>
                <w:lang w:val="en-US"/>
              </w:rPr>
            </w:pPr>
            <w:r w:rsidRPr="0846484A">
              <w:rPr>
                <w:lang w:val="en-US"/>
              </w:rPr>
              <w:t>LOV</w:t>
            </w:r>
          </w:p>
        </w:tc>
        <w:tc>
          <w:tcPr>
            <w:tcW w:w="2991" w:type="dxa"/>
            <w:shd w:val="clear" w:color="auto" w:fill="FFFFFF" w:themeFill="background1"/>
          </w:tcPr>
          <w:p w14:paraId="67687126" w14:textId="42C7D4B5" w:rsidR="0846484A" w:rsidRDefault="0846484A" w:rsidP="0846484A">
            <w:pPr>
              <w:rPr>
                <w:lang w:val="en-US"/>
              </w:rPr>
            </w:pPr>
            <w:r w:rsidRPr="0846484A">
              <w:rPr>
                <w:lang w:val="en-US"/>
              </w:rPr>
              <w:t>Student</w:t>
            </w:r>
          </w:p>
          <w:p w14:paraId="66750E64" w14:textId="449E3A8B" w:rsidR="0846484A" w:rsidRDefault="0846484A" w:rsidP="0846484A">
            <w:r w:rsidRPr="0846484A">
              <w:rPr>
                <w:lang w:val="en-US"/>
              </w:rPr>
              <w:t>OCAS</w:t>
            </w:r>
          </w:p>
          <w:p w14:paraId="73B98934" w14:textId="751081CF" w:rsidR="0846484A" w:rsidRDefault="0846484A" w:rsidP="0846484A">
            <w:r w:rsidRPr="0846484A">
              <w:rPr>
                <w:lang w:val="en-US"/>
              </w:rPr>
              <w:t>myAC Application Portal</w:t>
            </w:r>
          </w:p>
          <w:p w14:paraId="5180C1AD" w14:textId="697300F6" w:rsidR="0846484A" w:rsidRDefault="0846484A" w:rsidP="0846484A">
            <w:r w:rsidRPr="0846484A">
              <w:rPr>
                <w:lang w:val="en-US"/>
              </w:rPr>
              <w:t>Algonquin College</w:t>
            </w:r>
          </w:p>
          <w:p w14:paraId="6130D584" w14:textId="42CD735E" w:rsidR="0846484A" w:rsidRDefault="0846484A" w:rsidP="0846484A">
            <w:r w:rsidRPr="0846484A">
              <w:rPr>
                <w:lang w:val="en-US"/>
              </w:rPr>
              <w:lastRenderedPageBreak/>
              <w:t>Mail</w:t>
            </w:r>
          </w:p>
          <w:p w14:paraId="1ED132B8" w14:textId="1B9C9699" w:rsidR="0846484A" w:rsidRDefault="0846484A" w:rsidP="0846484A">
            <w:r w:rsidRPr="0846484A">
              <w:rPr>
                <w:lang w:val="en-US"/>
              </w:rPr>
              <w:t>Email</w:t>
            </w:r>
          </w:p>
          <w:p w14:paraId="17C4A700" w14:textId="24D6F8F1" w:rsidR="0846484A" w:rsidRDefault="0846484A" w:rsidP="0846484A">
            <w:r w:rsidRPr="0846484A">
              <w:rPr>
                <w:lang w:val="en-US"/>
              </w:rPr>
              <w:t>Institution Portal</w:t>
            </w:r>
          </w:p>
          <w:p w14:paraId="77617A23" w14:textId="6E48125F" w:rsidR="0846484A" w:rsidRDefault="0846484A" w:rsidP="0846484A">
            <w:r w:rsidRPr="0846484A">
              <w:rPr>
                <w:lang w:val="en-US"/>
              </w:rPr>
              <w:t>Test Centre</w:t>
            </w:r>
          </w:p>
        </w:tc>
        <w:tc>
          <w:tcPr>
            <w:tcW w:w="3219" w:type="dxa"/>
            <w:shd w:val="clear" w:color="auto" w:fill="FFFFFF" w:themeFill="background1"/>
          </w:tcPr>
          <w:p w14:paraId="0CF134CD" w14:textId="54C5EA32" w:rsidR="0846484A" w:rsidRDefault="0846484A" w:rsidP="0846484A">
            <w:pPr>
              <w:spacing w:line="259" w:lineRule="auto"/>
              <w:rPr>
                <w:lang w:val="en-US"/>
              </w:rPr>
            </w:pPr>
            <w:r w:rsidRPr="0846484A">
              <w:rPr>
                <w:lang w:val="en-US"/>
              </w:rPr>
              <w:lastRenderedPageBreak/>
              <w:t>Only enter if uploading on behalf of the applicant, or issuing a document to an applicant</w:t>
            </w:r>
          </w:p>
        </w:tc>
        <w:tc>
          <w:tcPr>
            <w:tcW w:w="4131" w:type="dxa"/>
            <w:shd w:val="clear" w:color="auto" w:fill="FFFFFF" w:themeFill="background1"/>
            <w:tcMar>
              <w:top w:w="115" w:type="dxa"/>
              <w:left w:w="115" w:type="dxa"/>
              <w:bottom w:w="115" w:type="dxa"/>
              <w:right w:w="115" w:type="dxa"/>
            </w:tcMar>
          </w:tcPr>
          <w:p w14:paraId="39C7E764" w14:textId="2FB685AB" w:rsidR="0846484A" w:rsidRDefault="0846484A" w:rsidP="0846484A">
            <w:pPr>
              <w:rPr>
                <w:lang w:val="en-US"/>
              </w:rPr>
            </w:pPr>
            <w:r w:rsidRPr="0846484A">
              <w:rPr>
                <w:lang w:val="en-US"/>
              </w:rPr>
              <w:t>Ruleset to assign the source by the system for portal and integration uploads in SIS-FS-ADM-305</w:t>
            </w:r>
          </w:p>
        </w:tc>
      </w:tr>
      <w:tr w:rsidR="0846484A" w14:paraId="46C43306" w14:textId="77777777" w:rsidTr="1D243EFC">
        <w:trPr>
          <w:trHeight w:val="288"/>
        </w:trPr>
        <w:tc>
          <w:tcPr>
            <w:tcW w:w="1311" w:type="dxa"/>
            <w:shd w:val="clear" w:color="auto" w:fill="FFFFFF" w:themeFill="background1"/>
          </w:tcPr>
          <w:p w14:paraId="74CFF9BE" w14:textId="2190F443" w:rsidR="0846484A" w:rsidRDefault="0846484A" w:rsidP="0846484A"/>
        </w:tc>
        <w:tc>
          <w:tcPr>
            <w:tcW w:w="2803" w:type="dxa"/>
            <w:shd w:val="clear" w:color="auto" w:fill="FFFFFF" w:themeFill="background1"/>
          </w:tcPr>
          <w:p w14:paraId="4858C0E0" w14:textId="480ADD1A" w:rsidR="0846484A" w:rsidRDefault="0846484A" w:rsidP="0846484A">
            <w:r>
              <w:t>Comment</w:t>
            </w:r>
          </w:p>
        </w:tc>
        <w:tc>
          <w:tcPr>
            <w:tcW w:w="2805" w:type="dxa"/>
            <w:shd w:val="clear" w:color="auto" w:fill="FFFFFF" w:themeFill="background1"/>
            <w:tcMar>
              <w:top w:w="115" w:type="dxa"/>
              <w:left w:w="115" w:type="dxa"/>
              <w:bottom w:w="115" w:type="dxa"/>
              <w:right w:w="115" w:type="dxa"/>
            </w:tcMar>
          </w:tcPr>
          <w:p w14:paraId="04497BD0" w14:textId="5CC8D774" w:rsidR="0846484A" w:rsidRDefault="0846484A" w:rsidP="0846484A">
            <w:pPr>
              <w:rPr>
                <w:lang w:val="en-US"/>
              </w:rPr>
            </w:pPr>
            <w:r w:rsidRPr="0846484A">
              <w:rPr>
                <w:lang w:val="en-US"/>
              </w:rPr>
              <w:t>Open text</w:t>
            </w:r>
          </w:p>
        </w:tc>
        <w:tc>
          <w:tcPr>
            <w:tcW w:w="2991" w:type="dxa"/>
            <w:shd w:val="clear" w:color="auto" w:fill="FFFFFF" w:themeFill="background1"/>
          </w:tcPr>
          <w:p w14:paraId="734624A6" w14:textId="41631409" w:rsidR="0846484A" w:rsidRDefault="0846484A" w:rsidP="0846484A">
            <w:pPr>
              <w:rPr>
                <w:lang w:val="en-US"/>
              </w:rPr>
            </w:pPr>
          </w:p>
        </w:tc>
        <w:tc>
          <w:tcPr>
            <w:tcW w:w="3219" w:type="dxa"/>
            <w:shd w:val="clear" w:color="auto" w:fill="FFFFFF" w:themeFill="background1"/>
          </w:tcPr>
          <w:p w14:paraId="0F83A53C" w14:textId="4BA9AE3D"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06D3A61D" w14:textId="326C5CC5" w:rsidR="0846484A" w:rsidRDefault="0846484A" w:rsidP="0846484A">
            <w:pPr>
              <w:rPr>
                <w:color w:val="FF0000"/>
                <w:lang w:val="en-US"/>
              </w:rPr>
            </w:pPr>
          </w:p>
        </w:tc>
      </w:tr>
      <w:tr w:rsidR="0846484A" w14:paraId="4B02A238" w14:textId="77777777" w:rsidTr="1D243EFC">
        <w:trPr>
          <w:trHeight w:val="288"/>
        </w:trPr>
        <w:tc>
          <w:tcPr>
            <w:tcW w:w="1311" w:type="dxa"/>
            <w:shd w:val="clear" w:color="auto" w:fill="FFFFFF" w:themeFill="background1"/>
          </w:tcPr>
          <w:p w14:paraId="6D9CB03D" w14:textId="6ECDBE90" w:rsidR="0846484A" w:rsidRDefault="0846484A" w:rsidP="0846484A"/>
        </w:tc>
        <w:tc>
          <w:tcPr>
            <w:tcW w:w="2803" w:type="dxa"/>
            <w:shd w:val="clear" w:color="auto" w:fill="FFFFFF" w:themeFill="background1"/>
          </w:tcPr>
          <w:p w14:paraId="5821B23B" w14:textId="74A86AAA" w:rsidR="23DC933C" w:rsidRDefault="23DC933C" w:rsidP="0846484A">
            <w:r>
              <w:t>Transcript Evaluation Status</w:t>
            </w:r>
          </w:p>
        </w:tc>
        <w:tc>
          <w:tcPr>
            <w:tcW w:w="2805" w:type="dxa"/>
            <w:shd w:val="clear" w:color="auto" w:fill="FFFFFF" w:themeFill="background1"/>
            <w:tcMar>
              <w:top w:w="115" w:type="dxa"/>
              <w:left w:w="115" w:type="dxa"/>
              <w:bottom w:w="115" w:type="dxa"/>
              <w:right w:w="115" w:type="dxa"/>
            </w:tcMar>
          </w:tcPr>
          <w:p w14:paraId="507A05EF" w14:textId="73BCFE68" w:rsidR="0846484A" w:rsidRDefault="0846484A" w:rsidP="0846484A">
            <w:pPr>
              <w:rPr>
                <w:lang w:val="en-US"/>
              </w:rPr>
            </w:pPr>
          </w:p>
        </w:tc>
        <w:tc>
          <w:tcPr>
            <w:tcW w:w="2991" w:type="dxa"/>
            <w:shd w:val="clear" w:color="auto" w:fill="FFFFFF" w:themeFill="background1"/>
          </w:tcPr>
          <w:p w14:paraId="4DC20075" w14:textId="69043E42" w:rsidR="0846484A" w:rsidRDefault="0846484A" w:rsidP="0846484A">
            <w:pPr>
              <w:rPr>
                <w:lang w:val="en-US"/>
              </w:rPr>
            </w:pPr>
          </w:p>
        </w:tc>
        <w:tc>
          <w:tcPr>
            <w:tcW w:w="3219" w:type="dxa"/>
            <w:shd w:val="clear" w:color="auto" w:fill="FFFFFF" w:themeFill="background1"/>
          </w:tcPr>
          <w:p w14:paraId="5EC6FAB0" w14:textId="1A41C14A"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1E9BFD0A" w14:textId="3ED81841" w:rsidR="0846484A" w:rsidRDefault="0846484A" w:rsidP="0846484A">
            <w:pPr>
              <w:rPr>
                <w:color w:val="FF0000"/>
                <w:lang w:val="en-US"/>
              </w:rPr>
            </w:pPr>
          </w:p>
        </w:tc>
      </w:tr>
      <w:tr w:rsidR="0846484A" w14:paraId="045215C6" w14:textId="77777777" w:rsidTr="1D243EFC">
        <w:trPr>
          <w:trHeight w:val="288"/>
        </w:trPr>
        <w:tc>
          <w:tcPr>
            <w:tcW w:w="1311" w:type="dxa"/>
            <w:shd w:val="clear" w:color="auto" w:fill="FFFFFF" w:themeFill="background1"/>
          </w:tcPr>
          <w:p w14:paraId="7B516603" w14:textId="37475591" w:rsidR="0846484A" w:rsidRDefault="0846484A" w:rsidP="0846484A"/>
        </w:tc>
        <w:tc>
          <w:tcPr>
            <w:tcW w:w="2803" w:type="dxa"/>
            <w:shd w:val="clear" w:color="auto" w:fill="FFFFFF" w:themeFill="background1"/>
          </w:tcPr>
          <w:p w14:paraId="43B328FE" w14:textId="6FDC9C92" w:rsidR="23DC933C" w:rsidRDefault="23DC933C" w:rsidP="0846484A">
            <w:r>
              <w:t>Status</w:t>
            </w:r>
          </w:p>
        </w:tc>
        <w:tc>
          <w:tcPr>
            <w:tcW w:w="2805" w:type="dxa"/>
            <w:shd w:val="clear" w:color="auto" w:fill="FFFFFF" w:themeFill="background1"/>
            <w:tcMar>
              <w:top w:w="115" w:type="dxa"/>
              <w:left w:w="115" w:type="dxa"/>
              <w:bottom w:w="115" w:type="dxa"/>
              <w:right w:w="115" w:type="dxa"/>
            </w:tcMar>
          </w:tcPr>
          <w:p w14:paraId="02F8552C" w14:textId="3D534CB7" w:rsidR="0846484A" w:rsidRDefault="0846484A" w:rsidP="0846484A">
            <w:pPr>
              <w:rPr>
                <w:lang w:val="en-US"/>
              </w:rPr>
            </w:pPr>
          </w:p>
        </w:tc>
        <w:tc>
          <w:tcPr>
            <w:tcW w:w="2991" w:type="dxa"/>
            <w:shd w:val="clear" w:color="auto" w:fill="FFFFFF" w:themeFill="background1"/>
          </w:tcPr>
          <w:p w14:paraId="2080A32E" w14:textId="4EA039CA" w:rsidR="0846484A" w:rsidRDefault="0846484A" w:rsidP="0846484A">
            <w:pPr>
              <w:rPr>
                <w:lang w:val="en-US"/>
              </w:rPr>
            </w:pPr>
          </w:p>
        </w:tc>
        <w:tc>
          <w:tcPr>
            <w:tcW w:w="3219" w:type="dxa"/>
            <w:shd w:val="clear" w:color="auto" w:fill="FFFFFF" w:themeFill="background1"/>
          </w:tcPr>
          <w:p w14:paraId="55413BAD" w14:textId="4D9612AA"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360C81DE" w14:textId="16C87DCD" w:rsidR="0846484A" w:rsidRDefault="0846484A" w:rsidP="0846484A">
            <w:pPr>
              <w:rPr>
                <w:color w:val="FF0000"/>
                <w:lang w:val="en-US"/>
              </w:rPr>
            </w:pPr>
          </w:p>
        </w:tc>
      </w:tr>
      <w:tr w:rsidR="0846484A" w14:paraId="10ACEA7A" w14:textId="77777777" w:rsidTr="1D243EFC">
        <w:trPr>
          <w:trHeight w:val="288"/>
        </w:trPr>
        <w:tc>
          <w:tcPr>
            <w:tcW w:w="1311" w:type="dxa"/>
            <w:shd w:val="clear" w:color="auto" w:fill="FFFFFF" w:themeFill="background1"/>
          </w:tcPr>
          <w:p w14:paraId="67985B76" w14:textId="5D237D54" w:rsidR="0846484A" w:rsidRDefault="0846484A" w:rsidP="0846484A"/>
        </w:tc>
        <w:tc>
          <w:tcPr>
            <w:tcW w:w="2803" w:type="dxa"/>
            <w:shd w:val="clear" w:color="auto" w:fill="FFFFFF" w:themeFill="background1"/>
          </w:tcPr>
          <w:p w14:paraId="3E2FC830" w14:textId="3270B705" w:rsidR="23DC933C" w:rsidRDefault="23DC933C" w:rsidP="0846484A">
            <w:r>
              <w:t>Admissions Academic Level</w:t>
            </w:r>
          </w:p>
        </w:tc>
        <w:tc>
          <w:tcPr>
            <w:tcW w:w="2805" w:type="dxa"/>
            <w:shd w:val="clear" w:color="auto" w:fill="FFFFFF" w:themeFill="background1"/>
            <w:tcMar>
              <w:top w:w="115" w:type="dxa"/>
              <w:left w:w="115" w:type="dxa"/>
              <w:bottom w:w="115" w:type="dxa"/>
              <w:right w:w="115" w:type="dxa"/>
            </w:tcMar>
          </w:tcPr>
          <w:p w14:paraId="226D109E" w14:textId="31DC75FB" w:rsidR="23DC933C" w:rsidRDefault="23DC933C" w:rsidP="0846484A">
            <w:pPr>
              <w:rPr>
                <w:lang w:val="en-US"/>
              </w:rPr>
            </w:pPr>
            <w:r w:rsidRPr="0846484A">
              <w:rPr>
                <w:lang w:val="en-US"/>
              </w:rPr>
              <w:t>LOV</w:t>
            </w:r>
          </w:p>
        </w:tc>
        <w:tc>
          <w:tcPr>
            <w:tcW w:w="2991" w:type="dxa"/>
            <w:shd w:val="clear" w:color="auto" w:fill="FFFFFF" w:themeFill="background1"/>
          </w:tcPr>
          <w:p w14:paraId="2B73F875" w14:textId="744ADA81" w:rsidR="23DC933C" w:rsidRDefault="23DC933C" w:rsidP="0846484A">
            <w:pPr>
              <w:rPr>
                <w:lang w:val="en-US"/>
              </w:rPr>
            </w:pPr>
            <w:r w:rsidRPr="0846484A">
              <w:rPr>
                <w:lang w:val="en-US"/>
              </w:rPr>
              <w:t>Higher Education</w:t>
            </w:r>
          </w:p>
        </w:tc>
        <w:tc>
          <w:tcPr>
            <w:tcW w:w="3219" w:type="dxa"/>
            <w:shd w:val="clear" w:color="auto" w:fill="FFFFFF" w:themeFill="background1"/>
          </w:tcPr>
          <w:p w14:paraId="6BF8CA85" w14:textId="21583DD4"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639BD48C" w14:textId="519C566E" w:rsidR="0846484A" w:rsidRDefault="0846484A" w:rsidP="0846484A">
            <w:pPr>
              <w:rPr>
                <w:color w:val="FF0000"/>
                <w:lang w:val="en-US"/>
              </w:rPr>
            </w:pPr>
          </w:p>
        </w:tc>
      </w:tr>
      <w:tr w:rsidR="0846484A" w14:paraId="1108E718" w14:textId="77777777" w:rsidTr="1D243EFC">
        <w:trPr>
          <w:trHeight w:val="288"/>
        </w:trPr>
        <w:tc>
          <w:tcPr>
            <w:tcW w:w="1311" w:type="dxa"/>
            <w:shd w:val="clear" w:color="auto" w:fill="FFFFFF" w:themeFill="background1"/>
          </w:tcPr>
          <w:p w14:paraId="3C71EE16" w14:textId="73683DBC" w:rsidR="0846484A" w:rsidRDefault="0846484A" w:rsidP="0846484A"/>
        </w:tc>
        <w:tc>
          <w:tcPr>
            <w:tcW w:w="2803" w:type="dxa"/>
            <w:shd w:val="clear" w:color="auto" w:fill="FFFFFF" w:themeFill="background1"/>
          </w:tcPr>
          <w:p w14:paraId="55ABDAC5" w14:textId="2A8CBEDE" w:rsidR="23DC933C" w:rsidRDefault="23DC933C" w:rsidP="0846484A">
            <w:r>
              <w:t>Credits Earned*</w:t>
            </w:r>
          </w:p>
        </w:tc>
        <w:tc>
          <w:tcPr>
            <w:tcW w:w="2805" w:type="dxa"/>
            <w:shd w:val="clear" w:color="auto" w:fill="FFFFFF" w:themeFill="background1"/>
            <w:tcMar>
              <w:top w:w="115" w:type="dxa"/>
              <w:left w:w="115" w:type="dxa"/>
              <w:bottom w:w="115" w:type="dxa"/>
              <w:right w:w="115" w:type="dxa"/>
            </w:tcMar>
          </w:tcPr>
          <w:p w14:paraId="71C37BA9" w14:textId="4565D6F6" w:rsidR="23DC933C" w:rsidRDefault="23DC933C" w:rsidP="0846484A">
            <w:pPr>
              <w:rPr>
                <w:lang w:val="en-US"/>
              </w:rPr>
            </w:pPr>
            <w:r w:rsidRPr="0846484A">
              <w:rPr>
                <w:lang w:val="en-US"/>
              </w:rPr>
              <w:t>Numeric</w:t>
            </w:r>
          </w:p>
        </w:tc>
        <w:tc>
          <w:tcPr>
            <w:tcW w:w="2991" w:type="dxa"/>
            <w:shd w:val="clear" w:color="auto" w:fill="FFFFFF" w:themeFill="background1"/>
          </w:tcPr>
          <w:p w14:paraId="5ED27E4C" w14:textId="753CF13E" w:rsidR="0846484A" w:rsidRDefault="0846484A" w:rsidP="0846484A">
            <w:pPr>
              <w:rPr>
                <w:lang w:val="en-US"/>
              </w:rPr>
            </w:pPr>
          </w:p>
        </w:tc>
        <w:tc>
          <w:tcPr>
            <w:tcW w:w="3219" w:type="dxa"/>
            <w:shd w:val="clear" w:color="auto" w:fill="FFFFFF" w:themeFill="background1"/>
          </w:tcPr>
          <w:p w14:paraId="06310326" w14:textId="03B814CB"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355AA5E8" w14:textId="5ADE0F73" w:rsidR="0846484A" w:rsidRDefault="0846484A" w:rsidP="0846484A">
            <w:pPr>
              <w:rPr>
                <w:color w:val="FF0000"/>
                <w:lang w:val="en-US"/>
              </w:rPr>
            </w:pPr>
          </w:p>
        </w:tc>
      </w:tr>
      <w:tr w:rsidR="0846484A" w14:paraId="72759B0E" w14:textId="77777777" w:rsidTr="1D243EFC">
        <w:trPr>
          <w:trHeight w:val="288"/>
        </w:trPr>
        <w:tc>
          <w:tcPr>
            <w:tcW w:w="1311" w:type="dxa"/>
            <w:shd w:val="clear" w:color="auto" w:fill="FFFFFF" w:themeFill="background1"/>
          </w:tcPr>
          <w:p w14:paraId="4A485726" w14:textId="583206C0" w:rsidR="0846484A" w:rsidRDefault="0846484A" w:rsidP="0846484A"/>
        </w:tc>
        <w:tc>
          <w:tcPr>
            <w:tcW w:w="2803" w:type="dxa"/>
            <w:shd w:val="clear" w:color="auto" w:fill="FFFFFF" w:themeFill="background1"/>
          </w:tcPr>
          <w:p w14:paraId="60451731" w14:textId="56C2A323" w:rsidR="23DC933C" w:rsidRDefault="23DC933C" w:rsidP="0846484A">
            <w:r>
              <w:t>Credits Transferred*</w:t>
            </w:r>
          </w:p>
        </w:tc>
        <w:tc>
          <w:tcPr>
            <w:tcW w:w="2805" w:type="dxa"/>
            <w:shd w:val="clear" w:color="auto" w:fill="FFFFFF" w:themeFill="background1"/>
            <w:tcMar>
              <w:top w:w="115" w:type="dxa"/>
              <w:left w:w="115" w:type="dxa"/>
              <w:bottom w:w="115" w:type="dxa"/>
              <w:right w:w="115" w:type="dxa"/>
            </w:tcMar>
          </w:tcPr>
          <w:p w14:paraId="32E38D0F" w14:textId="316DD91D" w:rsidR="23DC933C" w:rsidRDefault="23DC933C" w:rsidP="0846484A">
            <w:pPr>
              <w:rPr>
                <w:lang w:val="en-US"/>
              </w:rPr>
            </w:pPr>
            <w:r w:rsidRPr="0846484A">
              <w:rPr>
                <w:lang w:val="en-US"/>
              </w:rPr>
              <w:t>Numeric</w:t>
            </w:r>
          </w:p>
        </w:tc>
        <w:tc>
          <w:tcPr>
            <w:tcW w:w="2991" w:type="dxa"/>
            <w:shd w:val="clear" w:color="auto" w:fill="FFFFFF" w:themeFill="background1"/>
          </w:tcPr>
          <w:p w14:paraId="3C985AF1" w14:textId="0A343003" w:rsidR="0846484A" w:rsidRDefault="0846484A" w:rsidP="0846484A">
            <w:pPr>
              <w:rPr>
                <w:lang w:val="en-US"/>
              </w:rPr>
            </w:pPr>
          </w:p>
        </w:tc>
        <w:tc>
          <w:tcPr>
            <w:tcW w:w="3219" w:type="dxa"/>
            <w:shd w:val="clear" w:color="auto" w:fill="FFFFFF" w:themeFill="background1"/>
          </w:tcPr>
          <w:p w14:paraId="6A06D4CD" w14:textId="2C8E9C80"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0375A659" w14:textId="6AD758D4" w:rsidR="0846484A" w:rsidRDefault="0846484A" w:rsidP="0846484A">
            <w:pPr>
              <w:rPr>
                <w:color w:val="FF0000"/>
                <w:lang w:val="en-US"/>
              </w:rPr>
            </w:pPr>
          </w:p>
        </w:tc>
      </w:tr>
      <w:tr w:rsidR="0846484A" w14:paraId="655A0741" w14:textId="77777777" w:rsidTr="1D243EFC">
        <w:trPr>
          <w:trHeight w:val="288"/>
        </w:trPr>
        <w:tc>
          <w:tcPr>
            <w:tcW w:w="1311" w:type="dxa"/>
            <w:shd w:val="clear" w:color="auto" w:fill="FFFFFF" w:themeFill="background1"/>
          </w:tcPr>
          <w:p w14:paraId="4275F06A" w14:textId="397D953D" w:rsidR="0846484A" w:rsidRDefault="0846484A" w:rsidP="0846484A"/>
        </w:tc>
        <w:tc>
          <w:tcPr>
            <w:tcW w:w="2803" w:type="dxa"/>
            <w:shd w:val="clear" w:color="auto" w:fill="FFFFFF" w:themeFill="background1"/>
          </w:tcPr>
          <w:p w14:paraId="36767FB8" w14:textId="4E3F58AF" w:rsidR="23DC933C" w:rsidRDefault="23DC933C" w:rsidP="0846484A">
            <w:r>
              <w:t>Grade Point*</w:t>
            </w:r>
          </w:p>
        </w:tc>
        <w:tc>
          <w:tcPr>
            <w:tcW w:w="2805" w:type="dxa"/>
            <w:shd w:val="clear" w:color="auto" w:fill="FFFFFF" w:themeFill="background1"/>
            <w:tcMar>
              <w:top w:w="115" w:type="dxa"/>
              <w:left w:w="115" w:type="dxa"/>
              <w:bottom w:w="115" w:type="dxa"/>
              <w:right w:w="115" w:type="dxa"/>
            </w:tcMar>
          </w:tcPr>
          <w:p w14:paraId="09375304" w14:textId="19BD6E09" w:rsidR="23DC933C" w:rsidRDefault="23DC933C" w:rsidP="0846484A">
            <w:pPr>
              <w:rPr>
                <w:lang w:val="en-US"/>
              </w:rPr>
            </w:pPr>
            <w:r w:rsidRPr="0846484A">
              <w:rPr>
                <w:lang w:val="en-US"/>
              </w:rPr>
              <w:t>Numeric</w:t>
            </w:r>
          </w:p>
        </w:tc>
        <w:tc>
          <w:tcPr>
            <w:tcW w:w="2991" w:type="dxa"/>
            <w:shd w:val="clear" w:color="auto" w:fill="FFFFFF" w:themeFill="background1"/>
          </w:tcPr>
          <w:p w14:paraId="36D77A19" w14:textId="107AC41F" w:rsidR="0846484A" w:rsidRDefault="0846484A" w:rsidP="0846484A">
            <w:pPr>
              <w:rPr>
                <w:lang w:val="en-US"/>
              </w:rPr>
            </w:pPr>
          </w:p>
        </w:tc>
        <w:tc>
          <w:tcPr>
            <w:tcW w:w="3219" w:type="dxa"/>
            <w:shd w:val="clear" w:color="auto" w:fill="FFFFFF" w:themeFill="background1"/>
          </w:tcPr>
          <w:p w14:paraId="2D29473A" w14:textId="41231C9C"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31227FC1" w14:textId="2639A00F" w:rsidR="0846484A" w:rsidRDefault="0846484A" w:rsidP="0846484A">
            <w:pPr>
              <w:rPr>
                <w:color w:val="FF0000"/>
                <w:lang w:val="en-US"/>
              </w:rPr>
            </w:pPr>
          </w:p>
        </w:tc>
      </w:tr>
      <w:tr w:rsidR="0846484A" w14:paraId="6AB219AE" w14:textId="77777777" w:rsidTr="1D243EFC">
        <w:trPr>
          <w:trHeight w:val="288"/>
        </w:trPr>
        <w:tc>
          <w:tcPr>
            <w:tcW w:w="1311" w:type="dxa"/>
            <w:shd w:val="clear" w:color="auto" w:fill="FFFFFF" w:themeFill="background1"/>
          </w:tcPr>
          <w:p w14:paraId="76B86CCE" w14:textId="4ACAC2AD" w:rsidR="0846484A" w:rsidRDefault="0846484A" w:rsidP="0846484A"/>
        </w:tc>
        <w:tc>
          <w:tcPr>
            <w:tcW w:w="2803" w:type="dxa"/>
            <w:shd w:val="clear" w:color="auto" w:fill="FFFFFF" w:themeFill="background1"/>
          </w:tcPr>
          <w:p w14:paraId="52128904" w14:textId="6D486D21" w:rsidR="23DC933C" w:rsidRDefault="23DC933C" w:rsidP="0846484A">
            <w:r>
              <w:t>Grade Point Of*</w:t>
            </w:r>
          </w:p>
        </w:tc>
        <w:tc>
          <w:tcPr>
            <w:tcW w:w="2805" w:type="dxa"/>
            <w:shd w:val="clear" w:color="auto" w:fill="FFFFFF" w:themeFill="background1"/>
            <w:tcMar>
              <w:top w:w="115" w:type="dxa"/>
              <w:left w:w="115" w:type="dxa"/>
              <w:bottom w:w="115" w:type="dxa"/>
              <w:right w:w="115" w:type="dxa"/>
            </w:tcMar>
          </w:tcPr>
          <w:p w14:paraId="29B9F786" w14:textId="70298C54" w:rsidR="23DC933C" w:rsidRDefault="23DC933C" w:rsidP="0846484A">
            <w:pPr>
              <w:rPr>
                <w:lang w:val="en-US"/>
              </w:rPr>
            </w:pPr>
            <w:r w:rsidRPr="0846484A">
              <w:rPr>
                <w:lang w:val="en-US"/>
              </w:rPr>
              <w:t>Numeric</w:t>
            </w:r>
          </w:p>
        </w:tc>
        <w:tc>
          <w:tcPr>
            <w:tcW w:w="2991" w:type="dxa"/>
            <w:shd w:val="clear" w:color="auto" w:fill="FFFFFF" w:themeFill="background1"/>
          </w:tcPr>
          <w:p w14:paraId="45FA8EFF" w14:textId="2987807F" w:rsidR="0846484A" w:rsidRDefault="0846484A" w:rsidP="0846484A">
            <w:pPr>
              <w:rPr>
                <w:lang w:val="en-US"/>
              </w:rPr>
            </w:pPr>
          </w:p>
        </w:tc>
        <w:tc>
          <w:tcPr>
            <w:tcW w:w="3219" w:type="dxa"/>
            <w:shd w:val="clear" w:color="auto" w:fill="FFFFFF" w:themeFill="background1"/>
          </w:tcPr>
          <w:p w14:paraId="22EA4771" w14:textId="1718660E"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14827F94" w14:textId="736D7C5C" w:rsidR="0846484A" w:rsidRDefault="0846484A" w:rsidP="0846484A">
            <w:pPr>
              <w:rPr>
                <w:color w:val="FF0000"/>
                <w:lang w:val="en-US"/>
              </w:rPr>
            </w:pPr>
          </w:p>
        </w:tc>
      </w:tr>
      <w:tr w:rsidR="0846484A" w14:paraId="165AC41D" w14:textId="77777777" w:rsidTr="1D243EFC">
        <w:trPr>
          <w:trHeight w:val="288"/>
        </w:trPr>
        <w:tc>
          <w:tcPr>
            <w:tcW w:w="1311" w:type="dxa"/>
            <w:shd w:val="clear" w:color="auto" w:fill="FFFFFF" w:themeFill="background1"/>
          </w:tcPr>
          <w:p w14:paraId="3A341B63" w14:textId="59C5DAEB" w:rsidR="0846484A" w:rsidRDefault="0846484A" w:rsidP="0846484A"/>
        </w:tc>
        <w:tc>
          <w:tcPr>
            <w:tcW w:w="2803" w:type="dxa"/>
            <w:shd w:val="clear" w:color="auto" w:fill="FFFFFF" w:themeFill="background1"/>
          </w:tcPr>
          <w:p w14:paraId="060C8452" w14:textId="7F36588E" w:rsidR="23DC933C" w:rsidRDefault="23DC933C" w:rsidP="0846484A">
            <w:r>
              <w:t>Start Date</w:t>
            </w:r>
          </w:p>
        </w:tc>
        <w:tc>
          <w:tcPr>
            <w:tcW w:w="2805" w:type="dxa"/>
            <w:shd w:val="clear" w:color="auto" w:fill="FFFFFF" w:themeFill="background1"/>
            <w:tcMar>
              <w:top w:w="115" w:type="dxa"/>
              <w:left w:w="115" w:type="dxa"/>
              <w:bottom w:w="115" w:type="dxa"/>
              <w:right w:w="115" w:type="dxa"/>
            </w:tcMar>
          </w:tcPr>
          <w:p w14:paraId="1D460BD2" w14:textId="67A8CB68" w:rsidR="23DC933C" w:rsidRDefault="23DC933C" w:rsidP="0846484A">
            <w:pPr>
              <w:rPr>
                <w:lang w:val="en-US"/>
              </w:rPr>
            </w:pPr>
            <w:r w:rsidRPr="0846484A">
              <w:rPr>
                <w:lang w:val="en-US"/>
              </w:rPr>
              <w:t>Date</w:t>
            </w:r>
          </w:p>
        </w:tc>
        <w:tc>
          <w:tcPr>
            <w:tcW w:w="2991" w:type="dxa"/>
            <w:shd w:val="clear" w:color="auto" w:fill="FFFFFF" w:themeFill="background1"/>
          </w:tcPr>
          <w:p w14:paraId="1FC94470" w14:textId="009BCC72" w:rsidR="0846484A" w:rsidRDefault="0846484A" w:rsidP="0846484A">
            <w:pPr>
              <w:rPr>
                <w:lang w:val="en-US"/>
              </w:rPr>
            </w:pPr>
          </w:p>
        </w:tc>
        <w:tc>
          <w:tcPr>
            <w:tcW w:w="3219" w:type="dxa"/>
            <w:shd w:val="clear" w:color="auto" w:fill="FFFFFF" w:themeFill="background1"/>
          </w:tcPr>
          <w:p w14:paraId="5AEA1645" w14:textId="45A990CF"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2D0E91BA" w14:textId="139D1B8D" w:rsidR="0846484A" w:rsidRDefault="0846484A" w:rsidP="0846484A">
            <w:pPr>
              <w:rPr>
                <w:color w:val="FF0000"/>
                <w:lang w:val="en-US"/>
              </w:rPr>
            </w:pPr>
          </w:p>
        </w:tc>
      </w:tr>
      <w:tr w:rsidR="0846484A" w14:paraId="7F148104" w14:textId="77777777" w:rsidTr="1D243EFC">
        <w:trPr>
          <w:trHeight w:val="288"/>
        </w:trPr>
        <w:tc>
          <w:tcPr>
            <w:tcW w:w="1311" w:type="dxa"/>
            <w:shd w:val="clear" w:color="auto" w:fill="FFFFFF" w:themeFill="background1"/>
          </w:tcPr>
          <w:p w14:paraId="7D199ED9" w14:textId="4064C285" w:rsidR="0846484A" w:rsidRDefault="0846484A" w:rsidP="0846484A"/>
        </w:tc>
        <w:tc>
          <w:tcPr>
            <w:tcW w:w="2803" w:type="dxa"/>
            <w:shd w:val="clear" w:color="auto" w:fill="FFFFFF" w:themeFill="background1"/>
          </w:tcPr>
          <w:p w14:paraId="50898EEB" w14:textId="0695F99D" w:rsidR="23DC933C" w:rsidRDefault="23DC933C" w:rsidP="0846484A">
            <w:r>
              <w:t>End Date</w:t>
            </w:r>
          </w:p>
        </w:tc>
        <w:tc>
          <w:tcPr>
            <w:tcW w:w="2805" w:type="dxa"/>
            <w:shd w:val="clear" w:color="auto" w:fill="FFFFFF" w:themeFill="background1"/>
            <w:tcMar>
              <w:top w:w="115" w:type="dxa"/>
              <w:left w:w="115" w:type="dxa"/>
              <w:bottom w:w="115" w:type="dxa"/>
              <w:right w:w="115" w:type="dxa"/>
            </w:tcMar>
          </w:tcPr>
          <w:p w14:paraId="397A7C96" w14:textId="65E216F9" w:rsidR="23DC933C" w:rsidRDefault="23DC933C" w:rsidP="0846484A">
            <w:pPr>
              <w:rPr>
                <w:lang w:val="en-US"/>
              </w:rPr>
            </w:pPr>
            <w:r w:rsidRPr="0846484A">
              <w:rPr>
                <w:lang w:val="en-US"/>
              </w:rPr>
              <w:t>Date</w:t>
            </w:r>
          </w:p>
        </w:tc>
        <w:tc>
          <w:tcPr>
            <w:tcW w:w="2991" w:type="dxa"/>
            <w:shd w:val="clear" w:color="auto" w:fill="FFFFFF" w:themeFill="background1"/>
          </w:tcPr>
          <w:p w14:paraId="4BE336E6" w14:textId="63185637" w:rsidR="0846484A" w:rsidRDefault="0846484A" w:rsidP="0846484A">
            <w:pPr>
              <w:rPr>
                <w:lang w:val="en-US"/>
              </w:rPr>
            </w:pPr>
          </w:p>
        </w:tc>
        <w:tc>
          <w:tcPr>
            <w:tcW w:w="3219" w:type="dxa"/>
            <w:shd w:val="clear" w:color="auto" w:fill="FFFFFF" w:themeFill="background1"/>
          </w:tcPr>
          <w:p w14:paraId="2C2C8B2D" w14:textId="6862283C"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5CA771AD" w14:textId="70DE169D" w:rsidR="0846484A" w:rsidRDefault="0846484A" w:rsidP="0846484A">
            <w:pPr>
              <w:rPr>
                <w:color w:val="FF0000"/>
                <w:lang w:val="en-US"/>
              </w:rPr>
            </w:pPr>
          </w:p>
        </w:tc>
      </w:tr>
      <w:tr w:rsidR="0846484A" w14:paraId="0C08F6A8" w14:textId="77777777" w:rsidTr="1D243EFC">
        <w:trPr>
          <w:trHeight w:val="288"/>
        </w:trPr>
        <w:tc>
          <w:tcPr>
            <w:tcW w:w="1311" w:type="dxa"/>
            <w:shd w:val="clear" w:color="auto" w:fill="FFFFFF" w:themeFill="background1"/>
          </w:tcPr>
          <w:p w14:paraId="103C3D65" w14:textId="5DB29E83" w:rsidR="0846484A" w:rsidRDefault="0846484A" w:rsidP="0846484A"/>
        </w:tc>
        <w:tc>
          <w:tcPr>
            <w:tcW w:w="2803" w:type="dxa"/>
            <w:shd w:val="clear" w:color="auto" w:fill="FFFFFF" w:themeFill="background1"/>
          </w:tcPr>
          <w:p w14:paraId="4549E92F" w14:textId="75F9CF95" w:rsidR="23DC933C" w:rsidRDefault="23DC933C" w:rsidP="0846484A">
            <w:r>
              <w:t>Conferral Date</w:t>
            </w:r>
          </w:p>
        </w:tc>
        <w:tc>
          <w:tcPr>
            <w:tcW w:w="2805" w:type="dxa"/>
            <w:shd w:val="clear" w:color="auto" w:fill="FFFFFF" w:themeFill="background1"/>
            <w:tcMar>
              <w:top w:w="115" w:type="dxa"/>
              <w:left w:w="115" w:type="dxa"/>
              <w:bottom w:w="115" w:type="dxa"/>
              <w:right w:w="115" w:type="dxa"/>
            </w:tcMar>
          </w:tcPr>
          <w:p w14:paraId="542FD877" w14:textId="0BACC0F1" w:rsidR="23DC933C" w:rsidRDefault="23DC933C" w:rsidP="0846484A">
            <w:pPr>
              <w:rPr>
                <w:lang w:val="en-US"/>
              </w:rPr>
            </w:pPr>
            <w:r w:rsidRPr="0846484A">
              <w:rPr>
                <w:lang w:val="en-US"/>
              </w:rPr>
              <w:t>Date</w:t>
            </w:r>
          </w:p>
        </w:tc>
        <w:tc>
          <w:tcPr>
            <w:tcW w:w="2991" w:type="dxa"/>
            <w:shd w:val="clear" w:color="auto" w:fill="FFFFFF" w:themeFill="background1"/>
          </w:tcPr>
          <w:p w14:paraId="104E6F13" w14:textId="49789104" w:rsidR="0846484A" w:rsidRDefault="0846484A" w:rsidP="0846484A">
            <w:pPr>
              <w:rPr>
                <w:lang w:val="en-US"/>
              </w:rPr>
            </w:pPr>
          </w:p>
        </w:tc>
        <w:tc>
          <w:tcPr>
            <w:tcW w:w="3219" w:type="dxa"/>
            <w:shd w:val="clear" w:color="auto" w:fill="FFFFFF" w:themeFill="background1"/>
          </w:tcPr>
          <w:p w14:paraId="69397A65" w14:textId="25CBE2BD"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2E0997A3" w14:textId="500DEC49" w:rsidR="0846484A" w:rsidRDefault="0846484A" w:rsidP="0846484A">
            <w:pPr>
              <w:rPr>
                <w:color w:val="FF0000"/>
                <w:lang w:val="en-US"/>
              </w:rPr>
            </w:pPr>
          </w:p>
        </w:tc>
      </w:tr>
      <w:tr w:rsidR="0846484A" w14:paraId="6FE45B61" w14:textId="77777777" w:rsidTr="1D243EFC">
        <w:trPr>
          <w:trHeight w:val="288"/>
        </w:trPr>
        <w:tc>
          <w:tcPr>
            <w:tcW w:w="1311" w:type="dxa"/>
            <w:shd w:val="clear" w:color="auto" w:fill="FFFFFF" w:themeFill="background1"/>
          </w:tcPr>
          <w:p w14:paraId="27D966CC" w14:textId="49E24E04" w:rsidR="0846484A" w:rsidRDefault="0846484A" w:rsidP="0846484A"/>
        </w:tc>
        <w:tc>
          <w:tcPr>
            <w:tcW w:w="2803" w:type="dxa"/>
            <w:shd w:val="clear" w:color="auto" w:fill="FFFFFF" w:themeFill="background1"/>
          </w:tcPr>
          <w:p w14:paraId="0CDD4BC7" w14:textId="7DA1D6E0" w:rsidR="23DC933C" w:rsidRDefault="23DC933C" w:rsidP="0846484A">
            <w:r>
              <w:t>College Type</w:t>
            </w:r>
          </w:p>
        </w:tc>
        <w:tc>
          <w:tcPr>
            <w:tcW w:w="2805" w:type="dxa"/>
            <w:shd w:val="clear" w:color="auto" w:fill="FFFFFF" w:themeFill="background1"/>
            <w:tcMar>
              <w:top w:w="115" w:type="dxa"/>
              <w:left w:w="115" w:type="dxa"/>
              <w:bottom w:w="115" w:type="dxa"/>
              <w:right w:w="115" w:type="dxa"/>
            </w:tcMar>
          </w:tcPr>
          <w:p w14:paraId="18117749" w14:textId="0128790D" w:rsidR="23DC933C" w:rsidRDefault="23DC933C" w:rsidP="0846484A">
            <w:pPr>
              <w:rPr>
                <w:lang w:val="en-US"/>
              </w:rPr>
            </w:pPr>
            <w:r w:rsidRPr="0846484A">
              <w:rPr>
                <w:lang w:val="en-US"/>
              </w:rPr>
              <w:t>LOV</w:t>
            </w:r>
          </w:p>
        </w:tc>
        <w:tc>
          <w:tcPr>
            <w:tcW w:w="2991" w:type="dxa"/>
            <w:shd w:val="clear" w:color="auto" w:fill="FFFFFF" w:themeFill="background1"/>
          </w:tcPr>
          <w:p w14:paraId="4A7EAD16" w14:textId="6F6BB2FE" w:rsidR="23DC933C" w:rsidRDefault="23DC933C" w:rsidP="0846484A">
            <w:pPr>
              <w:rPr>
                <w:lang w:val="en-US"/>
              </w:rPr>
            </w:pPr>
            <w:r w:rsidRPr="0846484A">
              <w:rPr>
                <w:lang w:val="en-US"/>
              </w:rPr>
              <w:t>College</w:t>
            </w:r>
          </w:p>
          <w:p w14:paraId="6707C0BC" w14:textId="370A3B29" w:rsidR="3B6A82C7" w:rsidRDefault="3B6A82C7" w:rsidP="0846484A">
            <w:pPr>
              <w:rPr>
                <w:lang w:val="en-US"/>
              </w:rPr>
            </w:pPr>
            <w:r w:rsidRPr="0846484A">
              <w:rPr>
                <w:lang w:val="en-US"/>
              </w:rPr>
              <w:t>University</w:t>
            </w:r>
          </w:p>
          <w:p w14:paraId="3DA51F5C" w14:textId="63AAD5EC" w:rsidR="23DC933C" w:rsidRDefault="23DC933C" w:rsidP="0846484A">
            <w:pPr>
              <w:rPr>
                <w:lang w:val="en-US"/>
              </w:rPr>
            </w:pPr>
            <w:r w:rsidRPr="0846484A">
              <w:rPr>
                <w:lang w:val="en-US"/>
              </w:rPr>
              <w:t>Private Career College</w:t>
            </w:r>
          </w:p>
          <w:p w14:paraId="74AA1965" w14:textId="11A6A309" w:rsidR="23DC933C" w:rsidRDefault="23DC933C" w:rsidP="0846484A">
            <w:pPr>
              <w:rPr>
                <w:lang w:val="en-US"/>
              </w:rPr>
            </w:pPr>
            <w:r w:rsidRPr="0846484A">
              <w:rPr>
                <w:lang w:val="en-US"/>
              </w:rPr>
              <w:t>Private University</w:t>
            </w:r>
          </w:p>
        </w:tc>
        <w:tc>
          <w:tcPr>
            <w:tcW w:w="3219" w:type="dxa"/>
            <w:shd w:val="clear" w:color="auto" w:fill="FFFFFF" w:themeFill="background1"/>
          </w:tcPr>
          <w:p w14:paraId="71477E06" w14:textId="681C1DB0" w:rsidR="0846484A" w:rsidRDefault="0846484A" w:rsidP="0846484A">
            <w:pPr>
              <w:spacing w:line="259" w:lineRule="auto"/>
              <w:rPr>
                <w:lang w:val="en-US"/>
              </w:rPr>
            </w:pPr>
          </w:p>
        </w:tc>
        <w:tc>
          <w:tcPr>
            <w:tcW w:w="4131" w:type="dxa"/>
            <w:shd w:val="clear" w:color="auto" w:fill="FFFFFF" w:themeFill="background1"/>
            <w:tcMar>
              <w:top w:w="115" w:type="dxa"/>
              <w:left w:w="115" w:type="dxa"/>
              <w:bottom w:w="115" w:type="dxa"/>
              <w:right w:w="115" w:type="dxa"/>
            </w:tcMar>
          </w:tcPr>
          <w:p w14:paraId="3444E679" w14:textId="4BBE65C7" w:rsidR="0846484A" w:rsidRDefault="0846484A" w:rsidP="0846484A">
            <w:pPr>
              <w:rPr>
                <w:color w:val="FF0000"/>
                <w:lang w:val="en-US"/>
              </w:rPr>
            </w:pPr>
          </w:p>
        </w:tc>
      </w:tr>
    </w:tbl>
    <w:p w14:paraId="212708A6" w14:textId="77777777" w:rsidR="00F50BE1" w:rsidRDefault="00F50BE1" w:rsidP="00F50BE1">
      <w:pPr>
        <w:contextualSpacing/>
      </w:pPr>
    </w:p>
    <w:p w14:paraId="48C2843E" w14:textId="3C7C32E9" w:rsidR="008C3121" w:rsidRDefault="008C3121" w:rsidP="1B4E0E75">
      <w:pPr>
        <w:contextualSpacing/>
      </w:pPr>
    </w:p>
    <w:p w14:paraId="12F76809" w14:textId="41D48847" w:rsidR="00EE3063" w:rsidRPr="00D229D2" w:rsidRDefault="00EE3063" w:rsidP="001F0D23">
      <w:pPr>
        <w:rPr>
          <w:lang w:val="en-US"/>
        </w:rPr>
      </w:pPr>
    </w:p>
    <w:p w14:paraId="5A7E6208" w14:textId="77777777" w:rsidR="00F50BE1" w:rsidRPr="00583BC8" w:rsidRDefault="00F50BE1" w:rsidP="07B40855">
      <w:pPr>
        <w:pStyle w:val="Heading1"/>
        <w:numPr>
          <w:ilvl w:val="0"/>
          <w:numId w:val="0"/>
        </w:numPr>
      </w:pPr>
      <w:r>
        <w:t>System Interfaces/Integrations</w:t>
      </w:r>
    </w:p>
    <w:p w14:paraId="3D83AC84" w14:textId="77777777" w:rsidR="00F50BE1" w:rsidRDefault="00F50BE1" w:rsidP="00F50BE1">
      <w:pPr>
        <w:rPr>
          <w:rFonts w:eastAsia="Arial"/>
        </w:rPr>
      </w:pPr>
    </w:p>
    <w:p w14:paraId="7F7E1519" w14:textId="77777777" w:rsidR="00F50BE1" w:rsidRDefault="00F50BE1" w:rsidP="00F50BE1">
      <w:r w:rsidRPr="1D243EFC">
        <w:rPr>
          <w:rFonts w:eastAsia="Arial"/>
        </w:rPr>
        <w:t xml:space="preserve">This table describes the system interfaces and integrations used as part of this process.  The full set of interfaces/integrations can be found at </w:t>
      </w:r>
      <w:hyperlink r:id="rId17">
        <w:r w:rsidRPr="1D243EFC">
          <w:rPr>
            <w:rStyle w:val="Hyperlink"/>
            <w:rFonts w:eastAsia="Arial"/>
          </w:rPr>
          <w:t>SIS Systems Integration List</w:t>
        </w:r>
      </w:hyperlink>
      <w:r w:rsidRPr="1D243EFC">
        <w:rPr>
          <w:rFonts w:eastAsia="Arial"/>
          <w:color w:val="0563C1"/>
          <w:u w:val="single"/>
        </w:rPr>
        <w:t>.</w:t>
      </w:r>
    </w:p>
    <w:p w14:paraId="22FC556C" w14:textId="77777777" w:rsidR="00F50BE1" w:rsidRDefault="00F50BE1" w:rsidP="00F50BE1">
      <w:pPr>
        <w:rPr>
          <w:rFonts w:eastAsia="Arial"/>
          <w:color w:val="0563C1"/>
          <w:u w:val="single"/>
        </w:rPr>
      </w:pPr>
    </w:p>
    <w:tbl>
      <w:tblPr>
        <w:tblStyle w:val="TableGridLight"/>
        <w:tblW w:w="16511" w:type="dxa"/>
        <w:tblLayout w:type="fixed"/>
        <w:tblCellMar>
          <w:top w:w="115" w:type="dxa"/>
          <w:left w:w="115" w:type="dxa"/>
          <w:bottom w:w="115" w:type="dxa"/>
          <w:right w:w="115" w:type="dxa"/>
        </w:tblCellMar>
        <w:tblLook w:val="0620" w:firstRow="1" w:lastRow="0" w:firstColumn="0" w:lastColumn="0" w:noHBand="1" w:noVBand="1"/>
      </w:tblPr>
      <w:tblGrid>
        <w:gridCol w:w="1759"/>
        <w:gridCol w:w="1680"/>
        <w:gridCol w:w="10256"/>
        <w:gridCol w:w="2816"/>
      </w:tblGrid>
      <w:tr w:rsidR="008C3121" w:rsidRPr="00583BC8" w14:paraId="1DAD5DD7" w14:textId="74DDB6DD" w:rsidTr="2EEA56E1">
        <w:trPr>
          <w:trHeight w:val="144"/>
          <w:tblHeader/>
        </w:trPr>
        <w:tc>
          <w:tcPr>
            <w:tcW w:w="1759" w:type="dxa"/>
            <w:shd w:val="clear" w:color="auto" w:fill="008000"/>
            <w:hideMark/>
          </w:tcPr>
          <w:p w14:paraId="6EACD0C8" w14:textId="5C0D0FAE" w:rsidR="008C3121" w:rsidRPr="008267DD" w:rsidRDefault="008C3121" w:rsidP="004F3FCE">
            <w:pPr>
              <w:contextualSpacing/>
              <w:jc w:val="center"/>
              <w:rPr>
                <w:b/>
                <w:bCs/>
                <w:color w:val="FFFFFF" w:themeColor="background1"/>
                <w:lang w:val="en-US"/>
              </w:rPr>
            </w:pPr>
            <w:r w:rsidRPr="53A49A16">
              <w:rPr>
                <w:b/>
                <w:bCs/>
                <w:color w:val="FFFFFF" w:themeColor="background1"/>
                <w:lang w:val="en-US"/>
              </w:rPr>
              <w:t>Integration/</w:t>
            </w:r>
            <w:r>
              <w:rPr>
                <w:b/>
                <w:bCs/>
                <w:color w:val="FFFFFF" w:themeColor="background1"/>
                <w:lang w:val="en-US"/>
              </w:rPr>
              <w:t xml:space="preserve"> </w:t>
            </w:r>
            <w:r w:rsidRPr="53A49A16">
              <w:rPr>
                <w:b/>
                <w:bCs/>
                <w:color w:val="FFFFFF" w:themeColor="background1"/>
                <w:lang w:val="en-US"/>
              </w:rPr>
              <w:t>Interface</w:t>
            </w:r>
          </w:p>
        </w:tc>
        <w:tc>
          <w:tcPr>
            <w:tcW w:w="1680" w:type="dxa"/>
            <w:shd w:val="clear" w:color="auto" w:fill="008000"/>
          </w:tcPr>
          <w:p w14:paraId="76D28B67" w14:textId="77777777" w:rsidR="008C3121" w:rsidRPr="008267DD" w:rsidRDefault="008C3121" w:rsidP="004F3FCE">
            <w:pPr>
              <w:contextualSpacing/>
              <w:jc w:val="center"/>
              <w:rPr>
                <w:b/>
                <w:bCs/>
                <w:color w:val="FFFFFF" w:themeColor="background1"/>
                <w:lang w:val="en-US"/>
              </w:rPr>
            </w:pPr>
            <w:r w:rsidRPr="53A49A16">
              <w:rPr>
                <w:b/>
                <w:bCs/>
                <w:color w:val="FFFFFF" w:themeColor="background1"/>
                <w:lang w:val="en-US"/>
              </w:rPr>
              <w:t>Flow</w:t>
            </w:r>
          </w:p>
        </w:tc>
        <w:tc>
          <w:tcPr>
            <w:tcW w:w="10256" w:type="dxa"/>
            <w:shd w:val="clear" w:color="auto" w:fill="008000"/>
            <w:hideMark/>
          </w:tcPr>
          <w:p w14:paraId="063AED47" w14:textId="77777777" w:rsidR="008C3121" w:rsidRPr="008267DD" w:rsidRDefault="008C3121" w:rsidP="004F3FCE">
            <w:pPr>
              <w:contextualSpacing/>
              <w:jc w:val="center"/>
              <w:rPr>
                <w:b/>
                <w:bCs/>
                <w:color w:val="FFFFFF" w:themeColor="background1"/>
                <w:lang w:val="en-US"/>
              </w:rPr>
            </w:pPr>
            <w:r w:rsidRPr="53A49A16">
              <w:rPr>
                <w:b/>
                <w:bCs/>
                <w:color w:val="FFFFFF" w:themeColor="background1"/>
                <w:lang w:val="en-US"/>
              </w:rPr>
              <w:t>Purpose/Context</w:t>
            </w:r>
          </w:p>
        </w:tc>
        <w:tc>
          <w:tcPr>
            <w:tcW w:w="2816" w:type="dxa"/>
            <w:shd w:val="clear" w:color="auto" w:fill="008000"/>
          </w:tcPr>
          <w:p w14:paraId="78BD4434" w14:textId="5CFD7BCB" w:rsidR="008C3121" w:rsidRPr="53A49A16" w:rsidRDefault="008C3121" w:rsidP="004F3FCE">
            <w:pPr>
              <w:contextualSpacing/>
              <w:jc w:val="center"/>
              <w:rPr>
                <w:b/>
                <w:bCs/>
                <w:color w:val="FFFFFF" w:themeColor="background1"/>
                <w:lang w:val="en-US"/>
              </w:rPr>
            </w:pPr>
            <w:r>
              <w:rPr>
                <w:b/>
                <w:bCs/>
                <w:color w:val="FFFFFF" w:themeColor="background1"/>
                <w:lang w:val="en-US"/>
              </w:rPr>
              <w:t>Comments</w:t>
            </w:r>
          </w:p>
        </w:tc>
      </w:tr>
      <w:tr w:rsidR="008C3121" w:rsidRPr="00583BC8" w14:paraId="770145E5" w14:textId="706C0A93" w:rsidTr="2EEA56E1">
        <w:trPr>
          <w:trHeight w:val="144"/>
        </w:trPr>
        <w:tc>
          <w:tcPr>
            <w:tcW w:w="1759" w:type="dxa"/>
          </w:tcPr>
          <w:p w14:paraId="53B5E2F2" w14:textId="79E23A5A" w:rsidR="008C3121" w:rsidRPr="00583BC8" w:rsidRDefault="2D1183D4" w:rsidP="004F3FCE">
            <w:pPr>
              <w:contextualSpacing/>
              <w:rPr>
                <w:lang w:val="en-US"/>
              </w:rPr>
            </w:pPr>
            <w:r w:rsidRPr="0707C7ED">
              <w:rPr>
                <w:lang w:val="en-US"/>
              </w:rPr>
              <w:t>OCAS</w:t>
            </w:r>
          </w:p>
        </w:tc>
        <w:tc>
          <w:tcPr>
            <w:tcW w:w="1680" w:type="dxa"/>
          </w:tcPr>
          <w:p w14:paraId="03D04312" w14:textId="756383A5" w:rsidR="008C3121" w:rsidRPr="00583BC8" w:rsidRDefault="008C3121" w:rsidP="004F3FCE">
            <w:pPr>
              <w:contextualSpacing/>
              <w:rPr>
                <w:lang w:val="en-US"/>
              </w:rPr>
            </w:pPr>
            <w:r w:rsidRPr="0707C7ED">
              <w:rPr>
                <w:lang w:val="en-US"/>
              </w:rPr>
              <w:t>Bi-directional</w:t>
            </w:r>
          </w:p>
        </w:tc>
        <w:tc>
          <w:tcPr>
            <w:tcW w:w="10256" w:type="dxa"/>
          </w:tcPr>
          <w:p w14:paraId="2E05D2FC" w14:textId="66D04EA1" w:rsidR="2EEA56E1" w:rsidRDefault="2EEA56E1" w:rsidP="2EEA56E1">
            <w:pPr>
              <w:contextualSpacing/>
              <w:rPr>
                <w:rFonts w:eastAsia="Arial"/>
                <w:color w:val="000000" w:themeColor="text1"/>
              </w:rPr>
            </w:pPr>
            <w:r w:rsidRPr="2EEA56E1">
              <w:rPr>
                <w:rFonts w:eastAsia="Arial"/>
                <w:color w:val="000000" w:themeColor="text1"/>
                <w:lang w:val="en-US"/>
              </w:rPr>
              <w:t>All applications should come in at the stage “Application Submitted”</w:t>
            </w:r>
          </w:p>
          <w:p w14:paraId="6F0D4828" w14:textId="28A8D0E2" w:rsidR="2EEA56E1" w:rsidRDefault="2EEA56E1" w:rsidP="2EEA56E1">
            <w:pPr>
              <w:contextualSpacing/>
              <w:rPr>
                <w:rFonts w:eastAsia="Arial"/>
                <w:color w:val="000000" w:themeColor="text1"/>
              </w:rPr>
            </w:pPr>
            <w:r w:rsidRPr="2EEA56E1">
              <w:rPr>
                <w:rFonts w:eastAsia="Arial"/>
                <w:color w:val="000000" w:themeColor="text1"/>
                <w:lang w:val="en-US"/>
              </w:rPr>
              <w:t>Documentation uploaded to OCAS should be loaded against each Admissions Component</w:t>
            </w:r>
          </w:p>
          <w:p w14:paraId="1E9A9EBE" w14:textId="74D7287F" w:rsidR="2EEA56E1" w:rsidRDefault="2EEA56E1" w:rsidP="2EEA56E1">
            <w:pPr>
              <w:contextualSpacing/>
              <w:rPr>
                <w:rFonts w:eastAsia="Arial"/>
                <w:color w:val="000000" w:themeColor="text1"/>
              </w:rPr>
            </w:pPr>
            <w:r w:rsidRPr="2EEA56E1">
              <w:rPr>
                <w:rFonts w:eastAsia="Arial"/>
                <w:color w:val="000000" w:themeColor="text1"/>
                <w:lang w:val="en-US"/>
              </w:rPr>
              <w:t>Auto-assessment rules will run based on data received from this integration</w:t>
            </w:r>
          </w:p>
        </w:tc>
        <w:tc>
          <w:tcPr>
            <w:tcW w:w="2816" w:type="dxa"/>
          </w:tcPr>
          <w:p w14:paraId="7BDEAD0C" w14:textId="77777777" w:rsidR="008C3121" w:rsidRPr="00583BC8" w:rsidRDefault="008C3121" w:rsidP="004F3FCE">
            <w:pPr>
              <w:contextualSpacing/>
              <w:rPr>
                <w:lang w:val="en-US"/>
              </w:rPr>
            </w:pPr>
          </w:p>
        </w:tc>
      </w:tr>
      <w:tr w:rsidR="008C3121" w:rsidRPr="00583BC8" w14:paraId="7E449ED3" w14:textId="4AC856B7" w:rsidTr="2EEA56E1">
        <w:trPr>
          <w:trHeight w:val="144"/>
        </w:trPr>
        <w:tc>
          <w:tcPr>
            <w:tcW w:w="1759" w:type="dxa"/>
          </w:tcPr>
          <w:p w14:paraId="5D3F830E" w14:textId="442410E4" w:rsidR="008C3121" w:rsidRPr="00583BC8" w:rsidRDefault="20AD81F9" w:rsidP="004F3FCE">
            <w:pPr>
              <w:contextualSpacing/>
              <w:rPr>
                <w:lang w:val="en-US"/>
              </w:rPr>
            </w:pPr>
            <w:r w:rsidRPr="0707C7ED">
              <w:rPr>
                <w:lang w:val="en-US"/>
              </w:rPr>
              <w:t>myAC Application Portal</w:t>
            </w:r>
          </w:p>
        </w:tc>
        <w:tc>
          <w:tcPr>
            <w:tcW w:w="1680" w:type="dxa"/>
          </w:tcPr>
          <w:p w14:paraId="6893A56C" w14:textId="785BBF36" w:rsidR="008C3121" w:rsidRPr="00583BC8" w:rsidRDefault="20AD81F9" w:rsidP="004F3FCE">
            <w:pPr>
              <w:contextualSpacing/>
              <w:rPr>
                <w:lang w:val="en-US"/>
              </w:rPr>
            </w:pPr>
            <w:r w:rsidRPr="0707C7ED">
              <w:rPr>
                <w:lang w:val="en-US"/>
              </w:rPr>
              <w:t>Bi-directional</w:t>
            </w:r>
          </w:p>
        </w:tc>
        <w:tc>
          <w:tcPr>
            <w:tcW w:w="10256" w:type="dxa"/>
          </w:tcPr>
          <w:p w14:paraId="1C8C9686" w14:textId="45D5519E" w:rsidR="2EEA56E1" w:rsidRDefault="2EEA56E1" w:rsidP="2EEA56E1">
            <w:pPr>
              <w:contextualSpacing/>
              <w:rPr>
                <w:rFonts w:eastAsia="Arial"/>
                <w:color w:val="000000" w:themeColor="text1"/>
              </w:rPr>
            </w:pPr>
            <w:r w:rsidRPr="2EEA56E1">
              <w:rPr>
                <w:rFonts w:eastAsia="Arial"/>
                <w:color w:val="000000" w:themeColor="text1"/>
                <w:lang w:val="en-US"/>
              </w:rPr>
              <w:t>All applications should come in at the stage “International Application Submitted”</w:t>
            </w:r>
          </w:p>
          <w:p w14:paraId="6CE79A55" w14:textId="11F9EA09" w:rsidR="2EEA56E1" w:rsidRDefault="2EEA56E1" w:rsidP="2EEA56E1">
            <w:pPr>
              <w:contextualSpacing/>
              <w:rPr>
                <w:rFonts w:eastAsia="Arial"/>
                <w:color w:val="FF0000"/>
              </w:rPr>
            </w:pPr>
            <w:r w:rsidRPr="2EEA56E1">
              <w:rPr>
                <w:rFonts w:eastAsia="Arial"/>
                <w:color w:val="FF0000"/>
                <w:lang w:val="en-US"/>
              </w:rPr>
              <w:t>TBC - Documentation uploaded to Salesforce should be loaded against each Admissions Component</w:t>
            </w:r>
          </w:p>
          <w:p w14:paraId="37504139" w14:textId="1736C474" w:rsidR="2EEA56E1" w:rsidRDefault="2EEA56E1" w:rsidP="2EEA56E1">
            <w:pPr>
              <w:contextualSpacing/>
              <w:rPr>
                <w:rFonts w:eastAsia="Arial"/>
                <w:color w:val="FF0000"/>
              </w:rPr>
            </w:pPr>
            <w:r w:rsidRPr="2EEA56E1">
              <w:rPr>
                <w:rFonts w:eastAsia="Arial"/>
                <w:color w:val="FF0000"/>
                <w:lang w:val="en-US"/>
              </w:rPr>
              <w:t>Auto-assessment rules will run based on data received from these systems</w:t>
            </w:r>
          </w:p>
        </w:tc>
        <w:tc>
          <w:tcPr>
            <w:tcW w:w="2816" w:type="dxa"/>
          </w:tcPr>
          <w:p w14:paraId="02B39050" w14:textId="77777777" w:rsidR="008C3121" w:rsidRPr="00583BC8" w:rsidRDefault="008C3121" w:rsidP="004F3FCE">
            <w:pPr>
              <w:contextualSpacing/>
              <w:rPr>
                <w:lang w:val="en-US"/>
              </w:rPr>
            </w:pPr>
          </w:p>
        </w:tc>
      </w:tr>
      <w:tr w:rsidR="008C3121" w14:paraId="7117B5DF" w14:textId="1A5718A6" w:rsidTr="2EEA56E1">
        <w:trPr>
          <w:trHeight w:val="144"/>
        </w:trPr>
        <w:tc>
          <w:tcPr>
            <w:tcW w:w="1759" w:type="dxa"/>
          </w:tcPr>
          <w:p w14:paraId="49FB1B9C" w14:textId="32B2B67E" w:rsidR="008C3121" w:rsidRDefault="20AD81F9" w:rsidP="004F3FCE">
            <w:pPr>
              <w:rPr>
                <w:lang w:val="en-US"/>
              </w:rPr>
            </w:pPr>
            <w:r w:rsidRPr="0707C7ED">
              <w:rPr>
                <w:lang w:val="en-US"/>
              </w:rPr>
              <w:t>TCOBS</w:t>
            </w:r>
          </w:p>
        </w:tc>
        <w:tc>
          <w:tcPr>
            <w:tcW w:w="1680" w:type="dxa"/>
          </w:tcPr>
          <w:p w14:paraId="415F1460" w14:textId="7019478A" w:rsidR="008C3121" w:rsidRDefault="20AD81F9" w:rsidP="004F3FCE">
            <w:pPr>
              <w:rPr>
                <w:lang w:val="en-US"/>
              </w:rPr>
            </w:pPr>
            <w:r w:rsidRPr="0707C7ED">
              <w:rPr>
                <w:lang w:val="en-US"/>
              </w:rPr>
              <w:t>Bi-directional</w:t>
            </w:r>
          </w:p>
        </w:tc>
        <w:tc>
          <w:tcPr>
            <w:tcW w:w="10256" w:type="dxa"/>
          </w:tcPr>
          <w:p w14:paraId="58CA0BC9" w14:textId="10CF01E2" w:rsidR="008C3121" w:rsidRDefault="4C02B9D0" w:rsidP="2EEA56E1">
            <w:pPr>
              <w:contextualSpacing/>
              <w:rPr>
                <w:rFonts w:eastAsia="Arial"/>
                <w:color w:val="000000" w:themeColor="text1"/>
                <w:lang w:val="en-US"/>
              </w:rPr>
            </w:pPr>
            <w:r w:rsidRPr="2EEA56E1">
              <w:rPr>
                <w:rFonts w:eastAsia="Arial"/>
                <w:color w:val="000000" w:themeColor="text1"/>
                <w:lang w:val="en-US"/>
              </w:rPr>
              <w:t>SIS to TCOBS should send applicant details for all applications with testing components added</w:t>
            </w:r>
          </w:p>
          <w:p w14:paraId="779D8582" w14:textId="336B5726" w:rsidR="008C3121" w:rsidRDefault="4C02B9D0" w:rsidP="2EEA56E1">
            <w:pPr>
              <w:contextualSpacing/>
              <w:rPr>
                <w:rFonts w:eastAsia="Arial"/>
                <w:color w:val="000000" w:themeColor="text1"/>
                <w:lang w:val="en-US"/>
              </w:rPr>
            </w:pPr>
            <w:r w:rsidRPr="2EEA56E1">
              <w:rPr>
                <w:rFonts w:eastAsia="Arial"/>
                <w:color w:val="000000" w:themeColor="text1"/>
                <w:lang w:val="en-US"/>
              </w:rPr>
              <w:t>TCOBS to SIS should update Process Step Status from TCOBS: Test Required, to TCOBS: Test Booked or TCOBS: Test Complete, enter test results into the appropriate flexi-fields, and initiate auto-assessments.</w:t>
            </w:r>
          </w:p>
        </w:tc>
        <w:tc>
          <w:tcPr>
            <w:tcW w:w="2816" w:type="dxa"/>
          </w:tcPr>
          <w:p w14:paraId="1A5966FB" w14:textId="77777777" w:rsidR="008C3121" w:rsidRDefault="008C3121" w:rsidP="004F3FCE">
            <w:pPr>
              <w:rPr>
                <w:lang w:val="en-US"/>
              </w:rPr>
            </w:pPr>
          </w:p>
        </w:tc>
      </w:tr>
    </w:tbl>
    <w:p w14:paraId="35A930B6" w14:textId="77777777" w:rsidR="00F50BE1" w:rsidRDefault="00F50BE1" w:rsidP="00F50BE1">
      <w:pPr>
        <w:contextualSpacing/>
      </w:pPr>
    </w:p>
    <w:p w14:paraId="36BE83F8" w14:textId="77777777" w:rsidR="00F50BE1" w:rsidRPr="00B27A8F" w:rsidRDefault="00F50BE1" w:rsidP="00F50BE1">
      <w:pPr>
        <w:rPr>
          <w:lang w:val="en-US"/>
        </w:rPr>
      </w:pPr>
    </w:p>
    <w:p w14:paraId="3F1AEE2C" w14:textId="77777777" w:rsidR="00F50BE1" w:rsidRPr="00583BC8" w:rsidRDefault="00F50BE1" w:rsidP="07B40855">
      <w:pPr>
        <w:pStyle w:val="Heading1"/>
        <w:numPr>
          <w:ilvl w:val="0"/>
          <w:numId w:val="0"/>
        </w:numPr>
      </w:pPr>
      <w:r>
        <w:t xml:space="preserve">Reports </w:t>
      </w:r>
    </w:p>
    <w:p w14:paraId="072FEFC5" w14:textId="77777777" w:rsidR="00F50BE1" w:rsidRDefault="00F50BE1" w:rsidP="00F50BE1"/>
    <w:p w14:paraId="550E0D9D" w14:textId="77777777" w:rsidR="00F50BE1" w:rsidRDefault="00F50BE1" w:rsidP="1D243EFC">
      <w:pPr>
        <w:rPr>
          <w:rFonts w:eastAsia="Arial"/>
        </w:rPr>
      </w:pPr>
      <w:r w:rsidRPr="1D243EFC">
        <w:rPr>
          <w:rFonts w:eastAsia="Arial"/>
        </w:rPr>
        <w:t xml:space="preserve">This table documents the reports used as part of this process.  </w:t>
      </w:r>
    </w:p>
    <w:p w14:paraId="172D30F4" w14:textId="77777777" w:rsidR="00F50BE1" w:rsidRDefault="00F50BE1" w:rsidP="00F50BE1">
      <w:pPr>
        <w:rPr>
          <w:rFonts w:eastAsia="Arial"/>
        </w:rPr>
      </w:pPr>
    </w:p>
    <w:tbl>
      <w:tblPr>
        <w:tblStyle w:val="TableGridLight"/>
        <w:tblW w:w="5000" w:type="pct"/>
        <w:tblInd w:w="-5" w:type="dxa"/>
        <w:tblLayout w:type="fixed"/>
        <w:tblCellMar>
          <w:top w:w="115" w:type="dxa"/>
          <w:left w:w="115" w:type="dxa"/>
          <w:bottom w:w="115" w:type="dxa"/>
          <w:right w:w="115" w:type="dxa"/>
        </w:tblCellMar>
        <w:tblLook w:val="0620" w:firstRow="1" w:lastRow="0" w:firstColumn="0" w:lastColumn="0" w:noHBand="1" w:noVBand="1"/>
      </w:tblPr>
      <w:tblGrid>
        <w:gridCol w:w="1410"/>
        <w:gridCol w:w="1160"/>
        <w:gridCol w:w="1504"/>
        <w:gridCol w:w="2798"/>
        <w:gridCol w:w="8430"/>
        <w:gridCol w:w="1968"/>
      </w:tblGrid>
      <w:tr w:rsidR="00F50BE1" w:rsidRPr="00583BC8" w14:paraId="4A7B7919" w14:textId="77777777" w:rsidTr="1D243EFC">
        <w:trPr>
          <w:trHeight w:val="288"/>
          <w:tblHeader/>
        </w:trPr>
        <w:tc>
          <w:tcPr>
            <w:tcW w:w="1515" w:type="dxa"/>
            <w:shd w:val="clear" w:color="auto" w:fill="008000"/>
            <w:vAlign w:val="center"/>
            <w:hideMark/>
          </w:tcPr>
          <w:p w14:paraId="3BBBD037" w14:textId="77777777" w:rsidR="00F50BE1" w:rsidRPr="008267DD" w:rsidRDefault="00F50BE1" w:rsidP="00CF7D83">
            <w:pPr>
              <w:contextualSpacing/>
              <w:jc w:val="center"/>
              <w:rPr>
                <w:b/>
                <w:bCs/>
                <w:color w:val="FFFFFF" w:themeColor="background1"/>
                <w:lang w:val="en-US"/>
              </w:rPr>
            </w:pPr>
            <w:r w:rsidRPr="53A49A16">
              <w:rPr>
                <w:b/>
                <w:bCs/>
                <w:color w:val="FFFFFF" w:themeColor="background1"/>
                <w:lang w:val="en-US"/>
              </w:rPr>
              <w:lastRenderedPageBreak/>
              <w:t>Report ID</w:t>
            </w:r>
          </w:p>
        </w:tc>
        <w:tc>
          <w:tcPr>
            <w:tcW w:w="1243" w:type="dxa"/>
            <w:shd w:val="clear" w:color="auto" w:fill="008000"/>
            <w:vAlign w:val="center"/>
            <w:hideMark/>
          </w:tcPr>
          <w:p w14:paraId="2F2FA413" w14:textId="77777777" w:rsidR="00F50BE1" w:rsidRPr="008267DD" w:rsidRDefault="00F50BE1" w:rsidP="00CF7D83">
            <w:pPr>
              <w:contextualSpacing/>
              <w:jc w:val="center"/>
              <w:rPr>
                <w:b/>
                <w:bCs/>
                <w:color w:val="FFFFFF" w:themeColor="background1"/>
                <w:lang w:val="en-US"/>
              </w:rPr>
            </w:pPr>
            <w:r>
              <w:rPr>
                <w:b/>
                <w:bCs/>
                <w:color w:val="FFFFFF" w:themeColor="background1"/>
                <w:lang w:val="en-US"/>
              </w:rPr>
              <w:t>System</w:t>
            </w:r>
          </w:p>
        </w:tc>
        <w:tc>
          <w:tcPr>
            <w:tcW w:w="1619" w:type="dxa"/>
            <w:shd w:val="clear" w:color="auto" w:fill="008000"/>
            <w:vAlign w:val="center"/>
          </w:tcPr>
          <w:p w14:paraId="51B63B6D" w14:textId="470A6780" w:rsidR="00F50BE1" w:rsidRPr="53A49A16" w:rsidRDefault="00F50BE1" w:rsidP="1D243EFC">
            <w:pPr>
              <w:contextualSpacing/>
              <w:jc w:val="center"/>
              <w:rPr>
                <w:b/>
                <w:bCs/>
                <w:color w:val="FFFFFF" w:themeColor="background1"/>
              </w:rPr>
            </w:pPr>
            <w:r w:rsidRPr="1D243EFC">
              <w:rPr>
                <w:b/>
                <w:bCs/>
                <w:color w:val="FFFFFF" w:themeColor="background1"/>
              </w:rPr>
              <w:t>Adhoc / SSRS</w:t>
            </w:r>
            <w:r w:rsidR="008C3121" w:rsidRPr="1D243EFC">
              <w:rPr>
                <w:b/>
                <w:bCs/>
                <w:color w:val="FFFFFF" w:themeColor="background1"/>
              </w:rPr>
              <w:t xml:space="preserve"> / Query List</w:t>
            </w:r>
          </w:p>
        </w:tc>
        <w:tc>
          <w:tcPr>
            <w:tcW w:w="3031" w:type="dxa"/>
            <w:shd w:val="clear" w:color="auto" w:fill="008000"/>
            <w:vAlign w:val="center"/>
            <w:hideMark/>
          </w:tcPr>
          <w:p w14:paraId="5712AC39" w14:textId="77777777" w:rsidR="00F50BE1" w:rsidRPr="008267DD" w:rsidRDefault="00F50BE1" w:rsidP="00CF7D83">
            <w:pPr>
              <w:contextualSpacing/>
              <w:jc w:val="center"/>
              <w:rPr>
                <w:b/>
                <w:bCs/>
                <w:color w:val="FFFFFF" w:themeColor="background1"/>
              </w:rPr>
            </w:pPr>
            <w:r w:rsidRPr="53A49A16">
              <w:rPr>
                <w:b/>
                <w:bCs/>
                <w:color w:val="FFFFFF" w:themeColor="background1"/>
              </w:rPr>
              <w:t>Name</w:t>
            </w:r>
          </w:p>
        </w:tc>
        <w:tc>
          <w:tcPr>
            <w:tcW w:w="9177" w:type="dxa"/>
            <w:shd w:val="clear" w:color="auto" w:fill="008000"/>
            <w:vAlign w:val="center"/>
            <w:hideMark/>
          </w:tcPr>
          <w:p w14:paraId="0265E891" w14:textId="77777777" w:rsidR="00F50BE1" w:rsidRPr="008267DD" w:rsidRDefault="00F50BE1" w:rsidP="00CF7D83">
            <w:pPr>
              <w:contextualSpacing/>
              <w:jc w:val="center"/>
              <w:rPr>
                <w:b/>
                <w:bCs/>
                <w:color w:val="FFFFFF" w:themeColor="background1"/>
              </w:rPr>
            </w:pPr>
            <w:r w:rsidRPr="53A49A16">
              <w:rPr>
                <w:b/>
                <w:bCs/>
                <w:color w:val="FFFFFF" w:themeColor="background1"/>
              </w:rPr>
              <w:t>Purpose/Context</w:t>
            </w:r>
          </w:p>
        </w:tc>
        <w:tc>
          <w:tcPr>
            <w:tcW w:w="2125" w:type="dxa"/>
            <w:shd w:val="clear" w:color="auto" w:fill="008000"/>
            <w:vAlign w:val="center"/>
          </w:tcPr>
          <w:p w14:paraId="1A97BEB2" w14:textId="1629E87E" w:rsidR="00F50BE1" w:rsidRPr="53A49A16" w:rsidRDefault="006B17A7" w:rsidP="00CF7D83">
            <w:pPr>
              <w:contextualSpacing/>
              <w:jc w:val="center"/>
              <w:rPr>
                <w:b/>
                <w:bCs/>
                <w:color w:val="FFFFFF" w:themeColor="background1"/>
              </w:rPr>
            </w:pPr>
            <w:r>
              <w:rPr>
                <w:b/>
                <w:bCs/>
                <w:color w:val="FFFFFF" w:themeColor="background1"/>
              </w:rPr>
              <w:t>Comments</w:t>
            </w:r>
          </w:p>
        </w:tc>
      </w:tr>
      <w:tr w:rsidR="00F50BE1" w:rsidRPr="00583BC8" w14:paraId="2F95D6D8" w14:textId="77777777" w:rsidTr="1D243EFC">
        <w:trPr>
          <w:trHeight w:val="150"/>
        </w:trPr>
        <w:tc>
          <w:tcPr>
            <w:tcW w:w="1515" w:type="dxa"/>
          </w:tcPr>
          <w:p w14:paraId="6CCB71A4" w14:textId="258253EF" w:rsidR="5356BFFD" w:rsidRDefault="5356BFFD" w:rsidP="5356BFFD">
            <w:pPr>
              <w:contextualSpacing/>
              <w:rPr>
                <w:rFonts w:eastAsia="Arial"/>
                <w:color w:val="000000" w:themeColor="text1"/>
              </w:rPr>
            </w:pPr>
            <w:r w:rsidRPr="5356BFFD">
              <w:rPr>
                <w:rFonts w:eastAsia="Arial"/>
                <w:color w:val="000000" w:themeColor="text1"/>
                <w:lang w:val="en-US"/>
              </w:rPr>
              <w:t>SIS-RP-ADM-310</w:t>
            </w:r>
          </w:p>
        </w:tc>
        <w:tc>
          <w:tcPr>
            <w:tcW w:w="1243" w:type="dxa"/>
          </w:tcPr>
          <w:p w14:paraId="3E568516" w14:textId="4FB7394A" w:rsidR="5356BFFD" w:rsidRDefault="5356BFFD" w:rsidP="5356BFFD">
            <w:pPr>
              <w:contextualSpacing/>
              <w:rPr>
                <w:rFonts w:eastAsia="Arial"/>
                <w:color w:val="000000" w:themeColor="text1"/>
              </w:rPr>
            </w:pPr>
            <w:r w:rsidRPr="5356BFFD">
              <w:rPr>
                <w:rFonts w:eastAsia="Arial"/>
                <w:color w:val="000000" w:themeColor="text1"/>
                <w:lang w:val="en-US"/>
              </w:rPr>
              <w:t>Thesis</w:t>
            </w:r>
          </w:p>
        </w:tc>
        <w:tc>
          <w:tcPr>
            <w:tcW w:w="1619" w:type="dxa"/>
          </w:tcPr>
          <w:p w14:paraId="345CF081" w14:textId="1AD74D37" w:rsidR="5356BFFD" w:rsidRDefault="5356BFFD" w:rsidP="5356BFFD">
            <w:pPr>
              <w:contextualSpacing/>
              <w:rPr>
                <w:rFonts w:eastAsia="Arial"/>
                <w:color w:val="000000" w:themeColor="text1"/>
              </w:rPr>
            </w:pPr>
            <w:r w:rsidRPr="5356BFFD">
              <w:rPr>
                <w:rFonts w:eastAsia="Arial"/>
                <w:color w:val="000000" w:themeColor="text1"/>
                <w:lang w:val="en-US"/>
              </w:rPr>
              <w:t>SSRS</w:t>
            </w:r>
          </w:p>
        </w:tc>
        <w:tc>
          <w:tcPr>
            <w:tcW w:w="3031" w:type="dxa"/>
          </w:tcPr>
          <w:p w14:paraId="48410994" w14:textId="26751FC9" w:rsidR="5356BFFD" w:rsidRDefault="5356BFFD" w:rsidP="5356BFFD">
            <w:pPr>
              <w:contextualSpacing/>
              <w:rPr>
                <w:rFonts w:eastAsia="Arial"/>
                <w:color w:val="000000" w:themeColor="text1"/>
              </w:rPr>
            </w:pPr>
            <w:r w:rsidRPr="5356BFFD">
              <w:rPr>
                <w:rFonts w:eastAsia="Arial"/>
                <w:color w:val="000000" w:themeColor="text1"/>
                <w:lang w:val="en-US"/>
              </w:rPr>
              <w:t>Statistics by Program (Admissions)</w:t>
            </w:r>
          </w:p>
        </w:tc>
        <w:tc>
          <w:tcPr>
            <w:tcW w:w="9177" w:type="dxa"/>
          </w:tcPr>
          <w:p w14:paraId="2EF7BF52" w14:textId="26622F4F" w:rsidR="5356BFFD" w:rsidRDefault="5356BFFD" w:rsidP="5356BFFD">
            <w:pPr>
              <w:contextualSpacing/>
              <w:rPr>
                <w:rFonts w:eastAsia="Arial"/>
                <w:color w:val="000000" w:themeColor="text1"/>
              </w:rPr>
            </w:pPr>
            <w:r w:rsidRPr="5356BFFD">
              <w:rPr>
                <w:rFonts w:eastAsia="Arial"/>
                <w:color w:val="000000" w:themeColor="text1"/>
                <w:lang w:val="en-US"/>
              </w:rPr>
              <w:t>View key admissions/matriculation stages for students in a specific Admissions Program Offering Item to determine if more applicants can be accepted into a program.</w:t>
            </w:r>
          </w:p>
        </w:tc>
        <w:tc>
          <w:tcPr>
            <w:tcW w:w="2125" w:type="dxa"/>
          </w:tcPr>
          <w:p w14:paraId="6DDE09DB" w14:textId="32C41751" w:rsidR="5356BFFD" w:rsidRDefault="5356BFFD" w:rsidP="5356BFFD">
            <w:pPr>
              <w:contextualSpacing/>
              <w:rPr>
                <w:rFonts w:eastAsia="Arial"/>
                <w:color w:val="000000" w:themeColor="text1"/>
              </w:rPr>
            </w:pPr>
          </w:p>
        </w:tc>
      </w:tr>
      <w:tr w:rsidR="00F50BE1" w:rsidRPr="00583BC8" w14:paraId="241A13EB" w14:textId="77777777" w:rsidTr="1D243EFC">
        <w:trPr>
          <w:trHeight w:val="288"/>
        </w:trPr>
        <w:tc>
          <w:tcPr>
            <w:tcW w:w="1515" w:type="dxa"/>
          </w:tcPr>
          <w:p w14:paraId="225FDE08" w14:textId="5B130B68" w:rsidR="00F50BE1" w:rsidRPr="00583BC8" w:rsidRDefault="134209CC" w:rsidP="00CF7D83">
            <w:pPr>
              <w:contextualSpacing/>
              <w:rPr>
                <w:lang w:val="en-US"/>
              </w:rPr>
            </w:pPr>
            <w:r w:rsidRPr="1357AD00">
              <w:rPr>
                <w:lang w:val="en-US"/>
              </w:rPr>
              <w:t>TBC</w:t>
            </w:r>
          </w:p>
        </w:tc>
        <w:tc>
          <w:tcPr>
            <w:tcW w:w="1243" w:type="dxa"/>
          </w:tcPr>
          <w:p w14:paraId="52D5B046" w14:textId="63A00D8B" w:rsidR="00F50BE1" w:rsidRPr="00583BC8" w:rsidRDefault="134209CC" w:rsidP="00CF7D83">
            <w:pPr>
              <w:contextualSpacing/>
              <w:rPr>
                <w:lang w:val="en-US"/>
              </w:rPr>
            </w:pPr>
            <w:r w:rsidRPr="1357AD00">
              <w:rPr>
                <w:lang w:val="en-US"/>
              </w:rPr>
              <w:t>Thesis</w:t>
            </w:r>
          </w:p>
        </w:tc>
        <w:tc>
          <w:tcPr>
            <w:tcW w:w="1619" w:type="dxa"/>
          </w:tcPr>
          <w:p w14:paraId="6AD83F53" w14:textId="651088A3" w:rsidR="00F50BE1" w:rsidRPr="00583BC8" w:rsidRDefault="134209CC" w:rsidP="00CF7D83">
            <w:pPr>
              <w:contextualSpacing/>
              <w:rPr>
                <w:lang w:val="en-US"/>
              </w:rPr>
            </w:pPr>
            <w:r w:rsidRPr="1357AD00">
              <w:rPr>
                <w:lang w:val="en-US"/>
              </w:rPr>
              <w:t>SSRS</w:t>
            </w:r>
          </w:p>
        </w:tc>
        <w:tc>
          <w:tcPr>
            <w:tcW w:w="3031" w:type="dxa"/>
          </w:tcPr>
          <w:p w14:paraId="05024173" w14:textId="44F7CFA7" w:rsidR="00F50BE1" w:rsidRPr="00583BC8" w:rsidRDefault="134209CC" w:rsidP="00CF7D83">
            <w:pPr>
              <w:contextualSpacing/>
              <w:rPr>
                <w:lang w:val="en-US"/>
              </w:rPr>
            </w:pPr>
            <w:r w:rsidRPr="1357AD00">
              <w:rPr>
                <w:lang w:val="en-US"/>
              </w:rPr>
              <w:t>Applied Degree Applications</w:t>
            </w:r>
          </w:p>
        </w:tc>
        <w:tc>
          <w:tcPr>
            <w:tcW w:w="9177" w:type="dxa"/>
          </w:tcPr>
          <w:p w14:paraId="42959AA4" w14:textId="705854C6" w:rsidR="00F50BE1" w:rsidRPr="00583BC8" w:rsidRDefault="134209CC" w:rsidP="00CF7D83">
            <w:pPr>
              <w:contextualSpacing/>
              <w:rPr>
                <w:lang w:val="en-US"/>
              </w:rPr>
            </w:pPr>
            <w:r w:rsidRPr="1357AD00">
              <w:rPr>
                <w:lang w:val="en-US"/>
              </w:rPr>
              <w:t>For use in Ministry Audit to validate how applicants meet the Admissions Requirements for Six Grade 12U courses with average of x</w:t>
            </w:r>
          </w:p>
        </w:tc>
        <w:tc>
          <w:tcPr>
            <w:tcW w:w="2125" w:type="dxa"/>
          </w:tcPr>
          <w:p w14:paraId="005A5275" w14:textId="77777777" w:rsidR="00F50BE1" w:rsidRPr="00583BC8" w:rsidRDefault="00F50BE1" w:rsidP="00CF7D83">
            <w:pPr>
              <w:contextualSpacing/>
              <w:rPr>
                <w:lang w:val="en-US"/>
              </w:rPr>
            </w:pPr>
          </w:p>
        </w:tc>
      </w:tr>
      <w:tr w:rsidR="00AD127C" w:rsidRPr="00583BC8" w14:paraId="3E3FC8E5" w14:textId="77777777" w:rsidTr="1D243EFC">
        <w:trPr>
          <w:trHeight w:val="288"/>
        </w:trPr>
        <w:tc>
          <w:tcPr>
            <w:tcW w:w="1515" w:type="dxa"/>
          </w:tcPr>
          <w:p w14:paraId="1AC5E56F" w14:textId="77777777" w:rsidR="00AD127C" w:rsidRPr="00583BC8" w:rsidRDefault="00AD127C" w:rsidP="00CF7D83">
            <w:pPr>
              <w:contextualSpacing/>
              <w:rPr>
                <w:lang w:val="en-US"/>
              </w:rPr>
            </w:pPr>
          </w:p>
        </w:tc>
        <w:tc>
          <w:tcPr>
            <w:tcW w:w="1243" w:type="dxa"/>
          </w:tcPr>
          <w:p w14:paraId="34FFA2C0" w14:textId="77777777" w:rsidR="00AD127C" w:rsidRPr="00583BC8" w:rsidRDefault="00AD127C" w:rsidP="00CF7D83">
            <w:pPr>
              <w:contextualSpacing/>
              <w:rPr>
                <w:lang w:val="en-US"/>
              </w:rPr>
            </w:pPr>
          </w:p>
        </w:tc>
        <w:tc>
          <w:tcPr>
            <w:tcW w:w="1619" w:type="dxa"/>
          </w:tcPr>
          <w:p w14:paraId="4E1367E8" w14:textId="77777777" w:rsidR="00AD127C" w:rsidRPr="00583BC8" w:rsidRDefault="00AD127C" w:rsidP="00CF7D83">
            <w:pPr>
              <w:contextualSpacing/>
              <w:rPr>
                <w:lang w:val="en-US"/>
              </w:rPr>
            </w:pPr>
          </w:p>
        </w:tc>
        <w:tc>
          <w:tcPr>
            <w:tcW w:w="3031" w:type="dxa"/>
          </w:tcPr>
          <w:p w14:paraId="5986060C" w14:textId="77777777" w:rsidR="00AD127C" w:rsidRPr="00583BC8" w:rsidRDefault="00AD127C" w:rsidP="00CF7D83">
            <w:pPr>
              <w:contextualSpacing/>
              <w:rPr>
                <w:lang w:val="en-US"/>
              </w:rPr>
            </w:pPr>
          </w:p>
        </w:tc>
        <w:tc>
          <w:tcPr>
            <w:tcW w:w="9177" w:type="dxa"/>
          </w:tcPr>
          <w:p w14:paraId="05A2E13D" w14:textId="77777777" w:rsidR="00AD127C" w:rsidRPr="00583BC8" w:rsidRDefault="00AD127C" w:rsidP="00CF7D83">
            <w:pPr>
              <w:contextualSpacing/>
              <w:rPr>
                <w:lang w:val="en-US"/>
              </w:rPr>
            </w:pPr>
          </w:p>
        </w:tc>
        <w:tc>
          <w:tcPr>
            <w:tcW w:w="2125" w:type="dxa"/>
          </w:tcPr>
          <w:p w14:paraId="54A7A3B2" w14:textId="77777777" w:rsidR="00AD127C" w:rsidRPr="00583BC8" w:rsidRDefault="00AD127C" w:rsidP="00CF7D83">
            <w:pPr>
              <w:contextualSpacing/>
              <w:rPr>
                <w:lang w:val="en-US"/>
              </w:rPr>
            </w:pPr>
          </w:p>
        </w:tc>
      </w:tr>
      <w:tr w:rsidR="00AD127C" w:rsidRPr="00583BC8" w14:paraId="196A202A" w14:textId="77777777" w:rsidTr="1D243EFC">
        <w:trPr>
          <w:trHeight w:val="288"/>
        </w:trPr>
        <w:tc>
          <w:tcPr>
            <w:tcW w:w="1515" w:type="dxa"/>
          </w:tcPr>
          <w:p w14:paraId="7EFAA90F" w14:textId="77777777" w:rsidR="00AD127C" w:rsidRPr="00583BC8" w:rsidRDefault="00AD127C" w:rsidP="00CF7D83">
            <w:pPr>
              <w:contextualSpacing/>
              <w:rPr>
                <w:lang w:val="en-US"/>
              </w:rPr>
            </w:pPr>
          </w:p>
        </w:tc>
        <w:tc>
          <w:tcPr>
            <w:tcW w:w="1243" w:type="dxa"/>
          </w:tcPr>
          <w:p w14:paraId="7134ACF7" w14:textId="77777777" w:rsidR="00AD127C" w:rsidRPr="00583BC8" w:rsidRDefault="00AD127C" w:rsidP="00CF7D83">
            <w:pPr>
              <w:contextualSpacing/>
              <w:rPr>
                <w:lang w:val="en-US"/>
              </w:rPr>
            </w:pPr>
          </w:p>
        </w:tc>
        <w:tc>
          <w:tcPr>
            <w:tcW w:w="1619" w:type="dxa"/>
          </w:tcPr>
          <w:p w14:paraId="0CDC7E23" w14:textId="77777777" w:rsidR="00AD127C" w:rsidRPr="00583BC8" w:rsidRDefault="00AD127C" w:rsidP="00CF7D83">
            <w:pPr>
              <w:contextualSpacing/>
              <w:rPr>
                <w:lang w:val="en-US"/>
              </w:rPr>
            </w:pPr>
          </w:p>
        </w:tc>
        <w:tc>
          <w:tcPr>
            <w:tcW w:w="3031" w:type="dxa"/>
          </w:tcPr>
          <w:p w14:paraId="01DFC8AE" w14:textId="77777777" w:rsidR="00AD127C" w:rsidRPr="00583BC8" w:rsidRDefault="00AD127C" w:rsidP="00CF7D83">
            <w:pPr>
              <w:contextualSpacing/>
              <w:rPr>
                <w:lang w:val="en-US"/>
              </w:rPr>
            </w:pPr>
          </w:p>
        </w:tc>
        <w:tc>
          <w:tcPr>
            <w:tcW w:w="9177" w:type="dxa"/>
          </w:tcPr>
          <w:p w14:paraId="01226506" w14:textId="77777777" w:rsidR="00AD127C" w:rsidRPr="00583BC8" w:rsidRDefault="00AD127C" w:rsidP="00CF7D83">
            <w:pPr>
              <w:contextualSpacing/>
              <w:rPr>
                <w:lang w:val="en-US"/>
              </w:rPr>
            </w:pPr>
          </w:p>
        </w:tc>
        <w:tc>
          <w:tcPr>
            <w:tcW w:w="2125" w:type="dxa"/>
          </w:tcPr>
          <w:p w14:paraId="1F8A584C" w14:textId="77777777" w:rsidR="00AD127C" w:rsidRPr="00583BC8" w:rsidRDefault="00AD127C" w:rsidP="00CF7D83">
            <w:pPr>
              <w:contextualSpacing/>
              <w:rPr>
                <w:lang w:val="en-US"/>
              </w:rPr>
            </w:pPr>
          </w:p>
        </w:tc>
      </w:tr>
    </w:tbl>
    <w:p w14:paraId="177AE7CE" w14:textId="77777777" w:rsidR="00F50BE1" w:rsidRPr="00583BC8" w:rsidRDefault="00F50BE1" w:rsidP="00F50BE1">
      <w:pPr>
        <w:contextualSpacing/>
      </w:pPr>
    </w:p>
    <w:p w14:paraId="611B8BFF" w14:textId="77777777" w:rsidR="00F50BE1" w:rsidRDefault="00F50BE1" w:rsidP="00F50BE1">
      <w:pPr>
        <w:contextualSpacing/>
      </w:pPr>
    </w:p>
    <w:p w14:paraId="051D5502" w14:textId="77777777" w:rsidR="00801651" w:rsidRPr="00801651" w:rsidRDefault="00801651" w:rsidP="00801651"/>
    <w:p w14:paraId="7A126300" w14:textId="5BA612FE" w:rsidR="00801651" w:rsidRPr="00801651" w:rsidRDefault="00F50BE1" w:rsidP="07B40855">
      <w:pPr>
        <w:pStyle w:val="Heading1"/>
        <w:numPr>
          <w:ilvl w:val="0"/>
          <w:numId w:val="0"/>
        </w:numPr>
      </w:pPr>
      <w:r>
        <w:t xml:space="preserve"> </w:t>
      </w:r>
      <w:r w:rsidR="00801651">
        <w:t>Roles and Permissions</w:t>
      </w:r>
    </w:p>
    <w:p w14:paraId="374761B0" w14:textId="77777777" w:rsidR="00F77E85" w:rsidRDefault="00F77E85" w:rsidP="004E22CA">
      <w:pPr>
        <w:rPr>
          <w:rFonts w:eastAsia="Arial"/>
        </w:rPr>
      </w:pPr>
    </w:p>
    <w:p w14:paraId="1E5DD545" w14:textId="3CBCEFC6" w:rsidR="004E22CA" w:rsidRDefault="004E22CA" w:rsidP="1D243EFC">
      <w:pPr>
        <w:rPr>
          <w:rFonts w:eastAsia="Arial"/>
        </w:rPr>
      </w:pPr>
      <w:r w:rsidRPr="1D243EFC">
        <w:rPr>
          <w:rFonts w:eastAsia="Arial"/>
        </w:rPr>
        <w:t xml:space="preserve">This table documents the roles and permissions used as part of this </w:t>
      </w:r>
      <w:r w:rsidRPr="1D243EFC">
        <w:t>process</w:t>
      </w:r>
      <w:r w:rsidRPr="1D243EFC">
        <w:rPr>
          <w:rFonts w:eastAsia="Arial"/>
        </w:rPr>
        <w:t xml:space="preserve">.  </w:t>
      </w:r>
    </w:p>
    <w:p w14:paraId="2E6CE67F" w14:textId="77777777" w:rsidR="00801651" w:rsidRDefault="00801651" w:rsidP="00801651">
      <w:pPr>
        <w:rPr>
          <w:lang w:val="en-US"/>
        </w:rPr>
      </w:pPr>
    </w:p>
    <w:tbl>
      <w:tblPr>
        <w:tblStyle w:val="TableGridLight"/>
        <w:tblW w:w="5000" w:type="pct"/>
        <w:tblLayout w:type="fixed"/>
        <w:tblCellMar>
          <w:top w:w="58" w:type="dxa"/>
          <w:left w:w="115" w:type="dxa"/>
          <w:bottom w:w="58" w:type="dxa"/>
          <w:right w:w="115" w:type="dxa"/>
        </w:tblCellMar>
        <w:tblLook w:val="04A0" w:firstRow="1" w:lastRow="0" w:firstColumn="1" w:lastColumn="0" w:noHBand="0" w:noVBand="1"/>
      </w:tblPr>
      <w:tblGrid>
        <w:gridCol w:w="671"/>
        <w:gridCol w:w="2396"/>
        <w:gridCol w:w="5349"/>
        <w:gridCol w:w="1054"/>
        <w:gridCol w:w="902"/>
        <w:gridCol w:w="1053"/>
        <w:gridCol w:w="1053"/>
        <w:gridCol w:w="1203"/>
        <w:gridCol w:w="3589"/>
      </w:tblGrid>
      <w:tr w:rsidR="008A2F37" w:rsidRPr="00583BC8" w14:paraId="6D2B1B40" w14:textId="77777777" w:rsidTr="436F6952">
        <w:trPr>
          <w:trHeight w:val="288"/>
          <w:tblHeader/>
        </w:trPr>
        <w:tc>
          <w:tcPr>
            <w:tcW w:w="633" w:type="dxa"/>
            <w:shd w:val="clear" w:color="auto" w:fill="008000"/>
            <w:tcMar>
              <w:top w:w="15" w:type="dxa"/>
              <w:left w:w="108" w:type="dxa"/>
              <w:bottom w:w="15" w:type="dxa"/>
              <w:right w:w="108" w:type="dxa"/>
            </w:tcMar>
            <w:vAlign w:val="center"/>
            <w:hideMark/>
          </w:tcPr>
          <w:p w14:paraId="22D35467" w14:textId="77777777" w:rsidR="008A2F37" w:rsidRPr="008267DD" w:rsidRDefault="008A2F37" w:rsidP="006B17A7">
            <w:pPr>
              <w:pStyle w:val="ListParagraph"/>
              <w:ind w:left="0"/>
              <w:jc w:val="center"/>
              <w:rPr>
                <w:b/>
                <w:bCs/>
                <w:color w:val="FFFFFF" w:themeColor="background1"/>
                <w:lang w:val="en-US"/>
              </w:rPr>
            </w:pPr>
            <w:r w:rsidRPr="53A49A16">
              <w:rPr>
                <w:b/>
                <w:bCs/>
                <w:color w:val="FFFFFF" w:themeColor="background1"/>
                <w:lang w:val="en-US"/>
              </w:rPr>
              <w:t>ID</w:t>
            </w:r>
          </w:p>
        </w:tc>
        <w:tc>
          <w:tcPr>
            <w:tcW w:w="2259" w:type="dxa"/>
            <w:shd w:val="clear" w:color="auto" w:fill="008000"/>
            <w:tcMar>
              <w:top w:w="15" w:type="dxa"/>
              <w:left w:w="108" w:type="dxa"/>
              <w:bottom w:w="15" w:type="dxa"/>
              <w:right w:w="108" w:type="dxa"/>
            </w:tcMar>
            <w:vAlign w:val="center"/>
            <w:hideMark/>
          </w:tcPr>
          <w:p w14:paraId="2059CB16" w14:textId="77777777"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Permission</w:t>
            </w:r>
          </w:p>
        </w:tc>
        <w:tc>
          <w:tcPr>
            <w:tcW w:w="5041" w:type="dxa"/>
            <w:shd w:val="clear" w:color="auto" w:fill="008000"/>
            <w:tcMar>
              <w:top w:w="15" w:type="dxa"/>
              <w:left w:w="108" w:type="dxa"/>
              <w:bottom w:w="15" w:type="dxa"/>
              <w:right w:w="108" w:type="dxa"/>
            </w:tcMar>
            <w:vAlign w:val="center"/>
            <w:hideMark/>
          </w:tcPr>
          <w:p w14:paraId="2FD0D266" w14:textId="77777777"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Roles Associated to Permission</w:t>
            </w:r>
          </w:p>
        </w:tc>
        <w:tc>
          <w:tcPr>
            <w:tcW w:w="993" w:type="dxa"/>
            <w:shd w:val="clear" w:color="auto" w:fill="008000"/>
            <w:vAlign w:val="center"/>
          </w:tcPr>
          <w:p w14:paraId="792470DD" w14:textId="77777777"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Create</w:t>
            </w:r>
          </w:p>
        </w:tc>
        <w:tc>
          <w:tcPr>
            <w:tcW w:w="850" w:type="dxa"/>
            <w:shd w:val="clear" w:color="auto" w:fill="008000"/>
            <w:vAlign w:val="center"/>
          </w:tcPr>
          <w:p w14:paraId="060AB803" w14:textId="77777777"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Read</w:t>
            </w:r>
          </w:p>
        </w:tc>
        <w:tc>
          <w:tcPr>
            <w:tcW w:w="992" w:type="dxa"/>
            <w:shd w:val="clear" w:color="auto" w:fill="008000"/>
            <w:tcMar>
              <w:top w:w="15" w:type="dxa"/>
              <w:left w:w="108" w:type="dxa"/>
              <w:bottom w:w="15" w:type="dxa"/>
              <w:right w:w="108" w:type="dxa"/>
            </w:tcMar>
            <w:vAlign w:val="center"/>
            <w:hideMark/>
          </w:tcPr>
          <w:p w14:paraId="644209F4" w14:textId="77777777"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Update</w:t>
            </w:r>
          </w:p>
        </w:tc>
        <w:tc>
          <w:tcPr>
            <w:tcW w:w="992" w:type="dxa"/>
            <w:shd w:val="clear" w:color="auto" w:fill="008000"/>
            <w:vAlign w:val="center"/>
          </w:tcPr>
          <w:p w14:paraId="21393AC5" w14:textId="41814A4F" w:rsidR="008A2F37" w:rsidRDefault="008A2F37" w:rsidP="006B17A7">
            <w:pPr>
              <w:pStyle w:val="ListParagraph"/>
              <w:ind w:left="0"/>
              <w:jc w:val="center"/>
              <w:rPr>
                <w:b/>
                <w:bCs/>
                <w:color w:val="FFFFFF" w:themeColor="background1"/>
                <w:lang w:val="en-US"/>
              </w:rPr>
            </w:pPr>
            <w:r>
              <w:rPr>
                <w:b/>
                <w:bCs/>
                <w:color w:val="FFFFFF" w:themeColor="background1"/>
                <w:lang w:val="en-US"/>
              </w:rPr>
              <w:t>Delete</w:t>
            </w:r>
          </w:p>
        </w:tc>
        <w:tc>
          <w:tcPr>
            <w:tcW w:w="1134" w:type="dxa"/>
            <w:shd w:val="clear" w:color="auto" w:fill="008000"/>
            <w:vAlign w:val="center"/>
          </w:tcPr>
          <w:p w14:paraId="7EBA574E" w14:textId="03F676D3" w:rsidR="008A2F37" w:rsidRDefault="008A2F37" w:rsidP="006B17A7">
            <w:pPr>
              <w:pStyle w:val="ListParagraph"/>
              <w:ind w:left="0"/>
              <w:jc w:val="center"/>
              <w:rPr>
                <w:b/>
                <w:bCs/>
                <w:color w:val="FFFFFF" w:themeColor="background1"/>
                <w:lang w:val="en-US"/>
              </w:rPr>
            </w:pPr>
            <w:r>
              <w:rPr>
                <w:b/>
                <w:bCs/>
                <w:color w:val="FFFFFF" w:themeColor="background1"/>
                <w:lang w:val="en-US"/>
              </w:rPr>
              <w:t>Secured</w:t>
            </w:r>
          </w:p>
        </w:tc>
        <w:tc>
          <w:tcPr>
            <w:tcW w:w="3383" w:type="dxa"/>
            <w:shd w:val="clear" w:color="auto" w:fill="008000"/>
            <w:vAlign w:val="center"/>
          </w:tcPr>
          <w:p w14:paraId="0394591B" w14:textId="02D9F5E0" w:rsidR="008A2F37" w:rsidRPr="008267DD" w:rsidRDefault="008A2F37" w:rsidP="006B17A7">
            <w:pPr>
              <w:pStyle w:val="ListParagraph"/>
              <w:ind w:left="0"/>
              <w:jc w:val="center"/>
              <w:rPr>
                <w:b/>
                <w:bCs/>
                <w:color w:val="FFFFFF" w:themeColor="background1"/>
                <w:lang w:val="en-US"/>
              </w:rPr>
            </w:pPr>
            <w:r>
              <w:rPr>
                <w:b/>
                <w:bCs/>
                <w:color w:val="FFFFFF" w:themeColor="background1"/>
                <w:lang w:val="en-US"/>
              </w:rPr>
              <w:t>Comments</w:t>
            </w:r>
          </w:p>
        </w:tc>
      </w:tr>
      <w:tr w:rsidR="008A2F37" w:rsidRPr="00583BC8" w14:paraId="53B836EA" w14:textId="77777777" w:rsidTr="436F6952">
        <w:trPr>
          <w:trHeight w:val="288"/>
        </w:trPr>
        <w:tc>
          <w:tcPr>
            <w:tcW w:w="633" w:type="dxa"/>
            <w:tcMar>
              <w:top w:w="15" w:type="dxa"/>
              <w:left w:w="108" w:type="dxa"/>
              <w:bottom w:w="15" w:type="dxa"/>
              <w:right w:w="108" w:type="dxa"/>
            </w:tcMar>
          </w:tcPr>
          <w:p w14:paraId="29C15A2A" w14:textId="77777777" w:rsidR="008A2F37" w:rsidRPr="00583BC8" w:rsidRDefault="008A2F37" w:rsidP="00FB3306">
            <w:pPr>
              <w:pStyle w:val="ListParagraph"/>
              <w:ind w:left="0"/>
              <w:rPr>
                <w:lang w:val="en-US"/>
              </w:rPr>
            </w:pPr>
          </w:p>
        </w:tc>
        <w:tc>
          <w:tcPr>
            <w:tcW w:w="2259" w:type="dxa"/>
            <w:tcMar>
              <w:top w:w="15" w:type="dxa"/>
              <w:left w:w="108" w:type="dxa"/>
              <w:bottom w:w="15" w:type="dxa"/>
              <w:right w:w="108" w:type="dxa"/>
            </w:tcMar>
          </w:tcPr>
          <w:p w14:paraId="79ACD718" w14:textId="1E646E17" w:rsidR="008A2F37" w:rsidRPr="00583BC8" w:rsidRDefault="0315C2C0" w:rsidP="00FB3306">
            <w:pPr>
              <w:pStyle w:val="ListParagraph"/>
              <w:ind w:left="0"/>
              <w:rPr>
                <w:lang w:val="en-US"/>
              </w:rPr>
            </w:pPr>
            <w:r w:rsidRPr="14D6FE1B">
              <w:rPr>
                <w:lang w:val="en-US"/>
              </w:rPr>
              <w:t>View Admissions Record</w:t>
            </w:r>
          </w:p>
        </w:tc>
        <w:tc>
          <w:tcPr>
            <w:tcW w:w="5041" w:type="dxa"/>
            <w:tcMar>
              <w:top w:w="15" w:type="dxa"/>
              <w:left w:w="108" w:type="dxa"/>
              <w:bottom w:w="15" w:type="dxa"/>
              <w:right w:w="108" w:type="dxa"/>
            </w:tcMar>
          </w:tcPr>
          <w:p w14:paraId="76C4ABC0" w14:textId="299ABFDC" w:rsidR="008A2F37" w:rsidRPr="00583BC8" w:rsidRDefault="10BF798E" w:rsidP="0707C7ED">
            <w:pPr>
              <w:pStyle w:val="ListParagraph"/>
              <w:spacing w:line="259" w:lineRule="auto"/>
              <w:ind w:left="0"/>
            </w:pPr>
            <w:commentRangeStart w:id="63"/>
            <w:commentRangeStart w:id="64"/>
            <w:r w:rsidRPr="436F6952">
              <w:rPr>
                <w:lang w:val="en-US"/>
              </w:rPr>
              <w:t>All</w:t>
            </w:r>
            <w:commentRangeEnd w:id="63"/>
            <w:r w:rsidR="008A2F37" w:rsidRPr="436F6952">
              <w:rPr>
                <w:rStyle w:val="CommentReference"/>
                <w:sz w:val="22"/>
                <w:szCs w:val="22"/>
                <w:lang w:val="en-US"/>
              </w:rPr>
              <w:commentReference w:id="63"/>
            </w:r>
            <w:commentRangeEnd w:id="64"/>
            <w:r w:rsidR="008A2F37" w:rsidRPr="436F6952">
              <w:rPr>
                <w:rStyle w:val="CommentReference"/>
                <w:sz w:val="22"/>
                <w:szCs w:val="22"/>
                <w:lang w:val="en-US"/>
              </w:rPr>
              <w:commentReference w:id="64"/>
            </w:r>
            <w:r w:rsidRPr="436F6952">
              <w:rPr>
                <w:lang w:val="en-US"/>
              </w:rPr>
              <w:t>?</w:t>
            </w:r>
          </w:p>
        </w:tc>
        <w:tc>
          <w:tcPr>
            <w:tcW w:w="993" w:type="dxa"/>
          </w:tcPr>
          <w:p w14:paraId="71FDE4A6" w14:textId="50015B43" w:rsidR="008A2F37" w:rsidRPr="00583BC8" w:rsidRDefault="0315C2C0" w:rsidP="00FB3306">
            <w:pPr>
              <w:pStyle w:val="ListParagraph"/>
              <w:ind w:left="0"/>
              <w:rPr>
                <w:lang w:val="en-US"/>
              </w:rPr>
            </w:pPr>
            <w:r w:rsidRPr="14D6FE1B">
              <w:rPr>
                <w:lang w:val="en-US"/>
              </w:rPr>
              <w:t>N</w:t>
            </w:r>
          </w:p>
        </w:tc>
        <w:tc>
          <w:tcPr>
            <w:tcW w:w="850" w:type="dxa"/>
          </w:tcPr>
          <w:p w14:paraId="3439B6E8" w14:textId="0B60A424" w:rsidR="008A2F37" w:rsidRPr="00583BC8" w:rsidRDefault="0315C2C0" w:rsidP="00FB3306">
            <w:pPr>
              <w:pStyle w:val="ListParagraph"/>
              <w:ind w:left="0"/>
              <w:rPr>
                <w:lang w:val="en-US"/>
              </w:rPr>
            </w:pPr>
            <w:r w:rsidRPr="14D6FE1B">
              <w:rPr>
                <w:lang w:val="en-US"/>
              </w:rPr>
              <w:t>Y</w:t>
            </w:r>
          </w:p>
        </w:tc>
        <w:tc>
          <w:tcPr>
            <w:tcW w:w="992" w:type="dxa"/>
            <w:tcMar>
              <w:top w:w="15" w:type="dxa"/>
              <w:left w:w="108" w:type="dxa"/>
              <w:bottom w:w="15" w:type="dxa"/>
              <w:right w:w="108" w:type="dxa"/>
            </w:tcMar>
          </w:tcPr>
          <w:p w14:paraId="252AACD6" w14:textId="7F9A09BD" w:rsidR="008A2F37" w:rsidRPr="00583BC8" w:rsidRDefault="0315C2C0" w:rsidP="00FB3306">
            <w:pPr>
              <w:pStyle w:val="ListParagraph"/>
              <w:ind w:left="0"/>
              <w:rPr>
                <w:lang w:val="en-US"/>
              </w:rPr>
            </w:pPr>
            <w:r w:rsidRPr="14D6FE1B">
              <w:rPr>
                <w:lang w:val="en-US"/>
              </w:rPr>
              <w:t>N</w:t>
            </w:r>
          </w:p>
        </w:tc>
        <w:tc>
          <w:tcPr>
            <w:tcW w:w="992" w:type="dxa"/>
          </w:tcPr>
          <w:p w14:paraId="1C39570A" w14:textId="7E90A4F0" w:rsidR="008A2F37" w:rsidRPr="00583BC8" w:rsidRDefault="0315C2C0" w:rsidP="00FB3306">
            <w:pPr>
              <w:pStyle w:val="ListParagraph"/>
              <w:ind w:left="0"/>
              <w:rPr>
                <w:lang w:val="en-US"/>
              </w:rPr>
            </w:pPr>
            <w:r w:rsidRPr="14D6FE1B">
              <w:rPr>
                <w:lang w:val="en-US"/>
              </w:rPr>
              <w:t>N</w:t>
            </w:r>
          </w:p>
        </w:tc>
        <w:tc>
          <w:tcPr>
            <w:tcW w:w="1134" w:type="dxa"/>
          </w:tcPr>
          <w:p w14:paraId="67970D15" w14:textId="0A428177" w:rsidR="008A2F37" w:rsidRPr="00583BC8" w:rsidRDefault="0315C2C0" w:rsidP="00FB3306">
            <w:pPr>
              <w:pStyle w:val="ListParagraph"/>
              <w:ind w:left="0"/>
              <w:rPr>
                <w:lang w:val="en-US"/>
              </w:rPr>
            </w:pPr>
            <w:r w:rsidRPr="14D6FE1B">
              <w:rPr>
                <w:lang w:val="en-US"/>
              </w:rPr>
              <w:t>NA</w:t>
            </w:r>
          </w:p>
        </w:tc>
        <w:tc>
          <w:tcPr>
            <w:tcW w:w="3383" w:type="dxa"/>
          </w:tcPr>
          <w:p w14:paraId="2749C285" w14:textId="24F86067" w:rsidR="008A2F37" w:rsidRPr="00583BC8" w:rsidRDefault="008A2F37" w:rsidP="00FB3306">
            <w:pPr>
              <w:pStyle w:val="ListParagraph"/>
              <w:ind w:left="0"/>
              <w:rPr>
                <w:lang w:val="en-US"/>
              </w:rPr>
            </w:pPr>
          </w:p>
        </w:tc>
      </w:tr>
      <w:tr w:rsidR="008A2F37" w:rsidRPr="00583BC8" w14:paraId="514C92E5" w14:textId="77777777" w:rsidTr="436F6952">
        <w:trPr>
          <w:trHeight w:val="288"/>
        </w:trPr>
        <w:tc>
          <w:tcPr>
            <w:tcW w:w="633" w:type="dxa"/>
            <w:tcMar>
              <w:top w:w="15" w:type="dxa"/>
              <w:left w:w="108" w:type="dxa"/>
              <w:bottom w:w="15" w:type="dxa"/>
              <w:right w:w="108" w:type="dxa"/>
            </w:tcMar>
          </w:tcPr>
          <w:p w14:paraId="5D1F9D9A" w14:textId="77777777" w:rsidR="008A2F37" w:rsidRPr="00583BC8" w:rsidRDefault="008A2F37" w:rsidP="00FB3306">
            <w:pPr>
              <w:pStyle w:val="ListParagraph"/>
              <w:ind w:left="0"/>
              <w:rPr>
                <w:lang w:val="en-US"/>
              </w:rPr>
            </w:pPr>
          </w:p>
        </w:tc>
        <w:tc>
          <w:tcPr>
            <w:tcW w:w="2259" w:type="dxa"/>
            <w:tcMar>
              <w:top w:w="15" w:type="dxa"/>
              <w:left w:w="108" w:type="dxa"/>
              <w:bottom w:w="15" w:type="dxa"/>
              <w:right w:w="108" w:type="dxa"/>
            </w:tcMar>
          </w:tcPr>
          <w:p w14:paraId="20EDFAAF" w14:textId="2EAC6244" w:rsidR="008A2F37" w:rsidRPr="00583BC8" w:rsidRDefault="0315C2C0" w:rsidP="00FB3306">
            <w:pPr>
              <w:pStyle w:val="ListParagraph"/>
              <w:ind w:left="0"/>
              <w:rPr>
                <w:lang w:val="en-US"/>
              </w:rPr>
            </w:pPr>
            <w:r w:rsidRPr="14D6FE1B">
              <w:rPr>
                <w:lang w:val="en-US"/>
              </w:rPr>
              <w:t>Edit Admissions Record</w:t>
            </w:r>
          </w:p>
        </w:tc>
        <w:tc>
          <w:tcPr>
            <w:tcW w:w="5041" w:type="dxa"/>
            <w:tcMar>
              <w:top w:w="15" w:type="dxa"/>
              <w:left w:w="108" w:type="dxa"/>
              <w:bottom w:w="15" w:type="dxa"/>
              <w:right w:w="108" w:type="dxa"/>
            </w:tcMar>
          </w:tcPr>
          <w:p w14:paraId="4B7E3B45" w14:textId="5B38FDBE" w:rsidR="008A2F37" w:rsidRPr="00583BC8" w:rsidRDefault="5A3EA376" w:rsidP="7530EBB3">
            <w:pPr>
              <w:pStyle w:val="ListParagraph"/>
              <w:ind w:left="0"/>
              <w:rPr>
                <w:lang w:val="en-US"/>
              </w:rPr>
            </w:pPr>
            <w:r w:rsidRPr="7530EBB3">
              <w:rPr>
                <w:lang w:val="en-US"/>
              </w:rPr>
              <w:t>Admissions Officers</w:t>
            </w:r>
            <w:r w:rsidR="4239762E" w:rsidRPr="7530EBB3">
              <w:rPr>
                <w:lang w:val="en-US"/>
              </w:rPr>
              <w:t>, Admissions Coordinators, Admissions Managers</w:t>
            </w:r>
          </w:p>
          <w:p w14:paraId="64B6C7F7" w14:textId="44A00483" w:rsidR="008A2F37" w:rsidRPr="00583BC8" w:rsidRDefault="008A2F37" w:rsidP="00FB3306">
            <w:pPr>
              <w:pStyle w:val="ListParagraph"/>
              <w:ind w:left="0"/>
              <w:rPr>
                <w:lang w:val="en-US"/>
              </w:rPr>
            </w:pPr>
          </w:p>
        </w:tc>
        <w:tc>
          <w:tcPr>
            <w:tcW w:w="993" w:type="dxa"/>
          </w:tcPr>
          <w:p w14:paraId="53223801" w14:textId="21A09824" w:rsidR="008A2F37" w:rsidRPr="00583BC8" w:rsidRDefault="0315C2C0" w:rsidP="00FB3306">
            <w:pPr>
              <w:pStyle w:val="ListParagraph"/>
              <w:ind w:left="0"/>
              <w:rPr>
                <w:lang w:val="en-US"/>
              </w:rPr>
            </w:pPr>
            <w:r w:rsidRPr="14D6FE1B">
              <w:rPr>
                <w:lang w:val="en-US"/>
              </w:rPr>
              <w:t>Y</w:t>
            </w:r>
          </w:p>
        </w:tc>
        <w:tc>
          <w:tcPr>
            <w:tcW w:w="850" w:type="dxa"/>
          </w:tcPr>
          <w:p w14:paraId="62CB6011" w14:textId="4FF51867" w:rsidR="008A2F37" w:rsidRPr="00583BC8" w:rsidRDefault="0315C2C0" w:rsidP="00FB3306">
            <w:pPr>
              <w:pStyle w:val="ListParagraph"/>
              <w:ind w:left="0"/>
              <w:rPr>
                <w:lang w:val="en-US"/>
              </w:rPr>
            </w:pPr>
            <w:r w:rsidRPr="14D6FE1B">
              <w:rPr>
                <w:lang w:val="en-US"/>
              </w:rPr>
              <w:t>Y</w:t>
            </w:r>
          </w:p>
        </w:tc>
        <w:tc>
          <w:tcPr>
            <w:tcW w:w="992" w:type="dxa"/>
            <w:tcMar>
              <w:top w:w="15" w:type="dxa"/>
              <w:left w:w="108" w:type="dxa"/>
              <w:bottom w:w="15" w:type="dxa"/>
              <w:right w:w="108" w:type="dxa"/>
            </w:tcMar>
          </w:tcPr>
          <w:p w14:paraId="2F3166FC" w14:textId="2FB6460E" w:rsidR="008A2F37" w:rsidRPr="00583BC8" w:rsidRDefault="0315C2C0" w:rsidP="00FB3306">
            <w:pPr>
              <w:pStyle w:val="ListParagraph"/>
              <w:ind w:left="0"/>
              <w:rPr>
                <w:lang w:val="en-US"/>
              </w:rPr>
            </w:pPr>
            <w:r w:rsidRPr="14D6FE1B">
              <w:rPr>
                <w:lang w:val="en-US"/>
              </w:rPr>
              <w:t>Y</w:t>
            </w:r>
          </w:p>
        </w:tc>
        <w:tc>
          <w:tcPr>
            <w:tcW w:w="992" w:type="dxa"/>
          </w:tcPr>
          <w:p w14:paraId="519E589E" w14:textId="2CBB556F" w:rsidR="008A2F37" w:rsidRPr="00583BC8" w:rsidRDefault="0315C2C0" w:rsidP="00FB3306">
            <w:pPr>
              <w:pStyle w:val="ListParagraph"/>
              <w:ind w:left="0"/>
              <w:rPr>
                <w:lang w:val="en-US"/>
              </w:rPr>
            </w:pPr>
            <w:r w:rsidRPr="14D6FE1B">
              <w:rPr>
                <w:lang w:val="en-US"/>
              </w:rPr>
              <w:t>N</w:t>
            </w:r>
          </w:p>
        </w:tc>
        <w:tc>
          <w:tcPr>
            <w:tcW w:w="1134" w:type="dxa"/>
          </w:tcPr>
          <w:p w14:paraId="415A38D7" w14:textId="5127A438" w:rsidR="008A2F37" w:rsidRPr="00583BC8" w:rsidRDefault="0315C2C0" w:rsidP="00FB3306">
            <w:pPr>
              <w:pStyle w:val="ListParagraph"/>
              <w:ind w:left="0"/>
              <w:rPr>
                <w:lang w:val="en-US"/>
              </w:rPr>
            </w:pPr>
            <w:r w:rsidRPr="14D6FE1B">
              <w:rPr>
                <w:lang w:val="en-US"/>
              </w:rPr>
              <w:t>NA</w:t>
            </w:r>
          </w:p>
        </w:tc>
        <w:tc>
          <w:tcPr>
            <w:tcW w:w="3383" w:type="dxa"/>
          </w:tcPr>
          <w:p w14:paraId="1E3779E9" w14:textId="35ACCDA6" w:rsidR="008A2F37" w:rsidRPr="00583BC8" w:rsidRDefault="008A2F37" w:rsidP="00FB3306">
            <w:pPr>
              <w:pStyle w:val="ListParagraph"/>
              <w:ind w:left="0"/>
              <w:rPr>
                <w:lang w:val="en-US"/>
              </w:rPr>
            </w:pPr>
          </w:p>
        </w:tc>
      </w:tr>
      <w:tr w:rsidR="008A2F37" w:rsidRPr="00583BC8" w14:paraId="56214108" w14:textId="77777777" w:rsidTr="436F6952">
        <w:trPr>
          <w:trHeight w:val="288"/>
        </w:trPr>
        <w:tc>
          <w:tcPr>
            <w:tcW w:w="633" w:type="dxa"/>
            <w:tcMar>
              <w:top w:w="15" w:type="dxa"/>
              <w:left w:w="108" w:type="dxa"/>
              <w:bottom w:w="15" w:type="dxa"/>
              <w:right w:w="108" w:type="dxa"/>
            </w:tcMar>
          </w:tcPr>
          <w:p w14:paraId="01AC3E53" w14:textId="77777777" w:rsidR="008A2F37" w:rsidRPr="00583BC8" w:rsidRDefault="008A2F37" w:rsidP="00FB3306">
            <w:pPr>
              <w:pStyle w:val="ListParagraph"/>
              <w:ind w:left="0"/>
              <w:rPr>
                <w:lang w:val="en-US"/>
              </w:rPr>
            </w:pPr>
          </w:p>
        </w:tc>
        <w:tc>
          <w:tcPr>
            <w:tcW w:w="2259" w:type="dxa"/>
            <w:tcMar>
              <w:top w:w="15" w:type="dxa"/>
              <w:left w:w="108" w:type="dxa"/>
              <w:bottom w:w="15" w:type="dxa"/>
              <w:right w:w="108" w:type="dxa"/>
            </w:tcMar>
          </w:tcPr>
          <w:p w14:paraId="47DFB58B" w14:textId="5A2D9CA6" w:rsidR="008A2F37" w:rsidRPr="00583BC8" w:rsidRDefault="0315C2C0" w:rsidP="00FB3306">
            <w:pPr>
              <w:pStyle w:val="ListParagraph"/>
              <w:ind w:left="0"/>
              <w:rPr>
                <w:lang w:val="en-US"/>
              </w:rPr>
            </w:pPr>
            <w:r w:rsidRPr="14D6FE1B">
              <w:rPr>
                <w:lang w:val="en-US"/>
              </w:rPr>
              <w:t>View APOI</w:t>
            </w:r>
          </w:p>
        </w:tc>
        <w:tc>
          <w:tcPr>
            <w:tcW w:w="5041" w:type="dxa"/>
            <w:tcMar>
              <w:top w:w="15" w:type="dxa"/>
              <w:left w:w="108" w:type="dxa"/>
              <w:bottom w:w="15" w:type="dxa"/>
              <w:right w:w="108" w:type="dxa"/>
            </w:tcMar>
          </w:tcPr>
          <w:p w14:paraId="6C446299" w14:textId="7C9A9494" w:rsidR="008A2F37" w:rsidRPr="00583BC8" w:rsidRDefault="79F37954" w:rsidP="080CE661">
            <w:pPr>
              <w:pStyle w:val="ListParagraph"/>
              <w:spacing w:line="259" w:lineRule="auto"/>
              <w:ind w:left="0"/>
            </w:pPr>
            <w:r w:rsidRPr="080CE661">
              <w:rPr>
                <w:lang w:val="en-US"/>
              </w:rPr>
              <w:t>RO users</w:t>
            </w:r>
          </w:p>
        </w:tc>
        <w:tc>
          <w:tcPr>
            <w:tcW w:w="993" w:type="dxa"/>
          </w:tcPr>
          <w:p w14:paraId="18097565" w14:textId="50015B43" w:rsidR="14D6FE1B" w:rsidRDefault="14D6FE1B" w:rsidP="14D6FE1B">
            <w:pPr>
              <w:pStyle w:val="ListParagraph"/>
              <w:ind w:left="0"/>
              <w:rPr>
                <w:lang w:val="en-US"/>
              </w:rPr>
            </w:pPr>
            <w:r w:rsidRPr="14D6FE1B">
              <w:rPr>
                <w:lang w:val="en-US"/>
              </w:rPr>
              <w:t>N</w:t>
            </w:r>
          </w:p>
        </w:tc>
        <w:tc>
          <w:tcPr>
            <w:tcW w:w="850" w:type="dxa"/>
          </w:tcPr>
          <w:p w14:paraId="0D0B5757" w14:textId="0B60A424" w:rsidR="14D6FE1B" w:rsidRDefault="14D6FE1B" w:rsidP="14D6FE1B">
            <w:pPr>
              <w:pStyle w:val="ListParagraph"/>
              <w:ind w:left="0"/>
              <w:rPr>
                <w:lang w:val="en-US"/>
              </w:rPr>
            </w:pPr>
            <w:r w:rsidRPr="14D6FE1B">
              <w:rPr>
                <w:lang w:val="en-US"/>
              </w:rPr>
              <w:t>Y</w:t>
            </w:r>
          </w:p>
        </w:tc>
        <w:tc>
          <w:tcPr>
            <w:tcW w:w="992" w:type="dxa"/>
            <w:tcMar>
              <w:top w:w="15" w:type="dxa"/>
              <w:left w:w="108" w:type="dxa"/>
              <w:bottom w:w="15" w:type="dxa"/>
              <w:right w:w="108" w:type="dxa"/>
            </w:tcMar>
          </w:tcPr>
          <w:p w14:paraId="0180F078" w14:textId="7F9A09BD" w:rsidR="14D6FE1B" w:rsidRDefault="14D6FE1B" w:rsidP="14D6FE1B">
            <w:pPr>
              <w:pStyle w:val="ListParagraph"/>
              <w:ind w:left="0"/>
              <w:rPr>
                <w:lang w:val="en-US"/>
              </w:rPr>
            </w:pPr>
            <w:r w:rsidRPr="14D6FE1B">
              <w:rPr>
                <w:lang w:val="en-US"/>
              </w:rPr>
              <w:t>N</w:t>
            </w:r>
          </w:p>
        </w:tc>
        <w:tc>
          <w:tcPr>
            <w:tcW w:w="992" w:type="dxa"/>
          </w:tcPr>
          <w:p w14:paraId="3CEBC2E7" w14:textId="7E90A4F0" w:rsidR="14D6FE1B" w:rsidRDefault="14D6FE1B" w:rsidP="14D6FE1B">
            <w:pPr>
              <w:pStyle w:val="ListParagraph"/>
              <w:ind w:left="0"/>
              <w:rPr>
                <w:lang w:val="en-US"/>
              </w:rPr>
            </w:pPr>
            <w:r w:rsidRPr="14D6FE1B">
              <w:rPr>
                <w:lang w:val="en-US"/>
              </w:rPr>
              <w:t>N</w:t>
            </w:r>
          </w:p>
        </w:tc>
        <w:tc>
          <w:tcPr>
            <w:tcW w:w="1134" w:type="dxa"/>
          </w:tcPr>
          <w:p w14:paraId="007497D2" w14:textId="0A428177" w:rsidR="14D6FE1B" w:rsidRDefault="14D6FE1B" w:rsidP="14D6FE1B">
            <w:pPr>
              <w:pStyle w:val="ListParagraph"/>
              <w:ind w:left="0"/>
              <w:rPr>
                <w:lang w:val="en-US"/>
              </w:rPr>
            </w:pPr>
            <w:r w:rsidRPr="14D6FE1B">
              <w:rPr>
                <w:lang w:val="en-US"/>
              </w:rPr>
              <w:t>NA</w:t>
            </w:r>
          </w:p>
        </w:tc>
        <w:tc>
          <w:tcPr>
            <w:tcW w:w="3383" w:type="dxa"/>
          </w:tcPr>
          <w:p w14:paraId="3F345803" w14:textId="18218813" w:rsidR="008A2F37" w:rsidRPr="00583BC8" w:rsidRDefault="651E6AF5" w:rsidP="00FB3306">
            <w:pPr>
              <w:pStyle w:val="ListParagraph"/>
              <w:ind w:left="0"/>
              <w:rPr>
                <w:lang w:val="en-US"/>
              </w:rPr>
            </w:pPr>
            <w:r w:rsidRPr="14D6FE1B">
              <w:rPr>
                <w:lang w:val="en-US"/>
              </w:rPr>
              <w:t>Access only to view Program Intake Caps, Program Intake Lists, Waitlist</w:t>
            </w:r>
          </w:p>
        </w:tc>
      </w:tr>
      <w:tr w:rsidR="008A2F37" w:rsidRPr="00583BC8" w14:paraId="5B5EC42A" w14:textId="77777777" w:rsidTr="436F6952">
        <w:trPr>
          <w:trHeight w:val="288"/>
        </w:trPr>
        <w:tc>
          <w:tcPr>
            <w:tcW w:w="633" w:type="dxa"/>
            <w:tcMar>
              <w:top w:w="15" w:type="dxa"/>
              <w:left w:w="108" w:type="dxa"/>
              <w:bottom w:w="15" w:type="dxa"/>
              <w:right w:w="108" w:type="dxa"/>
            </w:tcMar>
          </w:tcPr>
          <w:p w14:paraId="54C8B6DB" w14:textId="77777777" w:rsidR="008A2F37" w:rsidRPr="00583BC8" w:rsidRDefault="008A2F37" w:rsidP="00FB3306">
            <w:pPr>
              <w:pStyle w:val="ListParagraph"/>
              <w:ind w:left="0"/>
              <w:rPr>
                <w:lang w:val="en-US"/>
              </w:rPr>
            </w:pPr>
          </w:p>
        </w:tc>
        <w:tc>
          <w:tcPr>
            <w:tcW w:w="2259" w:type="dxa"/>
            <w:tcMar>
              <w:top w:w="15" w:type="dxa"/>
              <w:left w:w="108" w:type="dxa"/>
              <w:bottom w:w="15" w:type="dxa"/>
              <w:right w:w="108" w:type="dxa"/>
            </w:tcMar>
          </w:tcPr>
          <w:p w14:paraId="331BDF6D" w14:textId="3C366074" w:rsidR="008A2F37" w:rsidRPr="00583BC8" w:rsidRDefault="0315C2C0" w:rsidP="00FB3306">
            <w:pPr>
              <w:pStyle w:val="ListParagraph"/>
              <w:ind w:left="0"/>
              <w:rPr>
                <w:lang w:val="en-US"/>
              </w:rPr>
            </w:pPr>
            <w:r w:rsidRPr="14D6FE1B">
              <w:rPr>
                <w:lang w:val="en-US"/>
              </w:rPr>
              <w:t>Edit APOI</w:t>
            </w:r>
          </w:p>
        </w:tc>
        <w:tc>
          <w:tcPr>
            <w:tcW w:w="5041" w:type="dxa"/>
            <w:tcMar>
              <w:top w:w="15" w:type="dxa"/>
              <w:left w:w="108" w:type="dxa"/>
              <w:bottom w:w="15" w:type="dxa"/>
              <w:right w:w="108" w:type="dxa"/>
            </w:tcMar>
          </w:tcPr>
          <w:p w14:paraId="4F5739B4" w14:textId="0AA109B7" w:rsidR="008A2F37" w:rsidRPr="00583BC8" w:rsidRDefault="0315C2C0" w:rsidP="00FB3306">
            <w:pPr>
              <w:pStyle w:val="ListParagraph"/>
              <w:ind w:left="0"/>
              <w:rPr>
                <w:lang w:val="en-US"/>
              </w:rPr>
            </w:pPr>
            <w:r w:rsidRPr="14D6FE1B">
              <w:rPr>
                <w:lang w:val="en-US"/>
              </w:rPr>
              <w:t>Admissions Coordinators</w:t>
            </w:r>
          </w:p>
        </w:tc>
        <w:tc>
          <w:tcPr>
            <w:tcW w:w="993" w:type="dxa"/>
          </w:tcPr>
          <w:p w14:paraId="01B29AE7" w14:textId="537362C6" w:rsidR="1B88EEF9" w:rsidRDefault="1B88EEF9" w:rsidP="14D6FE1B">
            <w:pPr>
              <w:pStyle w:val="ListParagraph"/>
              <w:ind w:left="0"/>
              <w:rPr>
                <w:lang w:val="en-US"/>
              </w:rPr>
            </w:pPr>
            <w:r w:rsidRPr="14D6FE1B">
              <w:rPr>
                <w:lang w:val="en-US"/>
              </w:rPr>
              <w:t>N</w:t>
            </w:r>
          </w:p>
        </w:tc>
        <w:tc>
          <w:tcPr>
            <w:tcW w:w="850" w:type="dxa"/>
          </w:tcPr>
          <w:p w14:paraId="7C73B66C" w14:textId="4FF51867" w:rsidR="14D6FE1B" w:rsidRDefault="14D6FE1B" w:rsidP="14D6FE1B">
            <w:pPr>
              <w:pStyle w:val="ListParagraph"/>
              <w:ind w:left="0"/>
              <w:rPr>
                <w:lang w:val="en-US"/>
              </w:rPr>
            </w:pPr>
            <w:r w:rsidRPr="14D6FE1B">
              <w:rPr>
                <w:lang w:val="en-US"/>
              </w:rPr>
              <w:t>Y</w:t>
            </w:r>
          </w:p>
        </w:tc>
        <w:tc>
          <w:tcPr>
            <w:tcW w:w="992" w:type="dxa"/>
            <w:tcMar>
              <w:top w:w="15" w:type="dxa"/>
              <w:left w:w="108" w:type="dxa"/>
              <w:bottom w:w="15" w:type="dxa"/>
              <w:right w:w="108" w:type="dxa"/>
            </w:tcMar>
          </w:tcPr>
          <w:p w14:paraId="4656E175" w14:textId="2FB6460E" w:rsidR="14D6FE1B" w:rsidRDefault="14D6FE1B" w:rsidP="14D6FE1B">
            <w:pPr>
              <w:pStyle w:val="ListParagraph"/>
              <w:ind w:left="0"/>
              <w:rPr>
                <w:lang w:val="en-US"/>
              </w:rPr>
            </w:pPr>
            <w:r w:rsidRPr="14D6FE1B">
              <w:rPr>
                <w:lang w:val="en-US"/>
              </w:rPr>
              <w:t>Y</w:t>
            </w:r>
          </w:p>
        </w:tc>
        <w:tc>
          <w:tcPr>
            <w:tcW w:w="992" w:type="dxa"/>
          </w:tcPr>
          <w:p w14:paraId="6D5018BD" w14:textId="66D1090D" w:rsidR="67368CE8" w:rsidRDefault="67368CE8" w:rsidP="14D6FE1B">
            <w:pPr>
              <w:pStyle w:val="ListParagraph"/>
              <w:ind w:left="0"/>
              <w:rPr>
                <w:lang w:val="en-US"/>
              </w:rPr>
            </w:pPr>
            <w:r w:rsidRPr="14D6FE1B">
              <w:rPr>
                <w:lang w:val="en-US"/>
              </w:rPr>
              <w:t>N</w:t>
            </w:r>
          </w:p>
        </w:tc>
        <w:tc>
          <w:tcPr>
            <w:tcW w:w="1134" w:type="dxa"/>
          </w:tcPr>
          <w:p w14:paraId="6A801968" w14:textId="5127A438" w:rsidR="14D6FE1B" w:rsidRDefault="14D6FE1B" w:rsidP="14D6FE1B">
            <w:pPr>
              <w:pStyle w:val="ListParagraph"/>
              <w:ind w:left="0"/>
              <w:rPr>
                <w:lang w:val="en-US"/>
              </w:rPr>
            </w:pPr>
            <w:r w:rsidRPr="14D6FE1B">
              <w:rPr>
                <w:lang w:val="en-US"/>
              </w:rPr>
              <w:t>NA</w:t>
            </w:r>
          </w:p>
        </w:tc>
        <w:tc>
          <w:tcPr>
            <w:tcW w:w="3383" w:type="dxa"/>
          </w:tcPr>
          <w:p w14:paraId="00FF409F" w14:textId="428C8A7D" w:rsidR="008A2F37" w:rsidRPr="00583BC8" w:rsidRDefault="008A2F37" w:rsidP="00FB3306">
            <w:pPr>
              <w:pStyle w:val="ListParagraph"/>
              <w:ind w:left="0"/>
              <w:rPr>
                <w:lang w:val="en-US"/>
              </w:rPr>
            </w:pPr>
          </w:p>
        </w:tc>
      </w:tr>
      <w:tr w:rsidR="008A2F37" w:rsidRPr="00583BC8" w14:paraId="48D9CF5A" w14:textId="77777777" w:rsidTr="436F6952">
        <w:trPr>
          <w:trHeight w:val="288"/>
        </w:trPr>
        <w:tc>
          <w:tcPr>
            <w:tcW w:w="633" w:type="dxa"/>
            <w:tcMar>
              <w:top w:w="15" w:type="dxa"/>
              <w:left w:w="108" w:type="dxa"/>
              <w:bottom w:w="15" w:type="dxa"/>
              <w:right w:w="108" w:type="dxa"/>
            </w:tcMar>
          </w:tcPr>
          <w:p w14:paraId="5D986622" w14:textId="77777777" w:rsidR="008A2F37" w:rsidRPr="00583BC8" w:rsidRDefault="008A2F37" w:rsidP="00FB3306">
            <w:pPr>
              <w:spacing w:line="259" w:lineRule="auto"/>
              <w:rPr>
                <w:lang w:val="en-US"/>
              </w:rPr>
            </w:pPr>
          </w:p>
        </w:tc>
        <w:tc>
          <w:tcPr>
            <w:tcW w:w="2259" w:type="dxa"/>
            <w:tcMar>
              <w:top w:w="15" w:type="dxa"/>
              <w:left w:w="108" w:type="dxa"/>
              <w:bottom w:w="15" w:type="dxa"/>
              <w:right w:w="108" w:type="dxa"/>
            </w:tcMar>
          </w:tcPr>
          <w:p w14:paraId="3A931AB7" w14:textId="679C80B1" w:rsidR="008A2F37" w:rsidRPr="00583BC8" w:rsidRDefault="0315C2C0" w:rsidP="00FB3306">
            <w:pPr>
              <w:spacing w:line="259" w:lineRule="auto"/>
              <w:rPr>
                <w:lang w:val="en-US"/>
              </w:rPr>
            </w:pPr>
            <w:r w:rsidRPr="14D6FE1B">
              <w:rPr>
                <w:lang w:val="en-US"/>
              </w:rPr>
              <w:t>View APO</w:t>
            </w:r>
          </w:p>
        </w:tc>
        <w:tc>
          <w:tcPr>
            <w:tcW w:w="5041" w:type="dxa"/>
            <w:tcMar>
              <w:top w:w="15" w:type="dxa"/>
              <w:left w:w="108" w:type="dxa"/>
              <w:bottom w:w="15" w:type="dxa"/>
              <w:right w:w="108" w:type="dxa"/>
            </w:tcMar>
          </w:tcPr>
          <w:p w14:paraId="3874BBB1" w14:textId="35E6B98A" w:rsidR="008A2F37" w:rsidRPr="00583BC8" w:rsidRDefault="173D05EC" w:rsidP="080CE661">
            <w:pPr>
              <w:pStyle w:val="ListParagraph"/>
              <w:spacing w:line="259" w:lineRule="auto"/>
              <w:ind w:left="0"/>
            </w:pPr>
            <w:r w:rsidRPr="080CE661">
              <w:rPr>
                <w:lang w:val="en-US"/>
              </w:rPr>
              <w:t>RO users</w:t>
            </w:r>
          </w:p>
        </w:tc>
        <w:tc>
          <w:tcPr>
            <w:tcW w:w="993" w:type="dxa"/>
          </w:tcPr>
          <w:p w14:paraId="10EE7D26" w14:textId="50015B43" w:rsidR="14D6FE1B" w:rsidRDefault="14D6FE1B" w:rsidP="14D6FE1B">
            <w:pPr>
              <w:pStyle w:val="ListParagraph"/>
              <w:ind w:left="0"/>
              <w:rPr>
                <w:lang w:val="en-US"/>
              </w:rPr>
            </w:pPr>
            <w:r w:rsidRPr="14D6FE1B">
              <w:rPr>
                <w:lang w:val="en-US"/>
              </w:rPr>
              <w:t>N</w:t>
            </w:r>
          </w:p>
        </w:tc>
        <w:tc>
          <w:tcPr>
            <w:tcW w:w="850" w:type="dxa"/>
          </w:tcPr>
          <w:p w14:paraId="0D422DC8" w14:textId="0B60A424" w:rsidR="14D6FE1B" w:rsidRDefault="14D6FE1B" w:rsidP="14D6FE1B">
            <w:pPr>
              <w:pStyle w:val="ListParagraph"/>
              <w:ind w:left="0"/>
              <w:rPr>
                <w:lang w:val="en-US"/>
              </w:rPr>
            </w:pPr>
            <w:r w:rsidRPr="14D6FE1B">
              <w:rPr>
                <w:lang w:val="en-US"/>
              </w:rPr>
              <w:t>Y</w:t>
            </w:r>
          </w:p>
        </w:tc>
        <w:tc>
          <w:tcPr>
            <w:tcW w:w="992" w:type="dxa"/>
            <w:tcMar>
              <w:top w:w="15" w:type="dxa"/>
              <w:left w:w="108" w:type="dxa"/>
              <w:bottom w:w="15" w:type="dxa"/>
              <w:right w:w="108" w:type="dxa"/>
            </w:tcMar>
          </w:tcPr>
          <w:p w14:paraId="6DE9AB34" w14:textId="7F9A09BD" w:rsidR="14D6FE1B" w:rsidRDefault="14D6FE1B" w:rsidP="14D6FE1B">
            <w:pPr>
              <w:pStyle w:val="ListParagraph"/>
              <w:ind w:left="0"/>
              <w:rPr>
                <w:lang w:val="en-US"/>
              </w:rPr>
            </w:pPr>
            <w:r w:rsidRPr="14D6FE1B">
              <w:rPr>
                <w:lang w:val="en-US"/>
              </w:rPr>
              <w:t>N</w:t>
            </w:r>
          </w:p>
        </w:tc>
        <w:tc>
          <w:tcPr>
            <w:tcW w:w="992" w:type="dxa"/>
          </w:tcPr>
          <w:p w14:paraId="44E55BBB" w14:textId="7E90A4F0" w:rsidR="14D6FE1B" w:rsidRDefault="14D6FE1B" w:rsidP="14D6FE1B">
            <w:pPr>
              <w:pStyle w:val="ListParagraph"/>
              <w:ind w:left="0"/>
              <w:rPr>
                <w:lang w:val="en-US"/>
              </w:rPr>
            </w:pPr>
            <w:r w:rsidRPr="14D6FE1B">
              <w:rPr>
                <w:lang w:val="en-US"/>
              </w:rPr>
              <w:t>N</w:t>
            </w:r>
          </w:p>
        </w:tc>
        <w:tc>
          <w:tcPr>
            <w:tcW w:w="1134" w:type="dxa"/>
          </w:tcPr>
          <w:p w14:paraId="78842BD5" w14:textId="0A428177" w:rsidR="14D6FE1B" w:rsidRDefault="14D6FE1B" w:rsidP="14D6FE1B">
            <w:pPr>
              <w:pStyle w:val="ListParagraph"/>
              <w:ind w:left="0"/>
              <w:rPr>
                <w:lang w:val="en-US"/>
              </w:rPr>
            </w:pPr>
            <w:r w:rsidRPr="14D6FE1B">
              <w:rPr>
                <w:lang w:val="en-US"/>
              </w:rPr>
              <w:t>NA</w:t>
            </w:r>
          </w:p>
        </w:tc>
        <w:tc>
          <w:tcPr>
            <w:tcW w:w="3383" w:type="dxa"/>
          </w:tcPr>
          <w:p w14:paraId="090967A5" w14:textId="35F6473A" w:rsidR="008A2F37" w:rsidRPr="00583BC8" w:rsidRDefault="12FC8D95" w:rsidP="00FB3306">
            <w:pPr>
              <w:spacing w:line="259" w:lineRule="auto"/>
              <w:rPr>
                <w:lang w:val="en-US"/>
              </w:rPr>
            </w:pPr>
            <w:r w:rsidRPr="14D6FE1B">
              <w:rPr>
                <w:lang w:val="en-US"/>
              </w:rPr>
              <w:t>Access only to view processing instructions and notes</w:t>
            </w:r>
          </w:p>
        </w:tc>
      </w:tr>
      <w:tr w:rsidR="14D6FE1B" w14:paraId="6B773744" w14:textId="77777777" w:rsidTr="436F6952">
        <w:trPr>
          <w:trHeight w:val="288"/>
        </w:trPr>
        <w:tc>
          <w:tcPr>
            <w:tcW w:w="671" w:type="dxa"/>
            <w:tcMar>
              <w:top w:w="15" w:type="dxa"/>
              <w:left w:w="108" w:type="dxa"/>
              <w:bottom w:w="15" w:type="dxa"/>
              <w:right w:w="108" w:type="dxa"/>
            </w:tcMar>
          </w:tcPr>
          <w:p w14:paraId="7154C79E" w14:textId="3F09414A" w:rsidR="14D6FE1B" w:rsidRDefault="14D6FE1B" w:rsidP="14D6FE1B">
            <w:pPr>
              <w:spacing w:line="259" w:lineRule="auto"/>
              <w:rPr>
                <w:lang w:val="en-US"/>
              </w:rPr>
            </w:pPr>
          </w:p>
        </w:tc>
        <w:tc>
          <w:tcPr>
            <w:tcW w:w="2396" w:type="dxa"/>
            <w:tcMar>
              <w:top w:w="15" w:type="dxa"/>
              <w:left w:w="108" w:type="dxa"/>
              <w:bottom w:w="15" w:type="dxa"/>
              <w:right w:w="108" w:type="dxa"/>
            </w:tcMar>
          </w:tcPr>
          <w:p w14:paraId="022B0E2C" w14:textId="2E26FB86" w:rsidR="0315C2C0" w:rsidRDefault="0315C2C0" w:rsidP="14D6FE1B">
            <w:pPr>
              <w:spacing w:line="259" w:lineRule="auto"/>
              <w:rPr>
                <w:lang w:val="en-US"/>
              </w:rPr>
            </w:pPr>
            <w:r w:rsidRPr="14D6FE1B">
              <w:rPr>
                <w:lang w:val="en-US"/>
              </w:rPr>
              <w:t>Edit APO</w:t>
            </w:r>
          </w:p>
        </w:tc>
        <w:tc>
          <w:tcPr>
            <w:tcW w:w="5349" w:type="dxa"/>
            <w:tcMar>
              <w:top w:w="15" w:type="dxa"/>
              <w:left w:w="108" w:type="dxa"/>
              <w:bottom w:w="15" w:type="dxa"/>
              <w:right w:w="108" w:type="dxa"/>
            </w:tcMar>
          </w:tcPr>
          <w:p w14:paraId="55C08AE0" w14:textId="4B60F986" w:rsidR="0315C2C0" w:rsidRDefault="0315C2C0" w:rsidP="14D6FE1B">
            <w:pPr>
              <w:pStyle w:val="ListParagraph"/>
              <w:ind w:left="0"/>
              <w:rPr>
                <w:lang w:val="en-US"/>
              </w:rPr>
            </w:pPr>
            <w:r w:rsidRPr="14D6FE1B">
              <w:rPr>
                <w:lang w:val="en-US"/>
              </w:rPr>
              <w:t>Admissions Coordinators</w:t>
            </w:r>
          </w:p>
        </w:tc>
        <w:tc>
          <w:tcPr>
            <w:tcW w:w="1054" w:type="dxa"/>
          </w:tcPr>
          <w:p w14:paraId="4858750F" w14:textId="495961CC" w:rsidR="55CF4FE3" w:rsidRDefault="55CF4FE3" w:rsidP="14D6FE1B">
            <w:pPr>
              <w:pStyle w:val="ListParagraph"/>
              <w:spacing w:line="259" w:lineRule="auto"/>
              <w:ind w:left="0"/>
            </w:pPr>
            <w:r w:rsidRPr="14D6FE1B">
              <w:rPr>
                <w:lang w:val="en-US"/>
              </w:rPr>
              <w:t>N</w:t>
            </w:r>
          </w:p>
        </w:tc>
        <w:tc>
          <w:tcPr>
            <w:tcW w:w="902" w:type="dxa"/>
          </w:tcPr>
          <w:p w14:paraId="004A9966" w14:textId="4FF51867" w:rsidR="14D6FE1B" w:rsidRDefault="14D6FE1B" w:rsidP="14D6FE1B">
            <w:pPr>
              <w:pStyle w:val="ListParagraph"/>
              <w:ind w:left="0"/>
              <w:rPr>
                <w:lang w:val="en-US"/>
              </w:rPr>
            </w:pPr>
            <w:r w:rsidRPr="14D6FE1B">
              <w:rPr>
                <w:lang w:val="en-US"/>
              </w:rPr>
              <w:t>Y</w:t>
            </w:r>
          </w:p>
        </w:tc>
        <w:tc>
          <w:tcPr>
            <w:tcW w:w="1053" w:type="dxa"/>
            <w:tcMar>
              <w:top w:w="15" w:type="dxa"/>
              <w:left w:w="108" w:type="dxa"/>
              <w:bottom w:w="15" w:type="dxa"/>
              <w:right w:w="108" w:type="dxa"/>
            </w:tcMar>
          </w:tcPr>
          <w:p w14:paraId="5C8F0B92" w14:textId="2FB6460E" w:rsidR="14D6FE1B" w:rsidRDefault="14D6FE1B" w:rsidP="14D6FE1B">
            <w:pPr>
              <w:pStyle w:val="ListParagraph"/>
              <w:ind w:left="0"/>
              <w:rPr>
                <w:lang w:val="en-US"/>
              </w:rPr>
            </w:pPr>
            <w:r w:rsidRPr="14D6FE1B">
              <w:rPr>
                <w:lang w:val="en-US"/>
              </w:rPr>
              <w:t>Y</w:t>
            </w:r>
          </w:p>
        </w:tc>
        <w:tc>
          <w:tcPr>
            <w:tcW w:w="1053" w:type="dxa"/>
          </w:tcPr>
          <w:p w14:paraId="5CBC05E2" w14:textId="19743EBB" w:rsidR="3E3ED188" w:rsidRDefault="3E3ED188" w:rsidP="14D6FE1B">
            <w:pPr>
              <w:pStyle w:val="ListParagraph"/>
              <w:spacing w:line="259" w:lineRule="auto"/>
              <w:ind w:left="0"/>
            </w:pPr>
            <w:r w:rsidRPr="14D6FE1B">
              <w:rPr>
                <w:lang w:val="en-US"/>
              </w:rPr>
              <w:t>N</w:t>
            </w:r>
          </w:p>
        </w:tc>
        <w:tc>
          <w:tcPr>
            <w:tcW w:w="1203" w:type="dxa"/>
          </w:tcPr>
          <w:p w14:paraId="695CD05B" w14:textId="5127A438" w:rsidR="14D6FE1B" w:rsidRDefault="14D6FE1B" w:rsidP="14D6FE1B">
            <w:pPr>
              <w:pStyle w:val="ListParagraph"/>
              <w:ind w:left="0"/>
              <w:rPr>
                <w:lang w:val="en-US"/>
              </w:rPr>
            </w:pPr>
            <w:r w:rsidRPr="14D6FE1B">
              <w:rPr>
                <w:lang w:val="en-US"/>
              </w:rPr>
              <w:t>NA</w:t>
            </w:r>
          </w:p>
        </w:tc>
        <w:tc>
          <w:tcPr>
            <w:tcW w:w="3589" w:type="dxa"/>
          </w:tcPr>
          <w:p w14:paraId="747B9F38" w14:textId="5D3C6919" w:rsidR="14D6FE1B" w:rsidRDefault="14D6FE1B" w:rsidP="14D6FE1B">
            <w:pPr>
              <w:spacing w:line="259" w:lineRule="auto"/>
              <w:rPr>
                <w:lang w:val="en-US"/>
              </w:rPr>
            </w:pPr>
          </w:p>
        </w:tc>
      </w:tr>
    </w:tbl>
    <w:p w14:paraId="66F48230" w14:textId="77777777" w:rsidR="00801651" w:rsidRDefault="00801651" w:rsidP="00801651">
      <w:pPr>
        <w:rPr>
          <w:lang w:val="en-US"/>
        </w:rPr>
      </w:pPr>
    </w:p>
    <w:p w14:paraId="4D336B1D" w14:textId="77777777" w:rsidR="00801651" w:rsidRDefault="00801651" w:rsidP="00801651">
      <w:pPr>
        <w:pStyle w:val="ListParagraph"/>
        <w:ind w:left="0"/>
        <w:rPr>
          <w:color w:val="000000" w:themeColor="text1"/>
        </w:rPr>
      </w:pPr>
    </w:p>
    <w:p w14:paraId="48A12528" w14:textId="77777777" w:rsidR="00801651" w:rsidRDefault="00801651" w:rsidP="00801651">
      <w:pPr>
        <w:pStyle w:val="ListParagraph"/>
        <w:ind w:left="0"/>
        <w:rPr>
          <w:color w:val="000000" w:themeColor="text1"/>
        </w:rPr>
      </w:pPr>
    </w:p>
    <w:p w14:paraId="3D6C87FD" w14:textId="68941CDE" w:rsidR="00F50BE1" w:rsidRDefault="00957837" w:rsidP="07B40855">
      <w:pPr>
        <w:pStyle w:val="Heading1"/>
        <w:numPr>
          <w:ilvl w:val="0"/>
          <w:numId w:val="0"/>
        </w:numPr>
      </w:pPr>
      <w:r>
        <w:t xml:space="preserve"> </w:t>
      </w:r>
      <w:r w:rsidR="00832831">
        <w:t xml:space="preserve">Other </w:t>
      </w:r>
      <w:r w:rsidR="00F50BE1">
        <w:t>Configurations</w:t>
      </w:r>
    </w:p>
    <w:p w14:paraId="15244E50" w14:textId="1660ED70" w:rsidR="001D2533" w:rsidRDefault="001D2533" w:rsidP="001D2533"/>
    <w:p w14:paraId="3A6FD4BD" w14:textId="77777777" w:rsidR="001D2533" w:rsidRPr="00F62528" w:rsidRDefault="001D2533" w:rsidP="001D2533">
      <w:r w:rsidRPr="1D243EFC">
        <w:t>The table below identifies any other configurations not mentioned above such as application settings, terms and conditions, as well as any configurations belonging to another module (e.g. Holds, Document Types).</w:t>
      </w:r>
    </w:p>
    <w:p w14:paraId="07A9D858" w14:textId="77777777" w:rsidR="00F50BE1" w:rsidRPr="00801651" w:rsidRDefault="00F50BE1" w:rsidP="00F50BE1"/>
    <w:tbl>
      <w:tblPr>
        <w:tblStyle w:val="TableGridLight"/>
        <w:tblW w:w="5000" w:type="pct"/>
        <w:tblLayout w:type="fixed"/>
        <w:tblCellMar>
          <w:top w:w="58" w:type="dxa"/>
          <w:left w:w="115" w:type="dxa"/>
          <w:bottom w:w="58" w:type="dxa"/>
          <w:right w:w="115" w:type="dxa"/>
        </w:tblCellMar>
        <w:tblLook w:val="04A0" w:firstRow="1" w:lastRow="0" w:firstColumn="1" w:lastColumn="0" w:noHBand="0" w:noVBand="1"/>
      </w:tblPr>
      <w:tblGrid>
        <w:gridCol w:w="1555"/>
        <w:gridCol w:w="3402"/>
        <w:gridCol w:w="8903"/>
        <w:gridCol w:w="3410"/>
      </w:tblGrid>
      <w:tr w:rsidR="00F50BE1" w:rsidRPr="00583BC8" w14:paraId="2306D0C8" w14:textId="77777777" w:rsidTr="6254938A">
        <w:trPr>
          <w:trHeight w:val="288"/>
          <w:tblHeader/>
        </w:trPr>
        <w:tc>
          <w:tcPr>
            <w:tcW w:w="1555" w:type="dxa"/>
            <w:shd w:val="clear" w:color="auto" w:fill="008000"/>
            <w:tcMar>
              <w:top w:w="15" w:type="dxa"/>
              <w:left w:w="108" w:type="dxa"/>
              <w:bottom w:w="15" w:type="dxa"/>
              <w:right w:w="108" w:type="dxa"/>
            </w:tcMar>
            <w:vAlign w:val="center"/>
            <w:hideMark/>
          </w:tcPr>
          <w:p w14:paraId="19DD5CDF" w14:textId="77777777" w:rsidR="00F50BE1" w:rsidRPr="008267DD" w:rsidRDefault="00F50BE1" w:rsidP="00CD4D75">
            <w:pPr>
              <w:pStyle w:val="ListParagraph"/>
              <w:ind w:left="0"/>
              <w:jc w:val="center"/>
              <w:rPr>
                <w:b/>
                <w:bCs/>
                <w:color w:val="FFFFFF" w:themeColor="background1"/>
                <w:lang w:val="en-US"/>
              </w:rPr>
            </w:pPr>
            <w:r w:rsidRPr="53A49A16">
              <w:rPr>
                <w:b/>
                <w:bCs/>
                <w:color w:val="FFFFFF" w:themeColor="background1"/>
                <w:lang w:val="en-US"/>
              </w:rPr>
              <w:t>ID</w:t>
            </w:r>
          </w:p>
        </w:tc>
        <w:tc>
          <w:tcPr>
            <w:tcW w:w="3402" w:type="dxa"/>
            <w:shd w:val="clear" w:color="auto" w:fill="008000"/>
            <w:tcMar>
              <w:top w:w="15" w:type="dxa"/>
              <w:left w:w="108" w:type="dxa"/>
              <w:bottom w:w="15" w:type="dxa"/>
              <w:right w:w="108" w:type="dxa"/>
            </w:tcMar>
            <w:vAlign w:val="center"/>
            <w:hideMark/>
          </w:tcPr>
          <w:p w14:paraId="5C4093A1" w14:textId="77777777" w:rsidR="00F50BE1" w:rsidRPr="008267DD" w:rsidRDefault="00F50BE1" w:rsidP="00CD4D75">
            <w:pPr>
              <w:pStyle w:val="ListParagraph"/>
              <w:ind w:left="0"/>
              <w:jc w:val="center"/>
              <w:rPr>
                <w:b/>
                <w:bCs/>
                <w:color w:val="FFFFFF" w:themeColor="background1"/>
                <w:lang w:val="en-US"/>
              </w:rPr>
            </w:pPr>
            <w:r>
              <w:rPr>
                <w:b/>
                <w:bCs/>
                <w:color w:val="FFFFFF" w:themeColor="background1"/>
                <w:lang w:val="en-US"/>
              </w:rPr>
              <w:t>Configuration Type</w:t>
            </w:r>
          </w:p>
        </w:tc>
        <w:tc>
          <w:tcPr>
            <w:tcW w:w="8903" w:type="dxa"/>
            <w:shd w:val="clear" w:color="auto" w:fill="008000"/>
            <w:tcMar>
              <w:top w:w="15" w:type="dxa"/>
              <w:left w:w="108" w:type="dxa"/>
              <w:bottom w:w="15" w:type="dxa"/>
              <w:right w:w="108" w:type="dxa"/>
            </w:tcMar>
            <w:vAlign w:val="center"/>
            <w:hideMark/>
          </w:tcPr>
          <w:p w14:paraId="346C5F4E" w14:textId="77777777" w:rsidR="00F50BE1" w:rsidRPr="008267DD" w:rsidRDefault="00F50BE1" w:rsidP="00CD4D75">
            <w:pPr>
              <w:pStyle w:val="ListParagraph"/>
              <w:ind w:left="0"/>
              <w:jc w:val="center"/>
              <w:rPr>
                <w:b/>
                <w:bCs/>
                <w:color w:val="FFFFFF" w:themeColor="background1"/>
                <w:lang w:val="en-US"/>
              </w:rPr>
            </w:pPr>
            <w:r>
              <w:rPr>
                <w:b/>
                <w:bCs/>
                <w:color w:val="FFFFFF" w:themeColor="background1"/>
                <w:lang w:val="en-US"/>
              </w:rPr>
              <w:t>Description</w:t>
            </w:r>
          </w:p>
        </w:tc>
        <w:tc>
          <w:tcPr>
            <w:tcW w:w="3410" w:type="dxa"/>
            <w:shd w:val="clear" w:color="auto" w:fill="008000"/>
            <w:vAlign w:val="center"/>
          </w:tcPr>
          <w:p w14:paraId="3C9108AE" w14:textId="77777777" w:rsidR="00F50BE1" w:rsidRPr="008267DD" w:rsidRDefault="00F50BE1" w:rsidP="00CD4D75">
            <w:pPr>
              <w:pStyle w:val="ListParagraph"/>
              <w:ind w:left="0"/>
              <w:jc w:val="center"/>
              <w:rPr>
                <w:b/>
                <w:bCs/>
                <w:color w:val="FFFFFF" w:themeColor="background1"/>
                <w:lang w:val="en-US"/>
              </w:rPr>
            </w:pPr>
            <w:r>
              <w:rPr>
                <w:b/>
                <w:bCs/>
                <w:color w:val="FFFFFF" w:themeColor="background1"/>
                <w:lang w:val="en-US"/>
              </w:rPr>
              <w:t>Comments</w:t>
            </w:r>
          </w:p>
        </w:tc>
      </w:tr>
      <w:tr w:rsidR="00F50BE1" w:rsidRPr="00583BC8" w14:paraId="4C35D85F" w14:textId="77777777" w:rsidTr="6254938A">
        <w:trPr>
          <w:trHeight w:val="288"/>
        </w:trPr>
        <w:tc>
          <w:tcPr>
            <w:tcW w:w="1555" w:type="dxa"/>
            <w:tcMar>
              <w:top w:w="15" w:type="dxa"/>
              <w:left w:w="108" w:type="dxa"/>
              <w:bottom w:w="15" w:type="dxa"/>
              <w:right w:w="108" w:type="dxa"/>
            </w:tcMar>
          </w:tcPr>
          <w:p w14:paraId="57844CC4" w14:textId="77777777" w:rsidR="00F50BE1" w:rsidRPr="00583BC8" w:rsidRDefault="00F50BE1" w:rsidP="005904DC">
            <w:pPr>
              <w:pStyle w:val="ListParagraph"/>
              <w:ind w:left="0"/>
              <w:rPr>
                <w:lang w:val="en-US"/>
              </w:rPr>
            </w:pPr>
          </w:p>
        </w:tc>
        <w:tc>
          <w:tcPr>
            <w:tcW w:w="3402" w:type="dxa"/>
            <w:tcMar>
              <w:top w:w="15" w:type="dxa"/>
              <w:left w:w="108" w:type="dxa"/>
              <w:bottom w:w="15" w:type="dxa"/>
              <w:right w:w="108" w:type="dxa"/>
            </w:tcMar>
          </w:tcPr>
          <w:p w14:paraId="0981D951" w14:textId="75597A60" w:rsidR="00F50BE1" w:rsidRPr="00583BC8" w:rsidRDefault="6254938A" w:rsidP="005904DC">
            <w:pPr>
              <w:pStyle w:val="ListParagraph"/>
              <w:ind w:left="0"/>
              <w:rPr>
                <w:lang w:val="en-US"/>
              </w:rPr>
            </w:pPr>
            <w:r w:rsidRPr="6254938A">
              <w:rPr>
                <w:lang w:val="en-US"/>
              </w:rPr>
              <w:t xml:space="preserve">Document Types (Community) </w:t>
            </w:r>
          </w:p>
        </w:tc>
        <w:tc>
          <w:tcPr>
            <w:tcW w:w="8903" w:type="dxa"/>
            <w:tcMar>
              <w:top w:w="15" w:type="dxa"/>
              <w:left w:w="108" w:type="dxa"/>
              <w:bottom w:w="15" w:type="dxa"/>
              <w:right w:w="108" w:type="dxa"/>
            </w:tcMar>
          </w:tcPr>
          <w:p w14:paraId="557AB14C" w14:textId="49AF0FCB" w:rsidR="00F50BE1" w:rsidRPr="00583BC8" w:rsidRDefault="00F50BE1" w:rsidP="005904DC">
            <w:pPr>
              <w:pStyle w:val="ListParagraph"/>
              <w:ind w:left="0"/>
              <w:rPr>
                <w:lang w:val="en-US"/>
              </w:rPr>
            </w:pPr>
          </w:p>
        </w:tc>
        <w:tc>
          <w:tcPr>
            <w:tcW w:w="3410" w:type="dxa"/>
          </w:tcPr>
          <w:p w14:paraId="5EF08547" w14:textId="77777777" w:rsidR="00F50BE1" w:rsidRPr="00583BC8" w:rsidRDefault="00F50BE1" w:rsidP="005904DC">
            <w:pPr>
              <w:pStyle w:val="ListParagraph"/>
              <w:ind w:left="0"/>
              <w:rPr>
                <w:lang w:val="en-US"/>
              </w:rPr>
            </w:pPr>
          </w:p>
        </w:tc>
      </w:tr>
      <w:tr w:rsidR="00F50BE1" w:rsidRPr="00583BC8" w14:paraId="46F532E5" w14:textId="77777777" w:rsidTr="6254938A">
        <w:trPr>
          <w:trHeight w:val="288"/>
        </w:trPr>
        <w:tc>
          <w:tcPr>
            <w:tcW w:w="1555" w:type="dxa"/>
            <w:tcMar>
              <w:top w:w="15" w:type="dxa"/>
              <w:left w:w="108" w:type="dxa"/>
              <w:bottom w:w="15" w:type="dxa"/>
              <w:right w:w="108" w:type="dxa"/>
            </w:tcMar>
          </w:tcPr>
          <w:p w14:paraId="48BA9DB6" w14:textId="77777777" w:rsidR="00F50BE1" w:rsidRPr="00583BC8" w:rsidRDefault="00F50BE1" w:rsidP="005904DC">
            <w:pPr>
              <w:pStyle w:val="ListParagraph"/>
              <w:ind w:left="0"/>
              <w:rPr>
                <w:lang w:val="en-US"/>
              </w:rPr>
            </w:pPr>
          </w:p>
        </w:tc>
        <w:tc>
          <w:tcPr>
            <w:tcW w:w="3402" w:type="dxa"/>
            <w:tcMar>
              <w:top w:w="15" w:type="dxa"/>
              <w:left w:w="108" w:type="dxa"/>
              <w:bottom w:w="15" w:type="dxa"/>
              <w:right w:w="108" w:type="dxa"/>
            </w:tcMar>
          </w:tcPr>
          <w:p w14:paraId="3A4129DB" w14:textId="189009AB" w:rsidR="00F50BE1" w:rsidRPr="00583BC8" w:rsidRDefault="6254938A" w:rsidP="005904DC">
            <w:pPr>
              <w:pStyle w:val="ListParagraph"/>
              <w:ind w:left="0"/>
              <w:rPr>
                <w:lang w:val="en-US"/>
              </w:rPr>
            </w:pPr>
            <w:r w:rsidRPr="6254938A">
              <w:rPr>
                <w:lang w:val="en-US"/>
              </w:rPr>
              <w:t xml:space="preserve">Code Mapping (Community)  </w:t>
            </w:r>
          </w:p>
        </w:tc>
        <w:tc>
          <w:tcPr>
            <w:tcW w:w="8903" w:type="dxa"/>
            <w:tcMar>
              <w:top w:w="15" w:type="dxa"/>
              <w:left w:w="108" w:type="dxa"/>
              <w:bottom w:w="15" w:type="dxa"/>
              <w:right w:w="108" w:type="dxa"/>
            </w:tcMar>
          </w:tcPr>
          <w:p w14:paraId="70EF8F1F" w14:textId="77777777" w:rsidR="00F50BE1" w:rsidRPr="00583BC8" w:rsidRDefault="00F50BE1" w:rsidP="005904DC">
            <w:pPr>
              <w:pStyle w:val="ListParagraph"/>
              <w:ind w:left="0"/>
              <w:rPr>
                <w:lang w:val="en-US"/>
              </w:rPr>
            </w:pPr>
          </w:p>
        </w:tc>
        <w:tc>
          <w:tcPr>
            <w:tcW w:w="3410" w:type="dxa"/>
          </w:tcPr>
          <w:p w14:paraId="31528CED" w14:textId="77777777" w:rsidR="00F50BE1" w:rsidRPr="00583BC8" w:rsidRDefault="00F50BE1" w:rsidP="005904DC">
            <w:pPr>
              <w:pStyle w:val="ListParagraph"/>
              <w:ind w:left="0"/>
              <w:rPr>
                <w:lang w:val="en-US"/>
              </w:rPr>
            </w:pPr>
          </w:p>
        </w:tc>
      </w:tr>
      <w:tr w:rsidR="00F50BE1" w:rsidRPr="00583BC8" w14:paraId="608246FC" w14:textId="77777777" w:rsidTr="6254938A">
        <w:trPr>
          <w:trHeight w:val="288"/>
        </w:trPr>
        <w:tc>
          <w:tcPr>
            <w:tcW w:w="1555" w:type="dxa"/>
            <w:tcMar>
              <w:top w:w="15" w:type="dxa"/>
              <w:left w:w="108" w:type="dxa"/>
              <w:bottom w:w="15" w:type="dxa"/>
              <w:right w:w="108" w:type="dxa"/>
            </w:tcMar>
          </w:tcPr>
          <w:p w14:paraId="47AE4A04" w14:textId="77777777" w:rsidR="00F50BE1" w:rsidRPr="00583BC8" w:rsidRDefault="00F50BE1" w:rsidP="005904DC">
            <w:pPr>
              <w:pStyle w:val="ListParagraph"/>
              <w:ind w:left="0"/>
              <w:rPr>
                <w:lang w:val="en-US"/>
              </w:rPr>
            </w:pPr>
          </w:p>
        </w:tc>
        <w:tc>
          <w:tcPr>
            <w:tcW w:w="3402" w:type="dxa"/>
            <w:tcMar>
              <w:top w:w="15" w:type="dxa"/>
              <w:left w:w="108" w:type="dxa"/>
              <w:bottom w:w="15" w:type="dxa"/>
              <w:right w:w="108" w:type="dxa"/>
            </w:tcMar>
          </w:tcPr>
          <w:p w14:paraId="045A5898" w14:textId="057B1413" w:rsidR="00F50BE1" w:rsidRPr="00583BC8" w:rsidRDefault="6254938A" w:rsidP="005904DC">
            <w:pPr>
              <w:pStyle w:val="ListParagraph"/>
              <w:ind w:left="0"/>
              <w:rPr>
                <w:lang w:val="en-US"/>
              </w:rPr>
            </w:pPr>
            <w:r w:rsidRPr="6254938A">
              <w:rPr>
                <w:lang w:val="en-US"/>
              </w:rPr>
              <w:t xml:space="preserve">ID Generator (Community)  </w:t>
            </w:r>
          </w:p>
        </w:tc>
        <w:tc>
          <w:tcPr>
            <w:tcW w:w="8903" w:type="dxa"/>
            <w:tcMar>
              <w:top w:w="15" w:type="dxa"/>
              <w:left w:w="108" w:type="dxa"/>
              <w:bottom w:w="15" w:type="dxa"/>
              <w:right w:w="108" w:type="dxa"/>
            </w:tcMar>
          </w:tcPr>
          <w:p w14:paraId="19056A3B" w14:textId="77777777" w:rsidR="00F50BE1" w:rsidRPr="00583BC8" w:rsidRDefault="00F50BE1" w:rsidP="005904DC">
            <w:pPr>
              <w:pStyle w:val="ListParagraph"/>
              <w:ind w:left="0"/>
              <w:rPr>
                <w:lang w:val="en-US"/>
              </w:rPr>
            </w:pPr>
          </w:p>
        </w:tc>
        <w:tc>
          <w:tcPr>
            <w:tcW w:w="3410" w:type="dxa"/>
          </w:tcPr>
          <w:p w14:paraId="7FC916F2" w14:textId="77777777" w:rsidR="00F50BE1" w:rsidRPr="00583BC8" w:rsidRDefault="00F50BE1" w:rsidP="005904DC">
            <w:pPr>
              <w:pStyle w:val="ListParagraph"/>
              <w:ind w:left="0"/>
              <w:rPr>
                <w:lang w:val="en-US"/>
              </w:rPr>
            </w:pPr>
          </w:p>
        </w:tc>
      </w:tr>
      <w:tr w:rsidR="00F50BE1" w:rsidRPr="00583BC8" w14:paraId="50956BCF" w14:textId="77777777" w:rsidTr="6254938A">
        <w:trPr>
          <w:trHeight w:val="288"/>
        </w:trPr>
        <w:tc>
          <w:tcPr>
            <w:tcW w:w="1555" w:type="dxa"/>
            <w:tcMar>
              <w:top w:w="15" w:type="dxa"/>
              <w:left w:w="108" w:type="dxa"/>
              <w:bottom w:w="15" w:type="dxa"/>
              <w:right w:w="108" w:type="dxa"/>
            </w:tcMar>
          </w:tcPr>
          <w:p w14:paraId="00EA222B" w14:textId="77777777" w:rsidR="00F50BE1" w:rsidRPr="00583BC8" w:rsidRDefault="00F50BE1" w:rsidP="005904DC">
            <w:pPr>
              <w:pStyle w:val="ListParagraph"/>
              <w:ind w:left="0"/>
              <w:rPr>
                <w:lang w:val="en-US"/>
              </w:rPr>
            </w:pPr>
          </w:p>
        </w:tc>
        <w:tc>
          <w:tcPr>
            <w:tcW w:w="3402" w:type="dxa"/>
            <w:tcMar>
              <w:top w:w="15" w:type="dxa"/>
              <w:left w:w="108" w:type="dxa"/>
              <w:bottom w:w="15" w:type="dxa"/>
              <w:right w:w="108" w:type="dxa"/>
            </w:tcMar>
          </w:tcPr>
          <w:p w14:paraId="312D7F53" w14:textId="0DC6BD42" w:rsidR="00F50BE1" w:rsidRPr="00583BC8" w:rsidRDefault="6254938A" w:rsidP="6254938A">
            <w:pPr>
              <w:rPr>
                <w:rFonts w:eastAsia="Arial"/>
                <w:color w:val="000000" w:themeColor="text1"/>
                <w:lang w:val="en-US"/>
              </w:rPr>
            </w:pPr>
            <w:r w:rsidRPr="6254938A">
              <w:rPr>
                <w:rFonts w:eastAsia="Arial"/>
                <w:color w:val="000000" w:themeColor="text1"/>
                <w:lang w:val="en-US"/>
              </w:rPr>
              <w:t>Holds/Alerts (Community)</w:t>
            </w:r>
          </w:p>
        </w:tc>
        <w:tc>
          <w:tcPr>
            <w:tcW w:w="8903" w:type="dxa"/>
            <w:tcMar>
              <w:top w:w="15" w:type="dxa"/>
              <w:left w:w="108" w:type="dxa"/>
              <w:bottom w:w="15" w:type="dxa"/>
              <w:right w:w="108" w:type="dxa"/>
            </w:tcMar>
          </w:tcPr>
          <w:p w14:paraId="397A535E" w14:textId="77777777" w:rsidR="00F50BE1" w:rsidRPr="00583BC8" w:rsidRDefault="00F50BE1" w:rsidP="005904DC">
            <w:pPr>
              <w:pStyle w:val="ListParagraph"/>
              <w:ind w:left="0"/>
              <w:rPr>
                <w:lang w:val="en-US"/>
              </w:rPr>
            </w:pPr>
          </w:p>
        </w:tc>
        <w:tc>
          <w:tcPr>
            <w:tcW w:w="3410" w:type="dxa"/>
          </w:tcPr>
          <w:p w14:paraId="24DD15AE" w14:textId="77777777" w:rsidR="00F50BE1" w:rsidRPr="00583BC8" w:rsidRDefault="00F50BE1" w:rsidP="005904DC">
            <w:pPr>
              <w:pStyle w:val="ListParagraph"/>
              <w:ind w:left="0"/>
              <w:rPr>
                <w:lang w:val="en-US"/>
              </w:rPr>
            </w:pPr>
          </w:p>
        </w:tc>
      </w:tr>
      <w:tr w:rsidR="00F50BE1" w:rsidRPr="00583BC8" w14:paraId="676A92CB" w14:textId="77777777" w:rsidTr="6254938A">
        <w:trPr>
          <w:trHeight w:val="288"/>
        </w:trPr>
        <w:tc>
          <w:tcPr>
            <w:tcW w:w="1555" w:type="dxa"/>
            <w:tcMar>
              <w:top w:w="15" w:type="dxa"/>
              <w:left w:w="108" w:type="dxa"/>
              <w:bottom w:w="15" w:type="dxa"/>
              <w:right w:w="108" w:type="dxa"/>
            </w:tcMar>
          </w:tcPr>
          <w:p w14:paraId="0F55B580" w14:textId="77777777" w:rsidR="00F50BE1" w:rsidRPr="00583BC8" w:rsidRDefault="00F50BE1" w:rsidP="005904DC">
            <w:pPr>
              <w:spacing w:line="259" w:lineRule="auto"/>
              <w:rPr>
                <w:lang w:val="en-US"/>
              </w:rPr>
            </w:pPr>
          </w:p>
        </w:tc>
        <w:tc>
          <w:tcPr>
            <w:tcW w:w="3402" w:type="dxa"/>
            <w:tcMar>
              <w:top w:w="15" w:type="dxa"/>
              <w:left w:w="108" w:type="dxa"/>
              <w:bottom w:w="15" w:type="dxa"/>
              <w:right w:w="108" w:type="dxa"/>
            </w:tcMar>
          </w:tcPr>
          <w:p w14:paraId="6620A60C" w14:textId="223DD02C" w:rsidR="00F50BE1" w:rsidRPr="00583BC8" w:rsidRDefault="6254938A" w:rsidP="005904DC">
            <w:pPr>
              <w:spacing w:line="259" w:lineRule="auto"/>
              <w:rPr>
                <w:lang w:val="en-US"/>
              </w:rPr>
            </w:pPr>
            <w:r w:rsidRPr="6254938A">
              <w:rPr>
                <w:lang w:val="en-US"/>
              </w:rPr>
              <w:t xml:space="preserve">Terms and Conditions  </w:t>
            </w:r>
          </w:p>
        </w:tc>
        <w:tc>
          <w:tcPr>
            <w:tcW w:w="8903" w:type="dxa"/>
            <w:tcMar>
              <w:top w:w="15" w:type="dxa"/>
              <w:left w:w="108" w:type="dxa"/>
              <w:bottom w:w="15" w:type="dxa"/>
              <w:right w:w="108" w:type="dxa"/>
            </w:tcMar>
          </w:tcPr>
          <w:p w14:paraId="0D8EFD31" w14:textId="77777777" w:rsidR="00F50BE1" w:rsidRPr="00583BC8" w:rsidRDefault="00F50BE1" w:rsidP="005904DC">
            <w:pPr>
              <w:spacing w:line="259" w:lineRule="auto"/>
              <w:rPr>
                <w:lang w:val="en-US"/>
              </w:rPr>
            </w:pPr>
          </w:p>
        </w:tc>
        <w:tc>
          <w:tcPr>
            <w:tcW w:w="3410" w:type="dxa"/>
          </w:tcPr>
          <w:p w14:paraId="41940AAE" w14:textId="77777777" w:rsidR="00F50BE1" w:rsidRPr="00583BC8" w:rsidRDefault="00F50BE1" w:rsidP="005904DC">
            <w:pPr>
              <w:spacing w:line="259" w:lineRule="auto"/>
              <w:rPr>
                <w:lang w:val="en-US"/>
              </w:rPr>
            </w:pPr>
          </w:p>
        </w:tc>
      </w:tr>
      <w:tr w:rsidR="6254938A" w14:paraId="438CBE66" w14:textId="77777777" w:rsidTr="6254938A">
        <w:trPr>
          <w:trHeight w:val="288"/>
        </w:trPr>
        <w:tc>
          <w:tcPr>
            <w:tcW w:w="1555" w:type="dxa"/>
            <w:tcMar>
              <w:top w:w="15" w:type="dxa"/>
              <w:left w:w="108" w:type="dxa"/>
              <w:bottom w:w="15" w:type="dxa"/>
              <w:right w:w="108" w:type="dxa"/>
            </w:tcMar>
          </w:tcPr>
          <w:p w14:paraId="53BE7A22" w14:textId="02037B25" w:rsidR="6254938A" w:rsidRDefault="6254938A" w:rsidP="6254938A">
            <w:pPr>
              <w:spacing w:line="259" w:lineRule="auto"/>
              <w:rPr>
                <w:lang w:val="en-US"/>
              </w:rPr>
            </w:pPr>
          </w:p>
        </w:tc>
        <w:tc>
          <w:tcPr>
            <w:tcW w:w="3402" w:type="dxa"/>
            <w:tcMar>
              <w:top w:w="15" w:type="dxa"/>
              <w:left w:w="108" w:type="dxa"/>
              <w:bottom w:w="15" w:type="dxa"/>
              <w:right w:w="108" w:type="dxa"/>
            </w:tcMar>
          </w:tcPr>
          <w:p w14:paraId="1569EF07" w14:textId="04258270" w:rsidR="6254938A" w:rsidRDefault="6254938A" w:rsidP="6254938A">
            <w:pPr>
              <w:spacing w:line="259" w:lineRule="auto"/>
              <w:rPr>
                <w:lang w:val="en-US"/>
              </w:rPr>
            </w:pPr>
            <w:r w:rsidRPr="6254938A">
              <w:rPr>
                <w:lang w:val="en-US"/>
              </w:rPr>
              <w:t>Application Settings</w:t>
            </w:r>
          </w:p>
        </w:tc>
        <w:tc>
          <w:tcPr>
            <w:tcW w:w="8903" w:type="dxa"/>
            <w:tcMar>
              <w:top w:w="15" w:type="dxa"/>
              <w:left w:w="108" w:type="dxa"/>
              <w:bottom w:w="15" w:type="dxa"/>
              <w:right w:w="108" w:type="dxa"/>
            </w:tcMar>
          </w:tcPr>
          <w:p w14:paraId="78BD40B9" w14:textId="580BD220" w:rsidR="6254938A" w:rsidRDefault="6254938A" w:rsidP="6254938A">
            <w:pPr>
              <w:spacing w:line="259" w:lineRule="auto"/>
              <w:rPr>
                <w:lang w:val="en-US"/>
              </w:rPr>
            </w:pPr>
          </w:p>
        </w:tc>
        <w:tc>
          <w:tcPr>
            <w:tcW w:w="3410" w:type="dxa"/>
          </w:tcPr>
          <w:p w14:paraId="400CA5F4" w14:textId="4C6CDCDB" w:rsidR="6254938A" w:rsidRDefault="6254938A" w:rsidP="6254938A">
            <w:pPr>
              <w:spacing w:line="259" w:lineRule="auto"/>
              <w:rPr>
                <w:lang w:val="en-US"/>
              </w:rPr>
            </w:pPr>
          </w:p>
        </w:tc>
      </w:tr>
    </w:tbl>
    <w:p w14:paraId="7E8E70ED" w14:textId="77777777" w:rsidR="00F50BE1" w:rsidRPr="00D10C03" w:rsidRDefault="00F50BE1" w:rsidP="00F50BE1"/>
    <w:p w14:paraId="398F259D" w14:textId="77777777" w:rsidR="00F50BE1" w:rsidRPr="00090EB9" w:rsidRDefault="00F50BE1" w:rsidP="00F50BE1"/>
    <w:p w14:paraId="43A2D911" w14:textId="77777777" w:rsidR="00F50BE1" w:rsidRPr="0075179D" w:rsidRDefault="00F50BE1" w:rsidP="00F50BE1"/>
    <w:p w14:paraId="72EB9E7B" w14:textId="742AD548" w:rsidR="00857F2B" w:rsidRPr="00583BC8" w:rsidRDefault="00B02665" w:rsidP="07B40855">
      <w:pPr>
        <w:pStyle w:val="Heading1"/>
        <w:numPr>
          <w:ilvl w:val="0"/>
          <w:numId w:val="0"/>
        </w:numPr>
      </w:pPr>
      <w:r w:rsidRPr="1D243EFC">
        <w:t xml:space="preserve"> </w:t>
      </w:r>
      <w:r w:rsidR="00F50BE1" w:rsidRPr="1D243EFC">
        <w:t>Identified</w:t>
      </w:r>
      <w:r w:rsidR="0075179D" w:rsidRPr="1D243EFC">
        <w:t xml:space="preserve"> Gaps, Suggested Workarounds and Recommended Transformations</w:t>
      </w:r>
    </w:p>
    <w:p w14:paraId="30871A70" w14:textId="5BB64BCD" w:rsidR="00857F2B" w:rsidRDefault="00857F2B" w:rsidP="61A24123">
      <w:pPr>
        <w:contextualSpacing/>
        <w:rPr>
          <w:color w:val="0070C0"/>
        </w:rPr>
      </w:pPr>
      <w:r w:rsidRPr="61A24123">
        <w:t> </w:t>
      </w:r>
    </w:p>
    <w:p w14:paraId="542BD3FC" w14:textId="59551593" w:rsidR="00857F2B" w:rsidRDefault="00857F2B" w:rsidP="1D243EFC">
      <w:pPr>
        <w:contextualSpacing/>
        <w:rPr>
          <w:color w:val="0070C0"/>
        </w:rPr>
      </w:pPr>
      <w:r w:rsidRPr="1D243EFC">
        <w:t>The table below indicates potential improvement opportunities with the new SIS</w:t>
      </w:r>
      <w:r w:rsidRPr="1D243EFC">
        <w:rPr>
          <w:color w:val="0070C0"/>
        </w:rPr>
        <w:t>.</w:t>
      </w:r>
    </w:p>
    <w:p w14:paraId="402F287E" w14:textId="36C63B58" w:rsidR="19B9D069" w:rsidRDefault="19B9D069" w:rsidP="19B9D069">
      <w:pPr>
        <w:rPr>
          <w:color w:val="0070C0"/>
        </w:rPr>
      </w:pPr>
    </w:p>
    <w:tbl>
      <w:tblPr>
        <w:tblStyle w:val="TableGridLight"/>
        <w:tblW w:w="17399" w:type="dxa"/>
        <w:tblLayout w:type="fixed"/>
        <w:tblCellMar>
          <w:top w:w="115" w:type="dxa"/>
          <w:left w:w="115" w:type="dxa"/>
          <w:bottom w:w="115" w:type="dxa"/>
          <w:right w:w="115" w:type="dxa"/>
        </w:tblCellMar>
        <w:tblLook w:val="04A0" w:firstRow="1" w:lastRow="0" w:firstColumn="1" w:lastColumn="0" w:noHBand="0" w:noVBand="1"/>
      </w:tblPr>
      <w:tblGrid>
        <w:gridCol w:w="1417"/>
        <w:gridCol w:w="5670"/>
        <w:gridCol w:w="5812"/>
        <w:gridCol w:w="4500"/>
      </w:tblGrid>
      <w:tr w:rsidR="0052658D" w:rsidRPr="00583BC8" w14:paraId="1B25637E" w14:textId="12CF3FCB" w:rsidTr="1D243EFC">
        <w:trPr>
          <w:trHeight w:val="288"/>
          <w:tblHeader/>
        </w:trPr>
        <w:tc>
          <w:tcPr>
            <w:tcW w:w="1417" w:type="dxa"/>
            <w:shd w:val="clear" w:color="auto" w:fill="008000"/>
          </w:tcPr>
          <w:p w14:paraId="5F38BBF1" w14:textId="5F11B7C1" w:rsidR="0052658D" w:rsidRDefault="0052658D" w:rsidP="0075179D">
            <w:pPr>
              <w:contextualSpacing/>
              <w:jc w:val="center"/>
              <w:rPr>
                <w:b/>
                <w:bCs/>
                <w:color w:val="FFFFFF" w:themeColor="background1"/>
              </w:rPr>
            </w:pPr>
            <w:r>
              <w:rPr>
                <w:b/>
                <w:bCs/>
                <w:color w:val="FFFFFF" w:themeColor="background1"/>
              </w:rPr>
              <w:lastRenderedPageBreak/>
              <w:t>Type</w:t>
            </w:r>
          </w:p>
        </w:tc>
        <w:tc>
          <w:tcPr>
            <w:tcW w:w="5670" w:type="dxa"/>
            <w:shd w:val="clear" w:color="auto" w:fill="008000"/>
            <w:hideMark/>
          </w:tcPr>
          <w:p w14:paraId="30705BC4" w14:textId="22D262DB" w:rsidR="0052658D" w:rsidRPr="00D8188C" w:rsidRDefault="0052658D" w:rsidP="0075179D">
            <w:pPr>
              <w:contextualSpacing/>
              <w:jc w:val="center"/>
              <w:rPr>
                <w:b/>
                <w:bCs/>
                <w:color w:val="FFFFFF" w:themeColor="background1"/>
              </w:rPr>
            </w:pPr>
            <w:r>
              <w:rPr>
                <w:b/>
                <w:bCs/>
                <w:color w:val="FFFFFF" w:themeColor="background1"/>
              </w:rPr>
              <w:t>Gap/Pain Point</w:t>
            </w:r>
          </w:p>
        </w:tc>
        <w:tc>
          <w:tcPr>
            <w:tcW w:w="5812" w:type="dxa"/>
            <w:shd w:val="clear" w:color="auto" w:fill="008000"/>
            <w:vAlign w:val="center"/>
            <w:hideMark/>
          </w:tcPr>
          <w:p w14:paraId="617D3349" w14:textId="02F6E283" w:rsidR="0052658D" w:rsidRPr="00D8188C" w:rsidRDefault="0052658D" w:rsidP="004E22CA">
            <w:pPr>
              <w:contextualSpacing/>
              <w:jc w:val="center"/>
              <w:rPr>
                <w:b/>
                <w:bCs/>
                <w:color w:val="FFFFFF" w:themeColor="background1"/>
              </w:rPr>
            </w:pPr>
            <w:r>
              <w:rPr>
                <w:b/>
                <w:bCs/>
                <w:color w:val="FFFFFF" w:themeColor="background1"/>
              </w:rPr>
              <w:t>Suggested Workaround / Recommended Transformation</w:t>
            </w:r>
          </w:p>
        </w:tc>
        <w:tc>
          <w:tcPr>
            <w:tcW w:w="4500" w:type="dxa"/>
            <w:shd w:val="clear" w:color="auto" w:fill="008000"/>
            <w:vAlign w:val="center"/>
          </w:tcPr>
          <w:p w14:paraId="33CF104F" w14:textId="5986FD70" w:rsidR="0052658D" w:rsidRPr="00D8188C" w:rsidRDefault="0052658D" w:rsidP="004E22CA">
            <w:pPr>
              <w:contextualSpacing/>
              <w:jc w:val="center"/>
              <w:rPr>
                <w:b/>
                <w:bCs/>
                <w:color w:val="FFFFFF" w:themeColor="background1"/>
              </w:rPr>
            </w:pPr>
            <w:r>
              <w:rPr>
                <w:b/>
                <w:bCs/>
                <w:color w:val="FFFFFF" w:themeColor="background1"/>
              </w:rPr>
              <w:t>Comments</w:t>
            </w:r>
          </w:p>
        </w:tc>
      </w:tr>
      <w:tr w:rsidR="0052658D" w:rsidRPr="00583BC8" w14:paraId="7FE0D646" w14:textId="7FFAB4D4" w:rsidTr="1D243EFC">
        <w:trPr>
          <w:trHeight w:val="288"/>
        </w:trPr>
        <w:tc>
          <w:tcPr>
            <w:tcW w:w="1417" w:type="dxa"/>
          </w:tcPr>
          <w:p w14:paraId="57F5BC63" w14:textId="3A6FC82D" w:rsidR="2FAAC9C0" w:rsidRDefault="2FAAC9C0" w:rsidP="2FAAC9C0">
            <w:pPr>
              <w:contextualSpacing/>
              <w:jc w:val="center"/>
              <w:rPr>
                <w:rFonts w:eastAsia="Arial"/>
                <w:color w:val="000000" w:themeColor="text1"/>
              </w:rPr>
            </w:pPr>
            <w:r w:rsidRPr="2FAAC9C0">
              <w:rPr>
                <w:rStyle w:val="normaltextrun"/>
                <w:rFonts w:eastAsia="Arial"/>
                <w:color w:val="000000" w:themeColor="text1"/>
              </w:rPr>
              <w:t>Gap </w:t>
            </w:r>
          </w:p>
        </w:tc>
        <w:tc>
          <w:tcPr>
            <w:tcW w:w="5670" w:type="dxa"/>
          </w:tcPr>
          <w:p w14:paraId="7D5707A3" w14:textId="1B0636AB" w:rsidR="2FAAC9C0" w:rsidRDefault="2FAAC9C0" w:rsidP="2FAAC9C0">
            <w:pPr>
              <w:contextualSpacing/>
              <w:jc w:val="center"/>
              <w:rPr>
                <w:rFonts w:eastAsia="Arial"/>
                <w:color w:val="000000" w:themeColor="text1"/>
              </w:rPr>
            </w:pPr>
            <w:r w:rsidRPr="2FAAC9C0">
              <w:rPr>
                <w:rStyle w:val="normaltextrun"/>
                <w:rFonts w:eastAsia="Arial"/>
                <w:color w:val="000000" w:themeColor="text1"/>
              </w:rPr>
              <w:t>N</w:t>
            </w:r>
            <w:r w:rsidR="4AF8D76C" w:rsidRPr="2FAAC9C0">
              <w:rPr>
                <w:rStyle w:val="normaltextrun"/>
                <w:rFonts w:eastAsia="Arial"/>
                <w:color w:val="000000" w:themeColor="text1"/>
              </w:rPr>
              <w:t>eed</w:t>
            </w:r>
            <w:r w:rsidRPr="2FAAC9C0">
              <w:rPr>
                <w:rStyle w:val="normaltextrun"/>
                <w:rFonts w:eastAsia="Arial"/>
                <w:color w:val="000000" w:themeColor="text1"/>
              </w:rPr>
              <w:t xml:space="preserve"> to replicate making offer statuses available or not available on specific dates</w:t>
            </w:r>
          </w:p>
        </w:tc>
        <w:tc>
          <w:tcPr>
            <w:tcW w:w="5812" w:type="dxa"/>
          </w:tcPr>
          <w:p w14:paraId="76A5E9A8" w14:textId="26C2F1C9" w:rsidR="2FAAC9C0" w:rsidRDefault="2FAAC9C0" w:rsidP="2FAAC9C0">
            <w:pPr>
              <w:pStyle w:val="paragraph"/>
              <w:spacing w:before="0" w:beforeAutospacing="0" w:after="0" w:afterAutospacing="0"/>
              <w:contextualSpacing/>
              <w:rPr>
                <w:rFonts w:ascii="Arial" w:eastAsia="Arial" w:hAnsi="Arial" w:cs="Arial"/>
                <w:color w:val="000000" w:themeColor="text1"/>
                <w:szCs w:val="22"/>
              </w:rPr>
            </w:pPr>
            <w:r w:rsidRPr="2FAAC9C0">
              <w:rPr>
                <w:rFonts w:ascii="Arial" w:eastAsia="Arial" w:hAnsi="Arial" w:cs="Arial"/>
                <w:color w:val="000000" w:themeColor="text1"/>
                <w:szCs w:val="22"/>
              </w:rPr>
              <w:t>Proposal: use of “Application Complete” as a holding bucket with associated ruleset to change to “Accepted” on Offer Active Date</w:t>
            </w:r>
          </w:p>
        </w:tc>
        <w:tc>
          <w:tcPr>
            <w:tcW w:w="4500" w:type="dxa"/>
          </w:tcPr>
          <w:p w14:paraId="29522259" w14:textId="20F2B656" w:rsidR="2FAAC9C0" w:rsidRDefault="2FAAC9C0" w:rsidP="2FAAC9C0">
            <w:pPr>
              <w:pStyle w:val="paragraph"/>
              <w:spacing w:before="0" w:beforeAutospacing="0" w:after="0" w:afterAutospacing="0"/>
              <w:contextualSpacing/>
              <w:jc w:val="center"/>
              <w:rPr>
                <w:rFonts w:ascii="Arial" w:eastAsia="Arial" w:hAnsi="Arial" w:cs="Arial"/>
                <w:color w:val="000000" w:themeColor="text1"/>
                <w:szCs w:val="22"/>
              </w:rPr>
            </w:pPr>
            <w:r w:rsidRPr="2FAAC9C0">
              <w:rPr>
                <w:rFonts w:ascii="Arial" w:eastAsia="Arial" w:hAnsi="Arial" w:cs="Arial"/>
                <w:color w:val="000000" w:themeColor="text1"/>
                <w:szCs w:val="22"/>
              </w:rPr>
              <w:t>Does not impact International, no hold required for offers</w:t>
            </w:r>
          </w:p>
        </w:tc>
      </w:tr>
      <w:tr w:rsidR="0052658D" w:rsidRPr="00583BC8" w14:paraId="657D6FA0" w14:textId="46E45A84" w:rsidTr="1D243EFC">
        <w:trPr>
          <w:trHeight w:val="288"/>
        </w:trPr>
        <w:tc>
          <w:tcPr>
            <w:tcW w:w="1417" w:type="dxa"/>
          </w:tcPr>
          <w:p w14:paraId="09E02E5E" w14:textId="44344F39" w:rsidR="0052658D" w:rsidRPr="00D8188C" w:rsidRDefault="15C17493" w:rsidP="665257C1">
            <w:pPr>
              <w:contextualSpacing/>
              <w:jc w:val="center"/>
            </w:pPr>
            <w:r>
              <w:t>Gap</w:t>
            </w:r>
          </w:p>
        </w:tc>
        <w:tc>
          <w:tcPr>
            <w:tcW w:w="5670" w:type="dxa"/>
          </w:tcPr>
          <w:p w14:paraId="6F894A62" w14:textId="71773C2F" w:rsidR="0052658D" w:rsidRPr="00D8188C" w:rsidRDefault="15C17493" w:rsidP="665257C1">
            <w:pPr>
              <w:contextualSpacing/>
              <w:jc w:val="center"/>
            </w:pPr>
            <w:r w:rsidRPr="1D243EFC">
              <w:t>Salesforce integration impact on International application processing</w:t>
            </w:r>
          </w:p>
        </w:tc>
        <w:tc>
          <w:tcPr>
            <w:tcW w:w="5812" w:type="dxa"/>
          </w:tcPr>
          <w:p w14:paraId="2FE45429" w14:textId="6AF5BD5F" w:rsidR="0052658D" w:rsidRPr="00D8188C" w:rsidRDefault="15C17493" w:rsidP="080CE661">
            <w:pPr>
              <w:pStyle w:val="paragraph"/>
              <w:spacing w:before="0" w:beforeAutospacing="0" w:after="0" w:afterAutospacing="0"/>
              <w:contextualSpacing/>
              <w:rPr>
                <w:rFonts w:ascii="Arial" w:eastAsiaTheme="minorEastAsia" w:hAnsi="Arial" w:cs="Arial"/>
              </w:rPr>
            </w:pPr>
            <w:r w:rsidRPr="080CE661">
              <w:rPr>
                <w:rFonts w:ascii="Arial" w:eastAsiaTheme="minorEastAsia" w:hAnsi="Arial" w:cs="Arial"/>
              </w:rPr>
              <w:t>Pending integration development</w:t>
            </w:r>
          </w:p>
        </w:tc>
        <w:tc>
          <w:tcPr>
            <w:tcW w:w="4500" w:type="dxa"/>
          </w:tcPr>
          <w:p w14:paraId="41715FEE" w14:textId="1254E265" w:rsidR="0052658D" w:rsidRPr="00D8188C" w:rsidRDefault="15C17493" w:rsidP="080CE661">
            <w:pPr>
              <w:pStyle w:val="paragraph"/>
              <w:spacing w:before="0" w:beforeAutospacing="0" w:after="0" w:afterAutospacing="0"/>
              <w:contextualSpacing/>
              <w:jc w:val="center"/>
              <w:rPr>
                <w:rFonts w:ascii="Arial" w:eastAsiaTheme="minorEastAsia" w:hAnsi="Arial" w:cs="Arial"/>
                <w:color w:val="FF0000"/>
              </w:rPr>
            </w:pPr>
            <w:r w:rsidRPr="080CE661">
              <w:rPr>
                <w:rFonts w:ascii="Arial" w:eastAsiaTheme="minorEastAsia" w:hAnsi="Arial" w:cs="Arial"/>
                <w:color w:val="FF0000"/>
              </w:rPr>
              <w:t>We don’t know how we will assess International records (components in TSM or all in SF) until this is finalized. There may be need for an entirely separate specification.</w:t>
            </w:r>
          </w:p>
        </w:tc>
      </w:tr>
      <w:tr w:rsidR="0052658D" w:rsidRPr="00583BC8" w14:paraId="28147329" w14:textId="5176376A" w:rsidTr="1D243EFC">
        <w:trPr>
          <w:trHeight w:val="288"/>
        </w:trPr>
        <w:tc>
          <w:tcPr>
            <w:tcW w:w="1417" w:type="dxa"/>
          </w:tcPr>
          <w:p w14:paraId="3EE38A2A" w14:textId="4F67A575" w:rsidR="0052658D" w:rsidRPr="00D8188C" w:rsidRDefault="0052658D" w:rsidP="665257C1">
            <w:pPr>
              <w:contextualSpacing/>
              <w:jc w:val="center"/>
            </w:pPr>
          </w:p>
        </w:tc>
        <w:tc>
          <w:tcPr>
            <w:tcW w:w="5670" w:type="dxa"/>
          </w:tcPr>
          <w:p w14:paraId="18304473" w14:textId="57B46716" w:rsidR="0052658D" w:rsidRPr="00D8188C" w:rsidRDefault="0052658D" w:rsidP="665257C1">
            <w:pPr>
              <w:contextualSpacing/>
              <w:jc w:val="center"/>
            </w:pPr>
          </w:p>
        </w:tc>
        <w:tc>
          <w:tcPr>
            <w:tcW w:w="5812" w:type="dxa"/>
          </w:tcPr>
          <w:p w14:paraId="46EDB3B8" w14:textId="77777777" w:rsidR="0052658D" w:rsidRPr="00D8188C" w:rsidRDefault="0052658D" w:rsidP="665257C1">
            <w:pPr>
              <w:pStyle w:val="paragraph"/>
              <w:spacing w:before="0" w:beforeAutospacing="0" w:after="0" w:afterAutospacing="0"/>
              <w:contextualSpacing/>
              <w:rPr>
                <w:rFonts w:ascii="Arial" w:eastAsiaTheme="minorEastAsia" w:hAnsi="Arial" w:cs="Arial"/>
                <w:szCs w:val="22"/>
              </w:rPr>
            </w:pPr>
          </w:p>
        </w:tc>
        <w:tc>
          <w:tcPr>
            <w:tcW w:w="4500" w:type="dxa"/>
          </w:tcPr>
          <w:p w14:paraId="3F38AE35" w14:textId="77777777" w:rsidR="0052658D" w:rsidRPr="00D8188C" w:rsidRDefault="0052658D" w:rsidP="665257C1">
            <w:pPr>
              <w:pStyle w:val="paragraph"/>
              <w:spacing w:before="0" w:beforeAutospacing="0" w:after="0" w:afterAutospacing="0"/>
              <w:contextualSpacing/>
              <w:jc w:val="center"/>
              <w:rPr>
                <w:rFonts w:ascii="Arial" w:eastAsiaTheme="minorEastAsia" w:hAnsi="Arial" w:cs="Arial"/>
                <w:szCs w:val="22"/>
              </w:rPr>
            </w:pPr>
          </w:p>
        </w:tc>
      </w:tr>
    </w:tbl>
    <w:p w14:paraId="224E147F" w14:textId="2E80A361" w:rsidR="0077319F" w:rsidRDefault="0077319F" w:rsidP="00D8188C">
      <w:pPr>
        <w:pStyle w:val="ListParagraph"/>
        <w:ind w:left="0"/>
        <w:rPr>
          <w:color w:val="000000" w:themeColor="text1"/>
        </w:rPr>
      </w:pPr>
    </w:p>
    <w:p w14:paraId="180885D9" w14:textId="77777777" w:rsidR="00CA25AA" w:rsidRDefault="00CA25AA" w:rsidP="00D8188C">
      <w:pPr>
        <w:pStyle w:val="ListParagraph"/>
        <w:ind w:left="0"/>
        <w:rPr>
          <w:color w:val="000000" w:themeColor="text1"/>
        </w:rPr>
      </w:pPr>
    </w:p>
    <w:p w14:paraId="60143D65" w14:textId="7213562A" w:rsidR="00E46629" w:rsidRDefault="00B02665" w:rsidP="07B40855">
      <w:pPr>
        <w:pStyle w:val="Heading1"/>
        <w:numPr>
          <w:ilvl w:val="0"/>
          <w:numId w:val="0"/>
        </w:numPr>
        <w:rPr>
          <w:rFonts w:asciiTheme="minorHAnsi" w:eastAsiaTheme="minorEastAsia" w:hAnsiTheme="minorHAnsi" w:cstheme="minorBidi"/>
        </w:rPr>
      </w:pPr>
      <w:r w:rsidRPr="07B40855">
        <w:rPr>
          <w:lang w:val="en-US"/>
        </w:rPr>
        <w:t xml:space="preserve"> </w:t>
      </w:r>
      <w:r>
        <w:t xml:space="preserve"> </w:t>
      </w:r>
      <w:r w:rsidR="00E46629">
        <w:t>Comments</w:t>
      </w:r>
    </w:p>
    <w:p w14:paraId="5E926474" w14:textId="6D681F09" w:rsidR="19B9D069" w:rsidRDefault="19B9D069" w:rsidP="19B9D069"/>
    <w:tbl>
      <w:tblPr>
        <w:tblStyle w:val="TableGridLight"/>
        <w:tblW w:w="5000" w:type="pct"/>
        <w:tblLayout w:type="fixed"/>
        <w:tblCellMar>
          <w:top w:w="115" w:type="dxa"/>
          <w:left w:w="115" w:type="dxa"/>
          <w:bottom w:w="115" w:type="dxa"/>
          <w:right w:w="115" w:type="dxa"/>
        </w:tblCellMar>
        <w:tblLook w:val="04A0" w:firstRow="1" w:lastRow="0" w:firstColumn="1" w:lastColumn="0" w:noHBand="0" w:noVBand="1"/>
      </w:tblPr>
      <w:tblGrid>
        <w:gridCol w:w="2972"/>
        <w:gridCol w:w="14298"/>
      </w:tblGrid>
      <w:tr w:rsidR="00E46629" w:rsidRPr="00D8188C" w14:paraId="3CB64EC9" w14:textId="77777777" w:rsidTr="00821189">
        <w:trPr>
          <w:trHeight w:val="288"/>
          <w:tblHeader/>
        </w:trPr>
        <w:tc>
          <w:tcPr>
            <w:tcW w:w="2972" w:type="dxa"/>
            <w:shd w:val="clear" w:color="auto" w:fill="008000"/>
            <w:hideMark/>
          </w:tcPr>
          <w:p w14:paraId="68D0013E" w14:textId="13C8B82D" w:rsidR="00E46629" w:rsidRPr="00D8188C" w:rsidRDefault="2A2584E1" w:rsidP="53A49A16">
            <w:pPr>
              <w:contextualSpacing/>
              <w:jc w:val="center"/>
              <w:rPr>
                <w:b/>
                <w:bCs/>
                <w:color w:val="FFFFFF" w:themeColor="background1"/>
              </w:rPr>
            </w:pPr>
            <w:r w:rsidRPr="53A49A16">
              <w:rPr>
                <w:b/>
                <w:bCs/>
                <w:color w:val="FFFFFF" w:themeColor="background1"/>
              </w:rPr>
              <w:t>Topic</w:t>
            </w:r>
          </w:p>
        </w:tc>
        <w:tc>
          <w:tcPr>
            <w:tcW w:w="14298" w:type="dxa"/>
            <w:shd w:val="clear" w:color="auto" w:fill="008000"/>
            <w:hideMark/>
          </w:tcPr>
          <w:p w14:paraId="0ECC9D8A" w14:textId="61DF78EA" w:rsidR="00E46629" w:rsidRPr="00D8188C" w:rsidRDefault="2A2584E1" w:rsidP="53A49A16">
            <w:pPr>
              <w:contextualSpacing/>
              <w:jc w:val="center"/>
              <w:rPr>
                <w:b/>
                <w:bCs/>
                <w:color w:val="FFFFFF" w:themeColor="background1"/>
              </w:rPr>
            </w:pPr>
            <w:r w:rsidRPr="53A49A16">
              <w:rPr>
                <w:b/>
                <w:bCs/>
                <w:color w:val="FFFFFF" w:themeColor="background1"/>
              </w:rPr>
              <w:t>Comment</w:t>
            </w:r>
          </w:p>
        </w:tc>
      </w:tr>
      <w:tr w:rsidR="00E46629" w:rsidRPr="00D8188C" w14:paraId="5EB27467" w14:textId="77777777" w:rsidTr="00821189">
        <w:trPr>
          <w:trHeight w:val="288"/>
        </w:trPr>
        <w:tc>
          <w:tcPr>
            <w:tcW w:w="2972" w:type="dxa"/>
          </w:tcPr>
          <w:p w14:paraId="38F936A8" w14:textId="77777777" w:rsidR="00E46629" w:rsidRPr="00D8188C" w:rsidRDefault="00E46629" w:rsidP="665257C1">
            <w:pPr>
              <w:contextualSpacing/>
              <w:jc w:val="center"/>
            </w:pPr>
          </w:p>
        </w:tc>
        <w:tc>
          <w:tcPr>
            <w:tcW w:w="14298" w:type="dxa"/>
          </w:tcPr>
          <w:p w14:paraId="4BB2A95E" w14:textId="77777777" w:rsidR="00E46629" w:rsidRPr="00D8188C" w:rsidRDefault="00E46629" w:rsidP="665257C1">
            <w:pPr>
              <w:pStyle w:val="ListParagraph"/>
              <w:ind w:left="0"/>
            </w:pPr>
          </w:p>
        </w:tc>
      </w:tr>
      <w:tr w:rsidR="00E46629" w:rsidRPr="00D8188C" w14:paraId="6AF53B29" w14:textId="77777777" w:rsidTr="00821189">
        <w:trPr>
          <w:trHeight w:val="288"/>
        </w:trPr>
        <w:tc>
          <w:tcPr>
            <w:tcW w:w="2972" w:type="dxa"/>
          </w:tcPr>
          <w:p w14:paraId="7F28781E" w14:textId="77777777" w:rsidR="00E46629" w:rsidRPr="00D8188C" w:rsidRDefault="00E46629" w:rsidP="665257C1">
            <w:pPr>
              <w:contextualSpacing/>
              <w:jc w:val="center"/>
            </w:pPr>
          </w:p>
        </w:tc>
        <w:tc>
          <w:tcPr>
            <w:tcW w:w="14298" w:type="dxa"/>
          </w:tcPr>
          <w:p w14:paraId="4E951BE5" w14:textId="77777777" w:rsidR="00E46629" w:rsidRPr="00D8188C" w:rsidRDefault="00E46629" w:rsidP="665257C1">
            <w:pPr>
              <w:pStyle w:val="paragraph"/>
              <w:spacing w:before="0" w:beforeAutospacing="0" w:after="0" w:afterAutospacing="0"/>
              <w:contextualSpacing/>
              <w:rPr>
                <w:rFonts w:ascii="Arial" w:eastAsiaTheme="minorEastAsia" w:hAnsi="Arial" w:cs="Arial"/>
                <w:szCs w:val="22"/>
              </w:rPr>
            </w:pPr>
          </w:p>
        </w:tc>
      </w:tr>
    </w:tbl>
    <w:p w14:paraId="6C0F534C" w14:textId="77777777" w:rsidR="00E46629" w:rsidRPr="00E46629" w:rsidRDefault="00E46629" w:rsidP="00E46629"/>
    <w:sectPr w:rsidR="00E46629" w:rsidRPr="00E46629" w:rsidSect="003821E4">
      <w:headerReference w:type="default" r:id="rId18"/>
      <w:footerReference w:type="default" r:id="rId19"/>
      <w:headerReference w:type="first" r:id="rId20"/>
      <w:footerReference w:type="first" r:id="rId21"/>
      <w:pgSz w:w="20160" w:h="12240" w:orient="landscape" w:code="5"/>
      <w:pgMar w:top="1440" w:right="1440" w:bottom="1440" w:left="1440" w:header="360"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amantha Harris" w:date="2023-02-21T14:32:00Z" w:initials="SH">
    <w:p w14:paraId="57CD513A" w14:textId="628D112D" w:rsidR="3DD155B3" w:rsidRDefault="3DD155B3">
      <w:pPr>
        <w:pStyle w:val="CommentText"/>
      </w:pPr>
      <w:r>
        <w:fldChar w:fldCharType="begin"/>
      </w:r>
      <w:r>
        <w:instrText xml:space="preserve"> HYPERLINK "mailto:jarle@algonquincollege.com"</w:instrText>
      </w:r>
      <w:bookmarkStart w:id="2" w:name="_@_84781F7CE65545A6937FF976E1B9E6D1Z"/>
      <w:r>
        <w:fldChar w:fldCharType="separate"/>
      </w:r>
      <w:bookmarkEnd w:id="2"/>
      <w:r w:rsidRPr="3DD155B3">
        <w:rPr>
          <w:rStyle w:val="Mention"/>
          <w:noProof/>
        </w:rPr>
        <w:t>@Emily Jarl</w:t>
      </w:r>
      <w:r>
        <w:fldChar w:fldCharType="end"/>
      </w:r>
      <w:r>
        <w:t xml:space="preserve"> please share with TSM, looks like an oversight that it wasn't shared previously</w:t>
      </w:r>
      <w:r>
        <w:rPr>
          <w:rStyle w:val="CommentReference"/>
        </w:rPr>
        <w:annotationRef/>
      </w:r>
      <w:r>
        <w:rPr>
          <w:rStyle w:val="CommentReference"/>
        </w:rPr>
        <w:annotationRef/>
      </w:r>
    </w:p>
  </w:comment>
  <w:comment w:id="3" w:author="Samantha Harris" w:date="2023-03-10T11:48:00Z" w:initials="SH">
    <w:p w14:paraId="7625FA9B" w14:textId="1E1135B8" w:rsidR="080CE661" w:rsidRDefault="080CE661">
      <w:pPr>
        <w:pStyle w:val="CommentText"/>
      </w:pPr>
      <w:r>
        <w:fldChar w:fldCharType="begin"/>
      </w:r>
      <w:r>
        <w:instrText xml:space="preserve"> HYPERLINK "mailto:jarle@algonquincollege.com"</w:instrText>
      </w:r>
      <w:bookmarkStart w:id="4" w:name="_@_4C5AFE6C3D7441C3954BF2246E4D600FZ"/>
      <w:r>
        <w:fldChar w:fldCharType="separate"/>
      </w:r>
      <w:bookmarkEnd w:id="4"/>
      <w:r w:rsidRPr="080CE661">
        <w:rPr>
          <w:rStyle w:val="Mention"/>
          <w:noProof/>
        </w:rPr>
        <w:t>@Emily Jarl</w:t>
      </w:r>
      <w:r>
        <w:fldChar w:fldCharType="end"/>
      </w:r>
      <w:r>
        <w:t xml:space="preserve"> please share with TSM</w:t>
      </w:r>
      <w:r>
        <w:rPr>
          <w:rStyle w:val="CommentReference"/>
        </w:rPr>
        <w:annotationRef/>
      </w:r>
      <w:r>
        <w:rPr>
          <w:rStyle w:val="CommentReference"/>
        </w:rPr>
        <w:annotationRef/>
      </w:r>
    </w:p>
  </w:comment>
  <w:comment w:id="5" w:author="Samantha Harris" w:date="2023-03-17T14:42:00Z" w:initials="SH">
    <w:p w14:paraId="71F9BBFF" w14:textId="089BB32E" w:rsidR="2EEA56E1" w:rsidRDefault="2EEA56E1">
      <w:pPr>
        <w:pStyle w:val="CommentText"/>
      </w:pPr>
      <w:r>
        <w:fldChar w:fldCharType="begin"/>
      </w:r>
      <w:r>
        <w:instrText xml:space="preserve"> HYPERLINK "mailto:jarle@algonquincollege.com"</w:instrText>
      </w:r>
      <w:bookmarkStart w:id="6" w:name="_@_3E97733A040B44DCA321463CAF9936B1Z"/>
      <w:r>
        <w:fldChar w:fldCharType="separate"/>
      </w:r>
      <w:bookmarkEnd w:id="6"/>
      <w:r w:rsidRPr="2EEA56E1">
        <w:rPr>
          <w:rStyle w:val="Mention"/>
          <w:noProof/>
        </w:rPr>
        <w:t>@Emily Jarl</w:t>
      </w:r>
      <w:r>
        <w:fldChar w:fldCharType="end"/>
      </w:r>
      <w:r>
        <w:t xml:space="preserve"> please share with TSM</w:t>
      </w:r>
      <w:r>
        <w:rPr>
          <w:rStyle w:val="CommentReference"/>
        </w:rPr>
        <w:annotationRef/>
      </w:r>
      <w:r>
        <w:rPr>
          <w:rStyle w:val="CommentReference"/>
        </w:rPr>
        <w:annotationRef/>
      </w:r>
    </w:p>
  </w:comment>
  <w:comment w:id="7" w:author="Samantha Harris" w:date="2023-04-06T08:14:00Z" w:initials="SH">
    <w:p w14:paraId="5699F969" w14:textId="50371E2A" w:rsidR="13842C5C" w:rsidRDefault="13842C5C">
      <w:pPr>
        <w:pStyle w:val="CommentText"/>
      </w:pPr>
      <w:r>
        <w:fldChar w:fldCharType="begin"/>
      </w:r>
      <w:r>
        <w:instrText xml:space="preserve"> HYPERLINK "mailto:jarle@algonquincollege.com"</w:instrText>
      </w:r>
      <w:bookmarkStart w:id="8" w:name="_@_15B3BEFD26D545339B7B5CDFF1FABE50Z"/>
      <w:r>
        <w:fldChar w:fldCharType="separate"/>
      </w:r>
      <w:bookmarkEnd w:id="8"/>
      <w:r w:rsidRPr="13842C5C">
        <w:rPr>
          <w:rStyle w:val="Mention"/>
          <w:noProof/>
        </w:rPr>
        <w:t>@Emily Jarl</w:t>
      </w:r>
      <w:r>
        <w:fldChar w:fldCharType="end"/>
      </w:r>
      <w:r>
        <w:t xml:space="preserve"> please share with TSM</w:t>
      </w:r>
      <w:r>
        <w:rPr>
          <w:rStyle w:val="CommentReference"/>
        </w:rPr>
        <w:annotationRef/>
      </w:r>
    </w:p>
  </w:comment>
  <w:comment w:id="9" w:author="Haya Majbour" w:date="2023-07-06T11:11:00Z" w:initials="HM">
    <w:p w14:paraId="521EC591" w14:textId="4F42DCDC" w:rsidR="68BBE3B1" w:rsidRDefault="68BBE3B1">
      <w:pPr>
        <w:pStyle w:val="CommentText"/>
      </w:pPr>
      <w:r>
        <w:fldChar w:fldCharType="begin"/>
      </w:r>
      <w:r>
        <w:instrText xml:space="preserve"> HYPERLINK "mailto:espinom@algonquincollege.com"</w:instrText>
      </w:r>
      <w:bookmarkStart w:id="10" w:name="_@_986A20565B5845D287293119CFF0A62DZ"/>
      <w:r>
        <w:fldChar w:fldCharType="separate"/>
      </w:r>
      <w:bookmarkEnd w:id="10"/>
      <w:r w:rsidRPr="68BBE3B1">
        <w:rPr>
          <w:rStyle w:val="Mention"/>
          <w:noProof/>
        </w:rPr>
        <w:t>@Miryelin Espinosa</w:t>
      </w:r>
      <w:r>
        <w:fldChar w:fldCharType="end"/>
      </w:r>
      <w:r>
        <w:t xml:space="preserve"> </w:t>
      </w:r>
      <w:r>
        <w:fldChar w:fldCharType="begin"/>
      </w:r>
      <w:r>
        <w:instrText xml:space="preserve"> HYPERLINK "mailto:turaya@algonquincollege.com"</w:instrText>
      </w:r>
      <w:bookmarkStart w:id="11" w:name="_@_275D6E2112DE437BABD67ED90FC8DB63Z"/>
      <w:r>
        <w:fldChar w:fldCharType="separate"/>
      </w:r>
      <w:bookmarkEnd w:id="11"/>
      <w:r w:rsidRPr="68BBE3B1">
        <w:rPr>
          <w:rStyle w:val="Mention"/>
          <w:noProof/>
        </w:rPr>
        <w:t>@Abdul Turay</w:t>
      </w:r>
      <w:r>
        <w:fldChar w:fldCharType="end"/>
      </w:r>
      <w:r>
        <w:t xml:space="preserve"> </w:t>
      </w:r>
      <w:r>
        <w:rPr>
          <w:rStyle w:val="CommentReference"/>
        </w:rPr>
        <w:annotationRef/>
      </w:r>
    </w:p>
  </w:comment>
  <w:comment w:id="13" w:author="Samantha Harris" w:date="2023-02-27T16:04:00Z" w:initials="SH">
    <w:p w14:paraId="53EAF7F5" w14:textId="77B76E12" w:rsidR="0707C7ED" w:rsidRDefault="0707C7ED">
      <w:pPr>
        <w:pStyle w:val="CommentText"/>
      </w:pPr>
      <w:r>
        <w:t>No use cases identified after IT5</w:t>
      </w:r>
      <w:r>
        <w:rPr>
          <w:rStyle w:val="CommentReference"/>
        </w:rPr>
        <w:annotationRef/>
      </w:r>
    </w:p>
  </w:comment>
  <w:comment w:id="14" w:author="Samantha Harris" w:date="2023-04-28T09:38:00Z" w:initials="SH">
    <w:p w14:paraId="5DF2A175" w14:textId="15E1C2CD" w:rsidR="7C60F080" w:rsidRDefault="7C60F080">
      <w:pPr>
        <w:pStyle w:val="CommentText"/>
      </w:pPr>
      <w:r>
        <w:t>Login email tracked in 104, however discussion required for applicants who already have logins</w:t>
      </w:r>
      <w:r>
        <w:rPr>
          <w:rStyle w:val="CommentReference"/>
        </w:rPr>
        <w:annotationRef/>
      </w:r>
    </w:p>
  </w:comment>
  <w:comment w:id="15" w:author="Samantha Harris" w:date="2023-02-27T16:08:00Z" w:initials="SH">
    <w:p w14:paraId="7F938955" w14:textId="0F6940E6" w:rsidR="0707C7ED" w:rsidRDefault="0707C7ED">
      <w:pPr>
        <w:pStyle w:val="CommentText"/>
      </w:pPr>
      <w:r>
        <w:fldChar w:fldCharType="begin"/>
      </w:r>
      <w:r>
        <w:instrText xml:space="preserve"> HYPERLINK "mailto:turaya@algonquincollege.com"</w:instrText>
      </w:r>
      <w:bookmarkStart w:id="17" w:name="_@_C2CAC64FCDFC4759B2DD8843E2B98294Z"/>
      <w:r>
        <w:fldChar w:fldCharType="separate"/>
      </w:r>
      <w:bookmarkEnd w:id="17"/>
      <w:r w:rsidRPr="0707C7ED">
        <w:rPr>
          <w:rStyle w:val="Mention"/>
          <w:noProof/>
        </w:rPr>
        <w:t>@Abdul Turay</w:t>
      </w:r>
      <w:r>
        <w:fldChar w:fldCharType="end"/>
      </w:r>
      <w:r>
        <w:t xml:space="preserve"> I've updated this to reflect the Alt Offer piece, please make the required changes (new decision point) to the BPM</w:t>
      </w:r>
      <w:r>
        <w:rPr>
          <w:rStyle w:val="CommentReference"/>
        </w:rPr>
        <w:annotationRef/>
      </w:r>
      <w:r>
        <w:rPr>
          <w:rStyle w:val="CommentReference"/>
        </w:rPr>
        <w:annotationRef/>
      </w:r>
    </w:p>
  </w:comment>
  <w:comment w:id="16" w:author="Abdul Turay" w:date="2023-02-28T10:09:00Z" w:initials="AT">
    <w:p w14:paraId="67C8AF65" w14:textId="73456E06" w:rsidR="0707C7ED" w:rsidRDefault="0707C7ED">
      <w:pPr>
        <w:pStyle w:val="CommentText"/>
      </w:pPr>
      <w:r>
        <w:t xml:space="preserve">This step has been updated. </w:t>
      </w:r>
      <w:r>
        <w:rPr>
          <w:rStyle w:val="CommentReference"/>
        </w:rPr>
        <w:annotationRef/>
      </w:r>
      <w:r>
        <w:rPr>
          <w:rStyle w:val="CommentReference"/>
        </w:rPr>
        <w:annotationRef/>
      </w:r>
    </w:p>
  </w:comment>
  <w:comment w:id="18" w:author="Samantha Harris" w:date="2023-02-27T16:08:00Z" w:initials="SH">
    <w:p w14:paraId="265DE5C3" w14:textId="77777777" w:rsidR="00C56E78" w:rsidRDefault="00C56E78" w:rsidP="00C56E78">
      <w:pPr>
        <w:pStyle w:val="CommentText"/>
      </w:pPr>
      <w:r>
        <w:fldChar w:fldCharType="begin"/>
      </w:r>
      <w:r>
        <w:instrText xml:space="preserve"> HYPERLINK "mailto:turaya@algonquincollege.com"</w:instrText>
      </w:r>
      <w:bookmarkStart w:id="20" w:name="_@_A060883067634FA0BBB024164B948838Z"/>
      <w:r>
        <w:fldChar w:fldCharType="separate"/>
      </w:r>
      <w:bookmarkEnd w:id="20"/>
      <w:r w:rsidRPr="0707C7ED">
        <w:rPr>
          <w:rStyle w:val="Mention"/>
          <w:noProof/>
        </w:rPr>
        <w:t>@Abdul Turay</w:t>
      </w:r>
      <w:r>
        <w:fldChar w:fldCharType="end"/>
      </w:r>
      <w:r>
        <w:t xml:space="preserve"> I've updated this to reflect the Alt Offer piece, please make the required changes (new decision point) to the BPM</w:t>
      </w:r>
      <w:r>
        <w:rPr>
          <w:rStyle w:val="CommentReference"/>
        </w:rPr>
        <w:annotationRef/>
      </w:r>
      <w:r>
        <w:rPr>
          <w:rStyle w:val="CommentReference"/>
        </w:rPr>
        <w:annotationRef/>
      </w:r>
    </w:p>
  </w:comment>
  <w:comment w:id="19" w:author="Abdul Turay" w:date="2023-02-28T10:09:00Z" w:initials="AT">
    <w:p w14:paraId="7B4443E6" w14:textId="77777777" w:rsidR="00C56E78" w:rsidRDefault="00C56E78" w:rsidP="00C56E78">
      <w:pPr>
        <w:pStyle w:val="CommentText"/>
      </w:pPr>
      <w:r>
        <w:t xml:space="preserve">This step has been updated. </w:t>
      </w:r>
      <w:r>
        <w:rPr>
          <w:rStyle w:val="CommentReference"/>
        </w:rPr>
        <w:annotationRef/>
      </w:r>
      <w:r>
        <w:rPr>
          <w:rStyle w:val="CommentReference"/>
        </w:rPr>
        <w:annotationRef/>
      </w:r>
    </w:p>
  </w:comment>
  <w:comment w:id="21" w:author="Wade Stewart" w:date="2024-07-17T16:05:00Z" w:initials="WS">
    <w:p w14:paraId="09A7CB56" w14:textId="77777777" w:rsidR="007A0C32" w:rsidRDefault="007A0C32" w:rsidP="007A0C32">
      <w:pPr>
        <w:pStyle w:val="CommentText"/>
      </w:pPr>
      <w:r>
        <w:rPr>
          <w:rStyle w:val="CommentReference"/>
        </w:rPr>
        <w:annotationRef/>
      </w:r>
      <w:r>
        <w:t xml:space="preserve">No Longer required </w:t>
      </w:r>
    </w:p>
  </w:comment>
  <w:comment w:id="22" w:author="Samantha Harris" w:date="2023-01-18T16:18:00Z" w:initials="SH">
    <w:p w14:paraId="630DAB91" w14:textId="44B8B7EB" w:rsidR="6459EC14" w:rsidRDefault="6459EC14">
      <w:pPr>
        <w:pStyle w:val="CommentText"/>
      </w:pPr>
      <w:r>
        <w:fldChar w:fldCharType="begin"/>
      </w:r>
      <w:r>
        <w:instrText xml:space="preserve"> HYPERLINK "mailto:kellogk@algonquincollege.com"</w:instrText>
      </w:r>
      <w:bookmarkStart w:id="23" w:name="_@_B0D9E62C59604B39806FD8FA20AB5293Z"/>
      <w:r>
        <w:fldChar w:fldCharType="separate"/>
      </w:r>
      <w:bookmarkEnd w:id="23"/>
      <w:r w:rsidRPr="6459EC14">
        <w:rPr>
          <w:rStyle w:val="Mention"/>
          <w:noProof/>
        </w:rPr>
        <w:t>@Kat Kellogg</w:t>
      </w:r>
      <w:r>
        <w:fldChar w:fldCharType="end"/>
      </w:r>
      <w:r>
        <w:t xml:space="preserve"> these QL filters and fields have been updated to reflect the need to pull the APOI not the Admissions Program</w:t>
      </w:r>
      <w:r>
        <w:rPr>
          <w:rStyle w:val="CommentReference"/>
        </w:rPr>
        <w:annotationRef/>
      </w:r>
      <w:r>
        <w:rPr>
          <w:rStyle w:val="CommentReference"/>
        </w:rPr>
        <w:annotationRef/>
      </w:r>
    </w:p>
  </w:comment>
  <w:comment w:id="24" w:author="Samantha Harris" w:date="2022-10-25T08:59:00Z" w:initials="SH">
    <w:p w14:paraId="023C785E" w14:textId="53F692D4" w:rsidR="6274AC3A" w:rsidRDefault="6274AC3A">
      <w:pPr>
        <w:pStyle w:val="CommentText"/>
      </w:pPr>
      <w:r>
        <w:t>The flow for advanced standing needs to be nailed down before we can accurately determine all fields required on this list.</w:t>
      </w:r>
      <w:r>
        <w:rPr>
          <w:rStyle w:val="CommentReference"/>
        </w:rPr>
        <w:annotationRef/>
      </w:r>
    </w:p>
  </w:comment>
  <w:comment w:id="25" w:author="Miryelin Espinosa" w:date="2023-07-04T16:09:00Z" w:initials="ME">
    <w:p w14:paraId="0B3B27B5" w14:textId="798BCE35" w:rsidR="436F6952" w:rsidRDefault="436F6952">
      <w:pPr>
        <w:pStyle w:val="CommentText"/>
      </w:pPr>
      <w:r>
        <w:fldChar w:fldCharType="begin"/>
      </w:r>
      <w:r>
        <w:instrText xml:space="preserve"> HYPERLINK "mailto:espinom@algonquincollege.com"</w:instrText>
      </w:r>
      <w:bookmarkStart w:id="26" w:name="_@_4045922BA4CD4C90BD9BB78B524DEA6BZ"/>
      <w:r>
        <w:fldChar w:fldCharType="separate"/>
      </w:r>
      <w:bookmarkEnd w:id="26"/>
      <w:r w:rsidRPr="436F6952">
        <w:rPr>
          <w:rStyle w:val="Mention"/>
          <w:noProof/>
        </w:rPr>
        <w:t>@Miryelin Espinosa</w:t>
      </w:r>
      <w:r>
        <w:fldChar w:fldCharType="end"/>
      </w:r>
      <w:r>
        <w:t xml:space="preserve"> define Advanced Standing workflow</w:t>
      </w:r>
      <w:r>
        <w:rPr>
          <w:rStyle w:val="CommentReference"/>
        </w:rPr>
        <w:annotationRef/>
      </w:r>
    </w:p>
  </w:comment>
  <w:comment w:id="27" w:author="Samantha Harris" w:date="2023-03-29T10:35:00Z" w:initials="SH">
    <w:p w14:paraId="774B784F" w14:textId="225A681B" w:rsidR="7E18F962" w:rsidRDefault="7E18F962">
      <w:pPr>
        <w:pStyle w:val="CommentText"/>
      </w:pPr>
      <w:r>
        <w:t>Removed component and process step status from the fields to return as per TSM build requirements. Users can refer to the Admissions Component by Status QL in spec 305, and use this one to search by stage only.</w:t>
      </w:r>
      <w:r>
        <w:rPr>
          <w:rStyle w:val="CommentReference"/>
        </w:rPr>
        <w:annotationRef/>
      </w:r>
    </w:p>
  </w:comment>
  <w:comment w:id="30" w:author="Miryelin Espinosa" w:date="2022-12-11T12:35:00Z" w:initials="ME">
    <w:p w14:paraId="0A842E96" w14:textId="70F9C0A2" w:rsidR="2C95324E" w:rsidRDefault="2C95324E">
      <w:pPr>
        <w:pStyle w:val="CommentText"/>
      </w:pPr>
      <w:r>
        <w:fldChar w:fldCharType="begin"/>
      </w:r>
      <w:r>
        <w:instrText xml:space="preserve"> HYPERLINK "mailto:harriss2@algonquincollege.com"</w:instrText>
      </w:r>
      <w:bookmarkStart w:id="33" w:name="_@_65CE13D5EC504E0199BF281882A10720Z"/>
      <w:r>
        <w:fldChar w:fldCharType="separate"/>
      </w:r>
      <w:bookmarkEnd w:id="33"/>
      <w:r w:rsidRPr="2C95324E">
        <w:rPr>
          <w:rStyle w:val="Mention"/>
          <w:noProof/>
        </w:rPr>
        <w:t>@Samantha Harris</w:t>
      </w:r>
      <w:r>
        <w:fldChar w:fldCharType="end"/>
      </w:r>
      <w:r>
        <w:t xml:space="preserve"> Please review.</w:t>
      </w:r>
      <w:r>
        <w:rPr>
          <w:rStyle w:val="CommentReference"/>
        </w:rPr>
        <w:annotationRef/>
      </w:r>
      <w:r>
        <w:rPr>
          <w:rStyle w:val="CommentReference"/>
        </w:rPr>
        <w:annotationRef/>
      </w:r>
      <w:r>
        <w:rPr>
          <w:rStyle w:val="CommentReference"/>
        </w:rPr>
        <w:annotationRef/>
      </w:r>
    </w:p>
  </w:comment>
  <w:comment w:id="31" w:author="Samantha Harris" w:date="2022-12-12T10:04:00Z" w:initials="SH">
    <w:p w14:paraId="7A3AFBB9" w14:textId="02C6A43E" w:rsidR="77E862CF" w:rsidRDefault="77E862CF">
      <w:pPr>
        <w:pStyle w:val="CommentText"/>
      </w:pPr>
      <w:r>
        <w:t xml:space="preserve">if you don't use the standard filters (copy/paste from all my QLs), you will get a list of every candidate, for every program, for every term. </w:t>
      </w:r>
      <w:r>
        <w:rPr>
          <w:rStyle w:val="CommentReference"/>
        </w:rPr>
        <w:annotationRef/>
      </w:r>
      <w:r>
        <w:rPr>
          <w:rStyle w:val="CommentReference"/>
        </w:rPr>
        <w:annotationRef/>
      </w:r>
      <w:r>
        <w:rPr>
          <w:rStyle w:val="CommentReference"/>
        </w:rPr>
        <w:annotationRef/>
      </w:r>
    </w:p>
    <w:p w14:paraId="75C2D7D5" w14:textId="11E6A26F" w:rsidR="77E862CF" w:rsidRDefault="77E862CF">
      <w:pPr>
        <w:pStyle w:val="CommentText"/>
      </w:pPr>
      <w:r>
        <w:t>How does this support analysis of good candidates? It doesn't show what is missing, you need the component details for that.</w:t>
      </w:r>
    </w:p>
    <w:p w14:paraId="387EEA6F" w14:textId="15851F0E" w:rsidR="77E862CF" w:rsidRDefault="77E862CF">
      <w:pPr>
        <w:pStyle w:val="CommentText"/>
      </w:pPr>
    </w:p>
    <w:p w14:paraId="245093D4" w14:textId="3D22BF73" w:rsidR="77E862CF" w:rsidRDefault="77E862CF">
      <w:pPr>
        <w:pStyle w:val="CommentText"/>
      </w:pPr>
      <w:r>
        <w:t>Rank is not available on the Admissions Record and is only applied to accepted candidates.</w:t>
      </w:r>
    </w:p>
  </w:comment>
  <w:comment w:id="32" w:author="Samantha Harris" w:date="2023-03-10T11:42:00Z" w:initials="SH">
    <w:p w14:paraId="194B8DAC" w14:textId="01FFDCB7" w:rsidR="080CE661" w:rsidRDefault="080CE661">
      <w:pPr>
        <w:pStyle w:val="CommentText"/>
      </w:pPr>
      <w:r>
        <w:fldChar w:fldCharType="begin"/>
      </w:r>
      <w:r>
        <w:instrText xml:space="preserve"> HYPERLINK "mailto:espinom@algonquincollege.com"</w:instrText>
      </w:r>
      <w:bookmarkStart w:id="34" w:name="_@_4E039BAB4DFD4A9695C13D3AD852BD9EZ"/>
      <w:r>
        <w:fldChar w:fldCharType="separate"/>
      </w:r>
      <w:bookmarkEnd w:id="34"/>
      <w:r w:rsidRPr="080CE661">
        <w:rPr>
          <w:rStyle w:val="Mention"/>
          <w:noProof/>
        </w:rPr>
        <w:t>@Miryelin Espinosa</w:t>
      </w:r>
      <w:r>
        <w:fldChar w:fldCharType="end"/>
      </w:r>
      <w:r>
        <w:t xml:space="preserve"> have you updated this? As far as I can tell, it does not reflect the feedback I provided in December and is still not ready for config. (PS sorry I unintentionally closed it, I just wanted to reassign it back to you as I hadn't seen any action on it in months).</w:t>
      </w:r>
      <w:r>
        <w:rPr>
          <w:rStyle w:val="CommentReference"/>
        </w:rPr>
        <w:annotationRef/>
      </w:r>
      <w:r>
        <w:rPr>
          <w:rStyle w:val="CommentReference"/>
        </w:rPr>
        <w:annotationRef/>
      </w:r>
    </w:p>
  </w:comment>
  <w:comment w:id="28" w:author="Miryelin Espinosa" w:date="2023-06-04T23:41:00Z" w:initials="ME">
    <w:p w14:paraId="1842D14F" w14:textId="32FF5806" w:rsidR="6063DE78" w:rsidRDefault="6063DE78">
      <w:pPr>
        <w:pStyle w:val="CommentText"/>
      </w:pPr>
      <w:r>
        <w:fldChar w:fldCharType="begin"/>
      </w:r>
      <w:r>
        <w:instrText xml:space="preserve"> HYPERLINK "mailto:kellogk@algonquincollege.com"</w:instrText>
      </w:r>
      <w:bookmarkStart w:id="35" w:name="_@_CD2144CA21444471BE9002BBBEA893ACZ"/>
      <w:r>
        <w:fldChar w:fldCharType="separate"/>
      </w:r>
      <w:bookmarkEnd w:id="35"/>
      <w:r w:rsidRPr="6063DE78">
        <w:rPr>
          <w:rStyle w:val="Mention"/>
          <w:noProof/>
        </w:rPr>
        <w:t>@Kat Kellogg</w:t>
      </w:r>
      <w:r>
        <w:fldChar w:fldCharType="end"/>
      </w:r>
      <w:r>
        <w:t xml:space="preserve"> Can you please let me know if the QL makes sense? I've never specified one before. Thanks!</w:t>
      </w:r>
      <w:r>
        <w:rPr>
          <w:rStyle w:val="CommentReference"/>
        </w:rPr>
        <w:annotationRef/>
      </w:r>
    </w:p>
  </w:comment>
  <w:comment w:id="29" w:author="Kat Kellogg" w:date="2023-06-05T08:45:00Z" w:initials="KK">
    <w:p w14:paraId="6FC90384" w14:textId="3191C4AA" w:rsidR="6063DE78" w:rsidRDefault="6063DE78">
      <w:pPr>
        <w:pStyle w:val="CommentText"/>
      </w:pPr>
      <w:r>
        <w:t>Hey Miryelin, this looks great!</w:t>
      </w:r>
      <w:r>
        <w:rPr>
          <w:rStyle w:val="CommentReference"/>
        </w:rPr>
        <w:annotationRef/>
      </w:r>
    </w:p>
    <w:p w14:paraId="15330A95" w14:textId="6A0FD457" w:rsidR="6063DE78" w:rsidRDefault="6063DE78">
      <w:pPr>
        <w:pStyle w:val="CommentText"/>
      </w:pPr>
    </w:p>
    <w:p w14:paraId="70131C15" w14:textId="36B281DA" w:rsidR="6063DE78" w:rsidRDefault="6063DE78">
      <w:pPr>
        <w:pStyle w:val="CommentText"/>
      </w:pPr>
      <w:r>
        <w:t xml:space="preserve">Only thing I want to let you know is that we can't do a multi-select in our filters in QLs. </w:t>
      </w:r>
    </w:p>
  </w:comment>
  <w:comment w:id="36" w:author="Samantha Harris" w:date="2023-03-10T11:39:00Z" w:initials="SH">
    <w:p w14:paraId="06CD6FC5" w14:textId="6F86F360" w:rsidR="080CE661" w:rsidRDefault="080CE661">
      <w:pPr>
        <w:pStyle w:val="CommentText"/>
      </w:pPr>
      <w:r>
        <w:t>TSM: we need to discuss how we would manage holds added to an active record as it could be farther along in the admissions stage (accepted, etc.). Is this a different trigger and different action? How will we support this need?</w:t>
      </w:r>
      <w:r>
        <w:rPr>
          <w:rStyle w:val="CommentReference"/>
        </w:rPr>
        <w:annotationRef/>
      </w:r>
    </w:p>
  </w:comment>
  <w:comment w:id="37" w:author="Miryelin Espinosa" w:date="2023-07-04T16:10:00Z" w:initials="ME">
    <w:p w14:paraId="6A6321E1" w14:textId="5A5170F1" w:rsidR="436F6952" w:rsidRDefault="436F6952">
      <w:pPr>
        <w:pStyle w:val="CommentText"/>
      </w:pPr>
      <w:r>
        <w:fldChar w:fldCharType="begin"/>
      </w:r>
      <w:r>
        <w:instrText xml:space="preserve"> HYPERLINK "mailto:espinom@algonquincollege.com"</w:instrText>
      </w:r>
      <w:bookmarkStart w:id="38" w:name="_@_889CDF8AD70F419FAD1A7958FAAF5EB0Z"/>
      <w:r>
        <w:fldChar w:fldCharType="separate"/>
      </w:r>
      <w:bookmarkEnd w:id="38"/>
      <w:r w:rsidRPr="436F6952">
        <w:rPr>
          <w:rStyle w:val="Mention"/>
          <w:noProof/>
        </w:rPr>
        <w:t>@Miryelin Espinosa</w:t>
      </w:r>
      <w:r>
        <w:fldChar w:fldCharType="end"/>
      </w:r>
      <w:r>
        <w:t xml:space="preserve"> follow up with TSM about holds</w:t>
      </w:r>
      <w:r>
        <w:rPr>
          <w:rStyle w:val="CommentReference"/>
        </w:rPr>
        <w:annotationRef/>
      </w:r>
    </w:p>
  </w:comment>
  <w:comment w:id="41" w:author="Samantha Harris" w:date="2023-02-07T12:01:00Z" w:initials="SH">
    <w:p w14:paraId="6E0CB6B7" w14:textId="3C4B65CB" w:rsidR="4ED6F847" w:rsidRDefault="4ED6F847">
      <w:pPr>
        <w:pStyle w:val="CommentText"/>
      </w:pPr>
      <w:r>
        <w:fldChar w:fldCharType="begin"/>
      </w:r>
      <w:r>
        <w:instrText xml:space="preserve"> HYPERLINK "mailto:kellogk@algonquincollege.com"</w:instrText>
      </w:r>
      <w:bookmarkStart w:id="42" w:name="_@_450A5B7D094F4ED098E10D5ED70061D4Z"/>
      <w:r>
        <w:fldChar w:fldCharType="separate"/>
      </w:r>
      <w:bookmarkEnd w:id="42"/>
      <w:r w:rsidRPr="4ED6F847">
        <w:rPr>
          <w:rStyle w:val="Mention"/>
          <w:noProof/>
        </w:rPr>
        <w:t>@Kat Kellogg</w:t>
      </w:r>
      <w:r>
        <w:fldChar w:fldCharType="end"/>
      </w:r>
      <w:r>
        <w:t xml:space="preserve"> added in IT6</w:t>
      </w:r>
      <w:r>
        <w:rPr>
          <w:rStyle w:val="CommentReference"/>
        </w:rPr>
        <w:annotationRef/>
      </w:r>
      <w:r>
        <w:rPr>
          <w:rStyle w:val="CommentReference"/>
        </w:rPr>
        <w:annotationRef/>
      </w:r>
    </w:p>
  </w:comment>
  <w:comment w:id="43" w:author="Samantha Harris" w:date="2022-12-05T08:54:00Z" w:initials="SH">
    <w:p w14:paraId="15CA5117" w14:textId="71D3D8C8" w:rsidR="6AC545F2" w:rsidRDefault="6AC545F2">
      <w:pPr>
        <w:pStyle w:val="CommentText"/>
      </w:pPr>
      <w:r>
        <w:fldChar w:fldCharType="begin"/>
      </w:r>
      <w:r>
        <w:instrText xml:space="preserve"> HYPERLINK "mailto:kellogk@algonquincollege.com"</w:instrText>
      </w:r>
      <w:bookmarkStart w:id="44" w:name="_@_C8F67D747C3542B9BE77858B7CDA57D7Z"/>
      <w:r>
        <w:fldChar w:fldCharType="separate"/>
      </w:r>
      <w:bookmarkEnd w:id="44"/>
      <w:r w:rsidRPr="6AC545F2">
        <w:rPr>
          <w:rStyle w:val="Mention"/>
          <w:noProof/>
        </w:rPr>
        <w:t>@Kat Kellogg</w:t>
      </w:r>
      <w:r>
        <w:fldChar w:fldCharType="end"/>
      </w:r>
      <w:r>
        <w:t xml:space="preserve"> just a heads up that we are adding a new hold type for iteration 5, so this ruleset has been updated. </w:t>
      </w:r>
      <w:r>
        <w:rPr>
          <w:rStyle w:val="CommentReference"/>
        </w:rPr>
        <w:annotationRef/>
      </w:r>
      <w:r>
        <w:rPr>
          <w:rStyle w:val="CommentReference"/>
        </w:rPr>
        <w:annotationRef/>
      </w:r>
    </w:p>
  </w:comment>
  <w:comment w:id="45" w:author="Samantha Harris" w:date="2022-10-27T11:37:00Z" w:initials="SH">
    <w:p w14:paraId="47E401DC" w14:textId="42A9B88F" w:rsidR="0CDFBEE9" w:rsidRDefault="0CDFBEE9">
      <w:pPr>
        <w:pStyle w:val="CommentText"/>
      </w:pPr>
      <w:r>
        <w:t>No would apply presumably for CE and other core groups that may end up bypassing admissions (dual credit, collaborative, corporate training, etc.)</w:t>
      </w:r>
      <w:r>
        <w:rPr>
          <w:rStyle w:val="CommentReference"/>
        </w:rPr>
        <w:annotationRef/>
      </w:r>
    </w:p>
  </w:comment>
  <w:comment w:id="46" w:author="Haya Majbour" w:date="2023-07-06T11:06:00Z" w:initials="HM">
    <w:p w14:paraId="5DA72346" w14:textId="52E7FCBC" w:rsidR="68BBE3B1" w:rsidRDefault="68BBE3B1">
      <w:pPr>
        <w:pStyle w:val="CommentText"/>
      </w:pPr>
      <w:r>
        <w:t xml:space="preserve">Status Updated </w:t>
      </w:r>
      <w:r>
        <w:rPr>
          <w:rStyle w:val="CommentReference"/>
        </w:rPr>
        <w:annotationRef/>
      </w:r>
    </w:p>
  </w:comment>
  <w:comment w:id="47" w:author="Haya Majbour" w:date="2023-07-06T11:08:00Z" w:initials="HM">
    <w:p w14:paraId="3AF9B296" w14:textId="5B3B5C34" w:rsidR="68BBE3B1" w:rsidRDefault="68BBE3B1">
      <w:pPr>
        <w:pStyle w:val="CommentText"/>
      </w:pPr>
      <w:r>
        <w:t xml:space="preserve">Updated SAR status, added enrollment status </w:t>
      </w:r>
      <w:r>
        <w:rPr>
          <w:rStyle w:val="CommentReference"/>
        </w:rPr>
        <w:annotationRef/>
      </w:r>
    </w:p>
  </w:comment>
  <w:comment w:id="48" w:author="Samantha Harris" w:date="2023-01-11T09:26:00Z" w:initials="SH">
    <w:p w14:paraId="50AA3940" w14:textId="27F71B20" w:rsidR="3257833F" w:rsidRDefault="3257833F">
      <w:pPr>
        <w:pStyle w:val="CommentText"/>
      </w:pPr>
      <w:r>
        <w:fldChar w:fldCharType="begin"/>
      </w:r>
      <w:r>
        <w:instrText xml:space="preserve"> HYPERLINK "mailto:majbouh@algonquincollege.com"</w:instrText>
      </w:r>
      <w:bookmarkStart w:id="49" w:name="_@_712CACB01FF947C3B37CC5FCF2FBF05AZ"/>
      <w:r>
        <w:fldChar w:fldCharType="separate"/>
      </w:r>
      <w:bookmarkEnd w:id="49"/>
      <w:r w:rsidRPr="3257833F">
        <w:rPr>
          <w:rStyle w:val="Mention"/>
          <w:noProof/>
        </w:rPr>
        <w:t>@Haya Majbour</w:t>
      </w:r>
      <w:r>
        <w:fldChar w:fldCharType="end"/>
      </w:r>
      <w:r>
        <w:t xml:space="preserve"> for reference if you're approaching all SAR changes through the Excel doc provided by TSM.</w:t>
      </w:r>
      <w:r>
        <w:rPr>
          <w:rStyle w:val="CommentReference"/>
        </w:rPr>
        <w:annotationRef/>
      </w:r>
      <w:r>
        <w:rPr>
          <w:rStyle w:val="CommentReference"/>
        </w:rPr>
        <w:annotationRef/>
      </w:r>
    </w:p>
  </w:comment>
  <w:comment w:id="50" w:author="Haya Majbour" w:date="2023-07-06T11:09:00Z" w:initials="HM">
    <w:p w14:paraId="75D81F68" w14:textId="699A1D23" w:rsidR="68BBE3B1" w:rsidRDefault="68BBE3B1">
      <w:pPr>
        <w:pStyle w:val="CommentText"/>
      </w:pPr>
      <w:r>
        <w:t>Status updated</w:t>
      </w:r>
      <w:r>
        <w:rPr>
          <w:rStyle w:val="CommentReference"/>
        </w:rPr>
        <w:annotationRef/>
      </w:r>
    </w:p>
  </w:comment>
  <w:comment w:id="51" w:author="Samantha Harris" w:date="2023-01-11T09:26:00Z" w:initials="SH">
    <w:p w14:paraId="45705C87" w14:textId="2C0E5FE2" w:rsidR="3257833F" w:rsidRDefault="3257833F">
      <w:pPr>
        <w:pStyle w:val="CommentText"/>
      </w:pPr>
      <w:r>
        <w:fldChar w:fldCharType="begin"/>
      </w:r>
      <w:r>
        <w:instrText xml:space="preserve"> HYPERLINK "mailto:majbouh@algonquincollege.com"</w:instrText>
      </w:r>
      <w:bookmarkStart w:id="52" w:name="_@_28C28395E5274E17B3E05E20D13E650CZ"/>
      <w:r>
        <w:fldChar w:fldCharType="separate"/>
      </w:r>
      <w:bookmarkEnd w:id="52"/>
      <w:r w:rsidRPr="3257833F">
        <w:rPr>
          <w:rStyle w:val="Mention"/>
          <w:noProof/>
        </w:rPr>
        <w:t>@Haya Majbour</w:t>
      </w:r>
      <w:r>
        <w:fldChar w:fldCharType="end"/>
      </w:r>
      <w:r>
        <w:t xml:space="preserve"> for reference if you're approaching all SAR changes through the Excel doc provided by TSM.</w:t>
      </w:r>
      <w:r>
        <w:rPr>
          <w:rStyle w:val="CommentReference"/>
        </w:rPr>
        <w:annotationRef/>
      </w:r>
      <w:r>
        <w:rPr>
          <w:rStyle w:val="CommentReference"/>
        </w:rPr>
        <w:annotationRef/>
      </w:r>
    </w:p>
  </w:comment>
  <w:comment w:id="53" w:author="Wade Stewart" w:date="2024-05-06T15:24:00Z" w:initials="WS">
    <w:p w14:paraId="151F94A9" w14:textId="1EE86DCE" w:rsidR="009C14A4" w:rsidRDefault="009C14A4">
      <w:pPr>
        <w:pStyle w:val="CommentText"/>
      </w:pPr>
      <w:r>
        <w:rPr>
          <w:rStyle w:val="CommentReference"/>
        </w:rPr>
        <w:annotationRef/>
      </w:r>
      <w:r>
        <w:t>Updated May 6</w:t>
      </w:r>
      <w:r w:rsidRPr="009C14A4">
        <w:rPr>
          <w:vertAlign w:val="superscript"/>
        </w:rPr>
        <w:t>th</w:t>
      </w:r>
      <w:r>
        <w:t xml:space="preserve"> </w:t>
      </w:r>
    </w:p>
  </w:comment>
  <w:comment w:id="54" w:author="Samantha Harris" w:date="2023-01-13T08:09:00Z" w:initials="SH">
    <w:p w14:paraId="0E3B223E" w14:textId="645F57A3" w:rsidR="725F2C4A" w:rsidRDefault="725F2C4A">
      <w:pPr>
        <w:pStyle w:val="CommentText"/>
      </w:pPr>
      <w:r>
        <w:t>Expecting the Offer Dates to become delivered fields with OCAS productization</w:t>
      </w:r>
      <w:r>
        <w:rPr>
          <w:rStyle w:val="CommentReference"/>
        </w:rPr>
        <w:annotationRef/>
      </w:r>
    </w:p>
  </w:comment>
  <w:comment w:id="55" w:author="Samantha Harris" w:date="2022-12-06T08:43:00Z" w:initials="SH">
    <w:p w14:paraId="3555A7FE" w14:textId="35A85488" w:rsidR="5F807601" w:rsidRDefault="5F807601">
      <w:pPr>
        <w:pStyle w:val="CommentText"/>
      </w:pPr>
      <w:r>
        <w:fldChar w:fldCharType="begin"/>
      </w:r>
      <w:r>
        <w:instrText xml:space="preserve"> HYPERLINK "mailto:kellogk@algonquincollege.com"</w:instrText>
      </w:r>
      <w:bookmarkStart w:id="56" w:name="_@_4DC74DE03A9F41BEBB8AED11E8FF3F60Z"/>
      <w:r>
        <w:fldChar w:fldCharType="separate"/>
      </w:r>
      <w:bookmarkEnd w:id="56"/>
      <w:r w:rsidRPr="5F807601">
        <w:rPr>
          <w:rStyle w:val="Mention"/>
          <w:noProof/>
        </w:rPr>
        <w:t>@Kat Kellogg</w:t>
      </w:r>
      <w:r>
        <w:fldChar w:fldCharType="end"/>
      </w:r>
      <w:r>
        <w:t xml:space="preserve"> I added this to the ruleset, please acknowledge receipt and accept changes.</w:t>
      </w:r>
      <w:r>
        <w:rPr>
          <w:rStyle w:val="CommentReference"/>
        </w:rPr>
        <w:annotationRef/>
      </w:r>
      <w:r>
        <w:rPr>
          <w:rStyle w:val="CommentReference"/>
        </w:rPr>
        <w:annotationRef/>
      </w:r>
    </w:p>
  </w:comment>
  <w:comment w:id="57" w:author="Samantha Harris" w:date="2022-10-18T13:02:00Z" w:initials="SH">
    <w:p w14:paraId="285EAE1E" w14:textId="3717F16E" w:rsidR="69A377EF" w:rsidRDefault="4E27322B" w:rsidP="4E27322B">
      <w:pPr>
        <w:pStyle w:val="CommentText"/>
      </w:pPr>
      <w:r>
        <w:t>By this I mean we will trigger this ruleset on the day after the Offer Expiry Date - Hard on the Admissions Record to cancel applications with inactivity</w:t>
      </w:r>
      <w:r w:rsidR="69A377EF">
        <w:rPr>
          <w:rStyle w:val="CommentReference"/>
        </w:rPr>
        <w:annotationRef/>
      </w:r>
      <w:r w:rsidR="69A377EF">
        <w:rPr>
          <w:rStyle w:val="CommentReference"/>
        </w:rPr>
        <w:annotationRef/>
      </w:r>
    </w:p>
  </w:comment>
  <w:comment w:id="58" w:author="Samantha Harris" w:date="2023-01-13T08:11:00Z" w:initials="SH">
    <w:p w14:paraId="72BDF5E0" w14:textId="3C24989C" w:rsidR="725F2C4A" w:rsidRDefault="725F2C4A">
      <w:pPr>
        <w:pStyle w:val="CommentText"/>
      </w:pPr>
      <w:r>
        <w:t>This may need to be changed to source from the APOI based on the first pass at the OCAS productization (would not include a hard expiry on the Admissions Record directly)</w:t>
      </w:r>
      <w:r>
        <w:rPr>
          <w:rStyle w:val="CommentReference"/>
        </w:rPr>
        <w:annotationRef/>
      </w:r>
    </w:p>
  </w:comment>
  <w:comment w:id="59" w:author="Samantha Harris" w:date="2023-04-06T08:09:00Z" w:initials="SH">
    <w:p w14:paraId="3AD67653" w14:textId="2BBD60F8" w:rsidR="13842C5C" w:rsidRDefault="13842C5C">
      <w:pPr>
        <w:pStyle w:val="CommentText"/>
      </w:pPr>
      <w:r>
        <w:fldChar w:fldCharType="begin"/>
      </w:r>
      <w:r>
        <w:instrText xml:space="preserve"> HYPERLINK "mailto:kellogk@algonquincollege.com"</w:instrText>
      </w:r>
      <w:bookmarkStart w:id="60" w:name="_@_4A6A992296554D469150455CB5421105Z"/>
      <w:r>
        <w:fldChar w:fldCharType="separate"/>
      </w:r>
      <w:bookmarkEnd w:id="60"/>
      <w:r w:rsidRPr="13842C5C">
        <w:rPr>
          <w:rStyle w:val="Mention"/>
          <w:noProof/>
        </w:rPr>
        <w:t>@Kat Kellogg</w:t>
      </w:r>
      <w:r>
        <w:fldChar w:fldCharType="end"/>
      </w:r>
      <w:r>
        <w:t xml:space="preserve"> tagging you on this working document while we wait for Emily to upload to TSM</w:t>
      </w:r>
      <w:r>
        <w:rPr>
          <w:rStyle w:val="CommentReference"/>
        </w:rPr>
        <w:annotationRef/>
      </w:r>
    </w:p>
  </w:comment>
  <w:comment w:id="61" w:author="Samantha Harris" w:date="2022-12-07T09:23:00Z" w:initials="SH">
    <w:p w14:paraId="61DD0658" w14:textId="429F8162" w:rsidR="0846484A" w:rsidRDefault="0846484A">
      <w:pPr>
        <w:pStyle w:val="CommentText"/>
      </w:pPr>
      <w:r>
        <w:t>Kizzy - there are comments at the top and then the standard component/document comments below, should we hide the one in the header?</w:t>
      </w:r>
      <w:r>
        <w:rPr>
          <w:rStyle w:val="CommentReference"/>
        </w:rPr>
        <w:annotationRef/>
      </w:r>
    </w:p>
  </w:comment>
  <w:comment w:id="62" w:author="Samantha Harris" w:date="2022-12-08T15:47:00Z" w:initials="SH">
    <w:p w14:paraId="129DCD71" w14:textId="1BC7BEEC" w:rsidR="0E915940" w:rsidRDefault="0E915940">
      <w:pPr>
        <w:pStyle w:val="CommentText"/>
      </w:pPr>
      <w:r>
        <w:t>yes, can be done through role permissioning</w:t>
      </w:r>
      <w:r>
        <w:rPr>
          <w:rStyle w:val="CommentReference"/>
        </w:rPr>
        <w:annotationRef/>
      </w:r>
    </w:p>
  </w:comment>
  <w:comment w:id="63" w:author="Samantha Harris" w:date="2023-03-06T15:34:00Z" w:initials="SH">
    <w:p w14:paraId="27C34B8F" w14:textId="5850B1CD" w:rsidR="7530EBB3" w:rsidRDefault="7530EBB3">
      <w:pPr>
        <w:pStyle w:val="CommentText"/>
      </w:pPr>
      <w:r>
        <w:t>Query who has access to this screen today</w:t>
      </w:r>
      <w:r>
        <w:rPr>
          <w:rStyle w:val="CommentReference"/>
        </w:rPr>
        <w:annotationRef/>
      </w:r>
    </w:p>
  </w:comment>
  <w:comment w:id="64" w:author="Miryelin Espinosa" w:date="2023-07-04T16:13:00Z" w:initials="ME">
    <w:p w14:paraId="41C32EA5" w14:textId="6E11622E" w:rsidR="436F6952" w:rsidRDefault="436F6952">
      <w:pPr>
        <w:pStyle w:val="CommentText"/>
      </w:pPr>
      <w:r>
        <w:t xml:space="preserve">RO staff, academic coordinators/chairs may have access to view the records. </w:t>
      </w:r>
      <w:r>
        <w:rPr>
          <w:rStyle w:val="CommentReference"/>
        </w:rPr>
        <w:annotationRef/>
      </w:r>
    </w:p>
    <w:p w14:paraId="2B700A28" w14:textId="53442BDE" w:rsidR="436F6952" w:rsidRDefault="436F6952">
      <w:pPr>
        <w:pStyle w:val="CommentText"/>
      </w:pPr>
    </w:p>
    <w:p w14:paraId="52742371" w14:textId="46E6E2F7" w:rsidR="436F6952" w:rsidRDefault="436F6952">
      <w:pPr>
        <w:pStyle w:val="CommentText"/>
      </w:pPr>
      <w:r>
        <w:fldChar w:fldCharType="begin"/>
      </w:r>
      <w:r>
        <w:instrText xml:space="preserve"> HYPERLINK "mailto:espinom@algonquincollege.com"</w:instrText>
      </w:r>
      <w:bookmarkStart w:id="65" w:name="_@_821BC2033BA94F7FB918F79F18FEF060Z"/>
      <w:r>
        <w:fldChar w:fldCharType="separate"/>
      </w:r>
      <w:bookmarkEnd w:id="65"/>
      <w:r w:rsidRPr="436F6952">
        <w:rPr>
          <w:rStyle w:val="Mention"/>
          <w:noProof/>
        </w:rPr>
        <w:t>@Miryelin Espinosa</w:t>
      </w:r>
      <w:r>
        <w:fldChar w:fldCharType="end"/>
      </w:r>
      <w:r>
        <w:t xml:space="preserve"> Ask ITS if they can produce a report.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CD513A" w15:done="1"/>
  <w15:commentEx w15:paraId="7625FA9B" w15:done="1"/>
  <w15:commentEx w15:paraId="71F9BBFF" w15:done="1"/>
  <w15:commentEx w15:paraId="5699F969" w15:done="0"/>
  <w15:commentEx w15:paraId="521EC591" w15:done="0"/>
  <w15:commentEx w15:paraId="53EAF7F5" w15:done="0"/>
  <w15:commentEx w15:paraId="5DF2A175" w15:done="0"/>
  <w15:commentEx w15:paraId="7F938955" w15:done="1"/>
  <w15:commentEx w15:paraId="67C8AF65" w15:paraIdParent="7F938955" w15:done="1"/>
  <w15:commentEx w15:paraId="265DE5C3" w15:done="1"/>
  <w15:commentEx w15:paraId="7B4443E6" w15:paraIdParent="265DE5C3" w15:done="1"/>
  <w15:commentEx w15:paraId="09A7CB56" w15:done="0"/>
  <w15:commentEx w15:paraId="630DAB91" w15:done="1"/>
  <w15:commentEx w15:paraId="023C785E" w15:done="0"/>
  <w15:commentEx w15:paraId="0B3B27B5" w15:paraIdParent="023C785E" w15:done="0"/>
  <w15:commentEx w15:paraId="774B784F" w15:done="0"/>
  <w15:commentEx w15:paraId="0A842E96" w15:done="1"/>
  <w15:commentEx w15:paraId="245093D4" w15:paraIdParent="0A842E96" w15:done="1"/>
  <w15:commentEx w15:paraId="194B8DAC" w15:paraIdParent="0A842E96" w15:done="1"/>
  <w15:commentEx w15:paraId="1842D14F" w15:done="0"/>
  <w15:commentEx w15:paraId="70131C15" w15:paraIdParent="1842D14F" w15:done="0"/>
  <w15:commentEx w15:paraId="06CD6FC5" w15:done="0"/>
  <w15:commentEx w15:paraId="6A6321E1" w15:paraIdParent="06CD6FC5" w15:done="0"/>
  <w15:commentEx w15:paraId="6E0CB6B7" w15:done="1"/>
  <w15:commentEx w15:paraId="15CA5117" w15:done="1"/>
  <w15:commentEx w15:paraId="47E401DC" w15:done="0"/>
  <w15:commentEx w15:paraId="5DA72346" w15:done="0"/>
  <w15:commentEx w15:paraId="3AF9B296" w15:done="0"/>
  <w15:commentEx w15:paraId="50AA3940" w15:done="1"/>
  <w15:commentEx w15:paraId="75D81F68" w15:done="0"/>
  <w15:commentEx w15:paraId="45705C87" w15:done="1"/>
  <w15:commentEx w15:paraId="151F94A9" w15:done="0"/>
  <w15:commentEx w15:paraId="0E3B223E" w15:done="0"/>
  <w15:commentEx w15:paraId="3555A7FE" w15:done="1"/>
  <w15:commentEx w15:paraId="285EAE1E" w15:done="0"/>
  <w15:commentEx w15:paraId="72BDF5E0" w15:paraIdParent="285EAE1E" w15:done="0"/>
  <w15:commentEx w15:paraId="3AD67653" w15:done="0"/>
  <w15:commentEx w15:paraId="61DD0658" w15:done="0"/>
  <w15:commentEx w15:paraId="129DCD71" w15:paraIdParent="61DD0658" w15:done="0"/>
  <w15:commentEx w15:paraId="27C34B8F" w15:done="0"/>
  <w15:commentEx w15:paraId="52742371" w15:paraIdParent="27C34B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81D27B" w16cex:dateUtc="2023-02-21T19:32:00Z"/>
  <w16cex:commentExtensible w16cex:durableId="33D75C87" w16cex:dateUtc="2023-03-10T16:48:00Z"/>
  <w16cex:commentExtensible w16cex:durableId="6F952EBF" w16cex:dateUtc="2023-03-17T18:42:00Z"/>
  <w16cex:commentExtensible w16cex:durableId="13B27543" w16cex:dateUtc="2023-04-06T12:14:00Z"/>
  <w16cex:commentExtensible w16cex:durableId="7360E6CD" w16cex:dateUtc="2023-07-06T15:11:00Z"/>
  <w16cex:commentExtensible w16cex:durableId="2D4D3AD6" w16cex:dateUtc="2023-02-27T21:04:00Z"/>
  <w16cex:commentExtensible w16cex:durableId="2E06ABB0" w16cex:dateUtc="2023-04-28T13:38:00Z"/>
  <w16cex:commentExtensible w16cex:durableId="03FE59EF" w16cex:dateUtc="2023-02-27T21:08:00Z"/>
  <w16cex:commentExtensible w16cex:durableId="178AE196" w16cex:dateUtc="2023-02-28T15:09:00Z"/>
  <w16cex:commentExtensible w16cex:durableId="2AB0D6D5" w16cex:dateUtc="2023-02-27T21:08:00Z"/>
  <w16cex:commentExtensible w16cex:durableId="2AB0D6D4" w16cex:dateUtc="2023-02-28T15:09:00Z"/>
  <w16cex:commentExtensible w16cex:durableId="2CC7306E" w16cex:dateUtc="2024-07-17T20:05:00Z"/>
  <w16cex:commentExtensible w16cex:durableId="187A828E" w16cex:dateUtc="2023-01-18T21:18:00Z"/>
  <w16cex:commentExtensible w16cex:durableId="3BF279F6" w16cex:dateUtc="2022-10-25T12:59:00Z"/>
  <w16cex:commentExtensible w16cex:durableId="6846ABBE" w16cex:dateUtc="2023-07-04T20:09:00Z"/>
  <w16cex:commentExtensible w16cex:durableId="02F32259" w16cex:dateUtc="2023-03-29T14:35:00Z"/>
  <w16cex:commentExtensible w16cex:durableId="2B3E30DB" w16cex:dateUtc="2022-12-11T17:35:00Z"/>
  <w16cex:commentExtensible w16cex:durableId="651F8D41" w16cex:dateUtc="2022-12-12T15:04:00Z"/>
  <w16cex:commentExtensible w16cex:durableId="43C455B8" w16cex:dateUtc="2023-03-10T16:42:00Z"/>
  <w16cex:commentExtensible w16cex:durableId="2847D83B" w16cex:dateUtc="2023-06-05T03:41:00Z"/>
  <w16cex:commentExtensible w16cex:durableId="30C00EB8" w16cex:dateUtc="2023-06-05T13:45:00Z"/>
  <w16cex:commentExtensible w16cex:durableId="46B5E7DA" w16cex:dateUtc="2023-03-10T16:39:00Z"/>
  <w16cex:commentExtensible w16cex:durableId="48E3FF1E" w16cex:dateUtc="2023-07-04T20:10:00Z"/>
  <w16cex:commentExtensible w16cex:durableId="371F6578" w16cex:dateUtc="2023-02-07T17:01:00Z"/>
  <w16cex:commentExtensible w16cex:durableId="000FAB38" w16cex:dateUtc="2022-12-05T13:54:00Z"/>
  <w16cex:commentExtensible w16cex:durableId="42F70177" w16cex:dateUtc="2022-10-27T15:37:00Z"/>
  <w16cex:commentExtensible w16cex:durableId="52B1526D" w16cex:dateUtc="2023-07-06T15:06:00Z"/>
  <w16cex:commentExtensible w16cex:durableId="7831C166" w16cex:dateUtc="2023-07-06T15:08:00Z"/>
  <w16cex:commentExtensible w16cex:durableId="788E622B" w16cex:dateUtc="2023-01-11T14:26:00Z"/>
  <w16cex:commentExtensible w16cex:durableId="0D8A0B94" w16cex:dateUtc="2023-07-06T15:09:00Z"/>
  <w16cex:commentExtensible w16cex:durableId="1858BBA7" w16cex:dateUtc="2023-01-11T14:26:00Z"/>
  <w16cex:commentExtensible w16cex:durableId="29E374A7" w16cex:dateUtc="2024-05-06T19:24:00Z"/>
  <w16cex:commentExtensible w16cex:durableId="3BCDF81A" w16cex:dateUtc="2023-01-13T13:09:00Z"/>
  <w16cex:commentExtensible w16cex:durableId="44CD8F50" w16cex:dateUtc="2022-12-06T13:43:00Z"/>
  <w16cex:commentExtensible w16cex:durableId="79353B6B" w16cex:dateUtc="2022-10-18T17:02:00Z"/>
  <w16cex:commentExtensible w16cex:durableId="00B26265" w16cex:dateUtc="2023-01-13T13:11:00Z"/>
  <w16cex:commentExtensible w16cex:durableId="6A89DD5A" w16cex:dateUtc="2023-04-06T12:09:00Z"/>
  <w16cex:commentExtensible w16cex:durableId="139983D1" w16cex:dateUtc="2022-12-07T14:23:00Z"/>
  <w16cex:commentExtensible w16cex:durableId="7CF4565C" w16cex:dateUtc="2022-12-08T20:47:00Z"/>
  <w16cex:commentExtensible w16cex:durableId="19EE5796" w16cex:dateUtc="2023-03-06T20:34:00Z"/>
  <w16cex:commentExtensible w16cex:durableId="7947E9CB" w16cex:dateUtc="2023-07-04T20: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CD513A" w16cid:durableId="2381D27B"/>
  <w16cid:commentId w16cid:paraId="7625FA9B" w16cid:durableId="33D75C87"/>
  <w16cid:commentId w16cid:paraId="71F9BBFF" w16cid:durableId="6F952EBF"/>
  <w16cid:commentId w16cid:paraId="5699F969" w16cid:durableId="13B27543"/>
  <w16cid:commentId w16cid:paraId="521EC591" w16cid:durableId="7360E6CD"/>
  <w16cid:commentId w16cid:paraId="53EAF7F5" w16cid:durableId="2D4D3AD6"/>
  <w16cid:commentId w16cid:paraId="5DF2A175" w16cid:durableId="2E06ABB0"/>
  <w16cid:commentId w16cid:paraId="7F938955" w16cid:durableId="03FE59EF"/>
  <w16cid:commentId w16cid:paraId="67C8AF65" w16cid:durableId="178AE196"/>
  <w16cid:commentId w16cid:paraId="265DE5C3" w16cid:durableId="2AB0D6D5"/>
  <w16cid:commentId w16cid:paraId="7B4443E6" w16cid:durableId="2AB0D6D4"/>
  <w16cid:commentId w16cid:paraId="09A7CB56" w16cid:durableId="2CC7306E"/>
  <w16cid:commentId w16cid:paraId="630DAB91" w16cid:durableId="187A828E"/>
  <w16cid:commentId w16cid:paraId="023C785E" w16cid:durableId="3BF279F6"/>
  <w16cid:commentId w16cid:paraId="0B3B27B5" w16cid:durableId="6846ABBE"/>
  <w16cid:commentId w16cid:paraId="774B784F" w16cid:durableId="02F32259"/>
  <w16cid:commentId w16cid:paraId="0A842E96" w16cid:durableId="2B3E30DB"/>
  <w16cid:commentId w16cid:paraId="245093D4" w16cid:durableId="651F8D41"/>
  <w16cid:commentId w16cid:paraId="194B8DAC" w16cid:durableId="43C455B8"/>
  <w16cid:commentId w16cid:paraId="1842D14F" w16cid:durableId="2847D83B"/>
  <w16cid:commentId w16cid:paraId="70131C15" w16cid:durableId="30C00EB8"/>
  <w16cid:commentId w16cid:paraId="06CD6FC5" w16cid:durableId="46B5E7DA"/>
  <w16cid:commentId w16cid:paraId="6A6321E1" w16cid:durableId="48E3FF1E"/>
  <w16cid:commentId w16cid:paraId="6E0CB6B7" w16cid:durableId="371F6578"/>
  <w16cid:commentId w16cid:paraId="15CA5117" w16cid:durableId="000FAB38"/>
  <w16cid:commentId w16cid:paraId="47E401DC" w16cid:durableId="42F70177"/>
  <w16cid:commentId w16cid:paraId="5DA72346" w16cid:durableId="52B1526D"/>
  <w16cid:commentId w16cid:paraId="3AF9B296" w16cid:durableId="7831C166"/>
  <w16cid:commentId w16cid:paraId="50AA3940" w16cid:durableId="788E622B"/>
  <w16cid:commentId w16cid:paraId="75D81F68" w16cid:durableId="0D8A0B94"/>
  <w16cid:commentId w16cid:paraId="45705C87" w16cid:durableId="1858BBA7"/>
  <w16cid:commentId w16cid:paraId="151F94A9" w16cid:durableId="29E374A7"/>
  <w16cid:commentId w16cid:paraId="0E3B223E" w16cid:durableId="3BCDF81A"/>
  <w16cid:commentId w16cid:paraId="3555A7FE" w16cid:durableId="44CD8F50"/>
  <w16cid:commentId w16cid:paraId="285EAE1E" w16cid:durableId="79353B6B"/>
  <w16cid:commentId w16cid:paraId="72BDF5E0" w16cid:durableId="00B26265"/>
  <w16cid:commentId w16cid:paraId="3AD67653" w16cid:durableId="6A89DD5A"/>
  <w16cid:commentId w16cid:paraId="61DD0658" w16cid:durableId="139983D1"/>
  <w16cid:commentId w16cid:paraId="129DCD71" w16cid:durableId="7CF4565C"/>
  <w16cid:commentId w16cid:paraId="27C34B8F" w16cid:durableId="19EE5796"/>
  <w16cid:commentId w16cid:paraId="52742371" w16cid:durableId="7947E9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BA39A" w14:textId="77777777" w:rsidR="00070CB9" w:rsidRDefault="00070CB9" w:rsidP="000253C8">
      <w:r>
        <w:separator/>
      </w:r>
    </w:p>
  </w:endnote>
  <w:endnote w:type="continuationSeparator" w:id="0">
    <w:p w14:paraId="12511A4F" w14:textId="77777777" w:rsidR="00070CB9" w:rsidRDefault="00070CB9" w:rsidP="000253C8">
      <w:r>
        <w:continuationSeparator/>
      </w:r>
    </w:p>
  </w:endnote>
  <w:endnote w:type="continuationNotice" w:id="1">
    <w:p w14:paraId="41A94161" w14:textId="77777777" w:rsidR="00070CB9" w:rsidRDefault="00070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2984020"/>
      <w:docPartObj>
        <w:docPartGallery w:val="Page Numbers (Bottom of Page)"/>
        <w:docPartUnique/>
      </w:docPartObj>
    </w:sdtPr>
    <w:sdtContent>
      <w:sdt>
        <w:sdtPr>
          <w:id w:val="-1769616900"/>
          <w:docPartObj>
            <w:docPartGallery w:val="Page Numbers (Top of Page)"/>
            <w:docPartUnique/>
          </w:docPartObj>
        </w:sdtPr>
        <w:sdtContent>
          <w:p w14:paraId="703E6ED1" w14:textId="200B71D6" w:rsidR="00804997" w:rsidRPr="008267DD" w:rsidRDefault="00804997">
            <w:pPr>
              <w:pStyle w:val="Footer"/>
              <w:jc w:val="right"/>
            </w:pPr>
            <w:r w:rsidRPr="008267DD">
              <w:t xml:space="preserve">Page </w:t>
            </w:r>
            <w:r w:rsidRPr="008267DD">
              <w:rPr>
                <w:bCs/>
                <w:color w:val="2B579A"/>
                <w:szCs w:val="24"/>
                <w:shd w:val="clear" w:color="auto" w:fill="E6E6E6"/>
              </w:rPr>
              <w:fldChar w:fldCharType="begin"/>
            </w:r>
            <w:r w:rsidRPr="008267DD">
              <w:rPr>
                <w:bCs/>
              </w:rPr>
              <w:instrText xml:space="preserve"> PAGE </w:instrText>
            </w:r>
            <w:r w:rsidRPr="008267DD">
              <w:rPr>
                <w:bCs/>
                <w:color w:val="2B579A"/>
                <w:szCs w:val="24"/>
                <w:shd w:val="clear" w:color="auto" w:fill="E6E6E6"/>
              </w:rPr>
              <w:fldChar w:fldCharType="separate"/>
            </w:r>
            <w:r w:rsidR="007D344F">
              <w:rPr>
                <w:bCs/>
                <w:noProof/>
              </w:rPr>
              <w:t>3</w:t>
            </w:r>
            <w:r w:rsidRPr="008267DD">
              <w:rPr>
                <w:bCs/>
                <w:color w:val="2B579A"/>
                <w:szCs w:val="24"/>
                <w:shd w:val="clear" w:color="auto" w:fill="E6E6E6"/>
              </w:rPr>
              <w:fldChar w:fldCharType="end"/>
            </w:r>
            <w:r w:rsidRPr="008267DD">
              <w:t xml:space="preserve"> of </w:t>
            </w:r>
            <w:r w:rsidRPr="008267DD">
              <w:rPr>
                <w:bCs/>
                <w:color w:val="2B579A"/>
                <w:szCs w:val="24"/>
                <w:shd w:val="clear" w:color="auto" w:fill="E6E6E6"/>
              </w:rPr>
              <w:fldChar w:fldCharType="begin"/>
            </w:r>
            <w:r w:rsidRPr="008267DD">
              <w:rPr>
                <w:bCs/>
              </w:rPr>
              <w:instrText xml:space="preserve"> NUMPAGES  </w:instrText>
            </w:r>
            <w:r w:rsidRPr="008267DD">
              <w:rPr>
                <w:bCs/>
                <w:color w:val="2B579A"/>
                <w:szCs w:val="24"/>
                <w:shd w:val="clear" w:color="auto" w:fill="E6E6E6"/>
              </w:rPr>
              <w:fldChar w:fldCharType="separate"/>
            </w:r>
            <w:r w:rsidR="007D344F">
              <w:rPr>
                <w:bCs/>
                <w:noProof/>
              </w:rPr>
              <w:t>11</w:t>
            </w:r>
            <w:r w:rsidRPr="008267DD">
              <w:rPr>
                <w:bCs/>
                <w:color w:val="2B579A"/>
                <w:szCs w:val="24"/>
                <w:shd w:val="clear" w:color="auto" w:fill="E6E6E6"/>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6ADAE1FB" w14:paraId="64990E31" w14:textId="77777777" w:rsidTr="6ADAE1FB">
      <w:trPr>
        <w:trHeight w:val="300"/>
      </w:trPr>
      <w:tc>
        <w:tcPr>
          <w:tcW w:w="5760" w:type="dxa"/>
        </w:tcPr>
        <w:p w14:paraId="26766163" w14:textId="16C011A9" w:rsidR="6ADAE1FB" w:rsidRDefault="6ADAE1FB" w:rsidP="6ADAE1FB">
          <w:pPr>
            <w:pStyle w:val="Header"/>
            <w:ind w:left="-115"/>
          </w:pPr>
        </w:p>
      </w:tc>
      <w:tc>
        <w:tcPr>
          <w:tcW w:w="5760" w:type="dxa"/>
        </w:tcPr>
        <w:p w14:paraId="6903AACE" w14:textId="278885AC" w:rsidR="6ADAE1FB" w:rsidRDefault="6ADAE1FB" w:rsidP="6ADAE1FB">
          <w:pPr>
            <w:pStyle w:val="Header"/>
            <w:jc w:val="center"/>
          </w:pPr>
        </w:p>
      </w:tc>
      <w:tc>
        <w:tcPr>
          <w:tcW w:w="5760" w:type="dxa"/>
        </w:tcPr>
        <w:p w14:paraId="683657DD" w14:textId="06FDDDA0" w:rsidR="6ADAE1FB" w:rsidRDefault="6ADAE1FB" w:rsidP="6ADAE1FB">
          <w:pPr>
            <w:pStyle w:val="Header"/>
            <w:ind w:right="-115"/>
            <w:jc w:val="right"/>
          </w:pPr>
        </w:p>
      </w:tc>
    </w:tr>
  </w:tbl>
  <w:p w14:paraId="5F542CA7" w14:textId="58CDA11C" w:rsidR="6ADAE1FB" w:rsidRDefault="6ADAE1FB" w:rsidP="6ADAE1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51278" w14:textId="77777777" w:rsidR="00070CB9" w:rsidRDefault="00070CB9" w:rsidP="000253C8">
      <w:r>
        <w:separator/>
      </w:r>
    </w:p>
  </w:footnote>
  <w:footnote w:type="continuationSeparator" w:id="0">
    <w:p w14:paraId="6850A526" w14:textId="77777777" w:rsidR="00070CB9" w:rsidRDefault="00070CB9" w:rsidP="000253C8">
      <w:r>
        <w:continuationSeparator/>
      </w:r>
    </w:p>
  </w:footnote>
  <w:footnote w:type="continuationNotice" w:id="1">
    <w:p w14:paraId="3E980CC0" w14:textId="77777777" w:rsidR="00070CB9" w:rsidRDefault="00070CB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5F02A" w14:textId="4DE2B7CE" w:rsidR="00804997" w:rsidRPr="009C14A4" w:rsidRDefault="009C14A4" w:rsidP="009C14A4">
    <w:pPr>
      <w:pStyle w:val="Header"/>
      <w:jc w:val="right"/>
    </w:pPr>
    <w:r w:rsidRPr="009C14A4">
      <w:t>SIS-FS-ADM-306 – Admissions Record Assessment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760"/>
      <w:gridCol w:w="5760"/>
      <w:gridCol w:w="5760"/>
    </w:tblGrid>
    <w:tr w:rsidR="6ADAE1FB" w14:paraId="3BD9A29E" w14:textId="77777777" w:rsidTr="6ADAE1FB">
      <w:trPr>
        <w:trHeight w:val="300"/>
      </w:trPr>
      <w:tc>
        <w:tcPr>
          <w:tcW w:w="5760" w:type="dxa"/>
        </w:tcPr>
        <w:p w14:paraId="255E2F24" w14:textId="1C83FB04" w:rsidR="6ADAE1FB" w:rsidRDefault="6ADAE1FB" w:rsidP="6ADAE1FB">
          <w:pPr>
            <w:pStyle w:val="Header"/>
            <w:ind w:left="-115"/>
          </w:pPr>
        </w:p>
      </w:tc>
      <w:tc>
        <w:tcPr>
          <w:tcW w:w="5760" w:type="dxa"/>
        </w:tcPr>
        <w:p w14:paraId="1D187A8A" w14:textId="05090FBB" w:rsidR="6ADAE1FB" w:rsidRDefault="6ADAE1FB" w:rsidP="6ADAE1FB">
          <w:pPr>
            <w:pStyle w:val="Header"/>
            <w:jc w:val="center"/>
          </w:pPr>
        </w:p>
      </w:tc>
      <w:tc>
        <w:tcPr>
          <w:tcW w:w="5760" w:type="dxa"/>
        </w:tcPr>
        <w:p w14:paraId="15F85804" w14:textId="7B69ECFF" w:rsidR="6ADAE1FB" w:rsidRDefault="6ADAE1FB" w:rsidP="6ADAE1FB">
          <w:pPr>
            <w:pStyle w:val="Header"/>
            <w:ind w:right="-115"/>
            <w:jc w:val="right"/>
          </w:pPr>
        </w:p>
      </w:tc>
    </w:tr>
  </w:tbl>
  <w:p w14:paraId="252534DE" w14:textId="0F720C36" w:rsidR="6ADAE1FB" w:rsidRDefault="6ADAE1FB" w:rsidP="6ADAE1FB">
    <w:pPr>
      <w:pStyle w:val="Header"/>
    </w:pPr>
  </w:p>
</w:hdr>
</file>

<file path=word/intelligence2.xml><?xml version="1.0" encoding="utf-8"?>
<int2:intelligence xmlns:int2="http://schemas.microsoft.com/office/intelligence/2020/intelligence" xmlns:oel="http://schemas.microsoft.com/office/2019/extlst">
  <int2:observations>
    <int2:textHash int2:hashCode="xs9KfYBqsKEzj+" int2:id="QmiPGza8">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C06"/>
    <w:multiLevelType w:val="hybridMultilevel"/>
    <w:tmpl w:val="61AA0C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3DA506"/>
    <w:multiLevelType w:val="hybridMultilevel"/>
    <w:tmpl w:val="F4FE7044"/>
    <w:lvl w:ilvl="0" w:tplc="805829AC">
      <w:start w:val="1"/>
      <w:numFmt w:val="bullet"/>
      <w:lvlText w:val=""/>
      <w:lvlJc w:val="left"/>
      <w:pPr>
        <w:ind w:left="720" w:hanging="360"/>
      </w:pPr>
      <w:rPr>
        <w:rFonts w:ascii="Symbol" w:hAnsi="Symbol" w:hint="default"/>
      </w:rPr>
    </w:lvl>
    <w:lvl w:ilvl="1" w:tplc="246E0EB0">
      <w:start w:val="1"/>
      <w:numFmt w:val="bullet"/>
      <w:lvlText w:val="o"/>
      <w:lvlJc w:val="left"/>
      <w:pPr>
        <w:ind w:left="1440" w:hanging="360"/>
      </w:pPr>
      <w:rPr>
        <w:rFonts w:ascii="Courier New" w:hAnsi="Courier New" w:hint="default"/>
      </w:rPr>
    </w:lvl>
    <w:lvl w:ilvl="2" w:tplc="C7E432DA">
      <w:start w:val="1"/>
      <w:numFmt w:val="bullet"/>
      <w:lvlText w:val=""/>
      <w:lvlJc w:val="left"/>
      <w:pPr>
        <w:ind w:left="2160" w:hanging="360"/>
      </w:pPr>
      <w:rPr>
        <w:rFonts w:ascii="Wingdings" w:hAnsi="Wingdings" w:hint="default"/>
      </w:rPr>
    </w:lvl>
    <w:lvl w:ilvl="3" w:tplc="63DA295A">
      <w:start w:val="1"/>
      <w:numFmt w:val="bullet"/>
      <w:lvlText w:val=""/>
      <w:lvlJc w:val="left"/>
      <w:pPr>
        <w:ind w:left="2880" w:hanging="360"/>
      </w:pPr>
      <w:rPr>
        <w:rFonts w:ascii="Symbol" w:hAnsi="Symbol" w:hint="default"/>
      </w:rPr>
    </w:lvl>
    <w:lvl w:ilvl="4" w:tplc="EEACEBF4">
      <w:start w:val="1"/>
      <w:numFmt w:val="bullet"/>
      <w:lvlText w:val="o"/>
      <w:lvlJc w:val="left"/>
      <w:pPr>
        <w:ind w:left="3600" w:hanging="360"/>
      </w:pPr>
      <w:rPr>
        <w:rFonts w:ascii="Courier New" w:hAnsi="Courier New" w:hint="default"/>
      </w:rPr>
    </w:lvl>
    <w:lvl w:ilvl="5" w:tplc="776AB85C">
      <w:start w:val="1"/>
      <w:numFmt w:val="bullet"/>
      <w:lvlText w:val=""/>
      <w:lvlJc w:val="left"/>
      <w:pPr>
        <w:ind w:left="4320" w:hanging="360"/>
      </w:pPr>
      <w:rPr>
        <w:rFonts w:ascii="Wingdings" w:hAnsi="Wingdings" w:hint="default"/>
      </w:rPr>
    </w:lvl>
    <w:lvl w:ilvl="6" w:tplc="144275EE">
      <w:start w:val="1"/>
      <w:numFmt w:val="bullet"/>
      <w:lvlText w:val=""/>
      <w:lvlJc w:val="left"/>
      <w:pPr>
        <w:ind w:left="5040" w:hanging="360"/>
      </w:pPr>
      <w:rPr>
        <w:rFonts w:ascii="Symbol" w:hAnsi="Symbol" w:hint="default"/>
      </w:rPr>
    </w:lvl>
    <w:lvl w:ilvl="7" w:tplc="C6565E32">
      <w:start w:val="1"/>
      <w:numFmt w:val="bullet"/>
      <w:lvlText w:val="o"/>
      <w:lvlJc w:val="left"/>
      <w:pPr>
        <w:ind w:left="5760" w:hanging="360"/>
      </w:pPr>
      <w:rPr>
        <w:rFonts w:ascii="Courier New" w:hAnsi="Courier New" w:hint="default"/>
      </w:rPr>
    </w:lvl>
    <w:lvl w:ilvl="8" w:tplc="20E2BE80">
      <w:start w:val="1"/>
      <w:numFmt w:val="bullet"/>
      <w:lvlText w:val=""/>
      <w:lvlJc w:val="left"/>
      <w:pPr>
        <w:ind w:left="6480" w:hanging="360"/>
      </w:pPr>
      <w:rPr>
        <w:rFonts w:ascii="Wingdings" w:hAnsi="Wingdings" w:hint="default"/>
      </w:rPr>
    </w:lvl>
  </w:abstractNum>
  <w:abstractNum w:abstractNumId="2" w15:restartNumberingAfterBreak="0">
    <w:nsid w:val="07527E9F"/>
    <w:multiLevelType w:val="multilevel"/>
    <w:tmpl w:val="F28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D94169"/>
    <w:multiLevelType w:val="multilevel"/>
    <w:tmpl w:val="E0EE8A2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22DD56"/>
    <w:multiLevelType w:val="hybridMultilevel"/>
    <w:tmpl w:val="FDC622A2"/>
    <w:lvl w:ilvl="0" w:tplc="18EEA8EC">
      <w:numFmt w:val="none"/>
      <w:lvlText w:val=""/>
      <w:lvlJc w:val="left"/>
      <w:pPr>
        <w:tabs>
          <w:tab w:val="num" w:pos="360"/>
        </w:tabs>
      </w:pPr>
    </w:lvl>
    <w:lvl w:ilvl="1" w:tplc="D2A22874">
      <w:start w:val="1"/>
      <w:numFmt w:val="lowerLetter"/>
      <w:lvlText w:val="%2."/>
      <w:lvlJc w:val="left"/>
      <w:pPr>
        <w:ind w:left="1800" w:hanging="360"/>
      </w:pPr>
    </w:lvl>
    <w:lvl w:ilvl="2" w:tplc="498AC07A">
      <w:start w:val="1"/>
      <w:numFmt w:val="lowerRoman"/>
      <w:lvlText w:val="%3."/>
      <w:lvlJc w:val="right"/>
      <w:pPr>
        <w:ind w:left="2520" w:hanging="180"/>
      </w:pPr>
    </w:lvl>
    <w:lvl w:ilvl="3" w:tplc="8E20F802">
      <w:start w:val="1"/>
      <w:numFmt w:val="decimal"/>
      <w:lvlText w:val="%4."/>
      <w:lvlJc w:val="left"/>
      <w:pPr>
        <w:ind w:left="3240" w:hanging="360"/>
      </w:pPr>
    </w:lvl>
    <w:lvl w:ilvl="4" w:tplc="15027624">
      <w:start w:val="1"/>
      <w:numFmt w:val="lowerLetter"/>
      <w:lvlText w:val="%5."/>
      <w:lvlJc w:val="left"/>
      <w:pPr>
        <w:ind w:left="3960" w:hanging="360"/>
      </w:pPr>
    </w:lvl>
    <w:lvl w:ilvl="5" w:tplc="E62A61CA">
      <w:start w:val="1"/>
      <w:numFmt w:val="lowerRoman"/>
      <w:lvlText w:val="%6."/>
      <w:lvlJc w:val="right"/>
      <w:pPr>
        <w:ind w:left="4680" w:hanging="180"/>
      </w:pPr>
    </w:lvl>
    <w:lvl w:ilvl="6" w:tplc="F1EEC180">
      <w:start w:val="1"/>
      <w:numFmt w:val="decimal"/>
      <w:lvlText w:val="%7."/>
      <w:lvlJc w:val="left"/>
      <w:pPr>
        <w:ind w:left="5400" w:hanging="360"/>
      </w:pPr>
    </w:lvl>
    <w:lvl w:ilvl="7" w:tplc="0666CC5C">
      <w:start w:val="1"/>
      <w:numFmt w:val="lowerLetter"/>
      <w:lvlText w:val="%8."/>
      <w:lvlJc w:val="left"/>
      <w:pPr>
        <w:ind w:left="6120" w:hanging="360"/>
      </w:pPr>
    </w:lvl>
    <w:lvl w:ilvl="8" w:tplc="8A2E92FA">
      <w:start w:val="1"/>
      <w:numFmt w:val="lowerRoman"/>
      <w:lvlText w:val="%9."/>
      <w:lvlJc w:val="right"/>
      <w:pPr>
        <w:ind w:left="6840" w:hanging="180"/>
      </w:pPr>
    </w:lvl>
  </w:abstractNum>
  <w:abstractNum w:abstractNumId="5" w15:restartNumberingAfterBreak="0">
    <w:nsid w:val="1DB26889"/>
    <w:multiLevelType w:val="multilevel"/>
    <w:tmpl w:val="1C42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F98FCE8"/>
    <w:multiLevelType w:val="multilevel"/>
    <w:tmpl w:val="F4AA9FA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2734242"/>
    <w:multiLevelType w:val="multilevel"/>
    <w:tmpl w:val="23E6B9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32702A62"/>
    <w:multiLevelType w:val="hybridMultilevel"/>
    <w:tmpl w:val="5F56F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32896C0A"/>
    <w:multiLevelType w:val="hybridMultilevel"/>
    <w:tmpl w:val="A1B64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EA0DB8"/>
    <w:multiLevelType w:val="multilevel"/>
    <w:tmpl w:val="57C6E3EC"/>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B75AB53"/>
    <w:multiLevelType w:val="multilevel"/>
    <w:tmpl w:val="0C7A09B2"/>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B915CE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EA99BD4"/>
    <w:multiLevelType w:val="multilevel"/>
    <w:tmpl w:val="7C9E54C2"/>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EBA26D3"/>
    <w:multiLevelType w:val="hybridMultilevel"/>
    <w:tmpl w:val="60528A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F93DECA"/>
    <w:multiLevelType w:val="hybridMultilevel"/>
    <w:tmpl w:val="0E4CCA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FBA0AEA"/>
    <w:multiLevelType w:val="multilevel"/>
    <w:tmpl w:val="50843956"/>
    <w:lvl w:ilvl="0">
      <w:start w:val="1"/>
      <w:numFmt w:val="decimal"/>
      <w:pStyle w:val="Heading1"/>
      <w:lvlText w:val="%1."/>
      <w:lvlJc w:val="left"/>
      <w:pPr>
        <w:ind w:left="504" w:hanging="504"/>
      </w:pPr>
      <w:rPr>
        <w:sz w:val="36"/>
      </w:rPr>
    </w:lvl>
    <w:lvl w:ilvl="1">
      <w:start w:val="1"/>
      <w:numFmt w:val="decimal"/>
      <w:pStyle w:val="Heading2"/>
      <w:lvlText w:val="%1.%2"/>
      <w:lvlJc w:val="left"/>
      <w:pPr>
        <w:ind w:left="645" w:hanging="504"/>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504" w:hanging="504"/>
      </w:pPr>
    </w:lvl>
    <w:lvl w:ilvl="3">
      <w:start w:val="1"/>
      <w:numFmt w:val="decimal"/>
      <w:pStyle w:val="Heading4"/>
      <w:lvlText w:val="%1.%2.%3.%4"/>
      <w:lvlJc w:val="left"/>
      <w:pPr>
        <w:ind w:left="504" w:hanging="504"/>
      </w:pPr>
    </w:lvl>
    <w:lvl w:ilvl="4">
      <w:start w:val="1"/>
      <w:numFmt w:val="decimal"/>
      <w:pStyle w:val="Heading5"/>
      <w:lvlText w:val="%1.%2.%3.%4.%5"/>
      <w:lvlJc w:val="left"/>
      <w:pPr>
        <w:ind w:left="504" w:hanging="504"/>
      </w:pPr>
    </w:lvl>
    <w:lvl w:ilvl="5">
      <w:start w:val="1"/>
      <w:numFmt w:val="decimal"/>
      <w:pStyle w:val="Heading6"/>
      <w:lvlText w:val="%1.%2.%3.%4.%5.%6"/>
      <w:lvlJc w:val="left"/>
      <w:pPr>
        <w:ind w:left="504" w:hanging="504"/>
      </w:pPr>
    </w:lvl>
    <w:lvl w:ilvl="6">
      <w:start w:val="1"/>
      <w:numFmt w:val="decimal"/>
      <w:pStyle w:val="Heading7"/>
      <w:lvlText w:val="%1.%2.%3.%4.%5.%6.%7"/>
      <w:lvlJc w:val="left"/>
      <w:pPr>
        <w:ind w:left="504" w:hanging="504"/>
      </w:pPr>
    </w:lvl>
    <w:lvl w:ilvl="7">
      <w:start w:val="1"/>
      <w:numFmt w:val="decimal"/>
      <w:pStyle w:val="Heading8"/>
      <w:lvlText w:val="%1.%2.%3.%4.%5.%6.%7.%8"/>
      <w:lvlJc w:val="left"/>
      <w:pPr>
        <w:ind w:left="504" w:hanging="504"/>
      </w:pPr>
    </w:lvl>
    <w:lvl w:ilvl="8">
      <w:start w:val="1"/>
      <w:numFmt w:val="decimal"/>
      <w:pStyle w:val="Heading9"/>
      <w:lvlText w:val="%1.%2.%3.%4.%5.%6.%7.%8.%9"/>
      <w:lvlJc w:val="left"/>
      <w:pPr>
        <w:ind w:left="504" w:hanging="504"/>
      </w:pPr>
    </w:lvl>
  </w:abstractNum>
  <w:abstractNum w:abstractNumId="17" w15:restartNumberingAfterBreak="0">
    <w:nsid w:val="444DB72C"/>
    <w:multiLevelType w:val="multilevel"/>
    <w:tmpl w:val="2F7C1256"/>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463B620"/>
    <w:multiLevelType w:val="hybridMultilevel"/>
    <w:tmpl w:val="0A3036D6"/>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45C96577"/>
    <w:multiLevelType w:val="hybridMultilevel"/>
    <w:tmpl w:val="5F7C8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B6673F"/>
    <w:multiLevelType w:val="hybridMultilevel"/>
    <w:tmpl w:val="73EE0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F8897C"/>
    <w:multiLevelType w:val="hybridMultilevel"/>
    <w:tmpl w:val="8F78949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 w15:restartNumberingAfterBreak="0">
    <w:nsid w:val="500C1745"/>
    <w:multiLevelType w:val="hybridMultilevel"/>
    <w:tmpl w:val="876CD9D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163669"/>
    <w:multiLevelType w:val="multilevel"/>
    <w:tmpl w:val="017ADF10"/>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9A51C4"/>
    <w:multiLevelType w:val="hybridMultilevel"/>
    <w:tmpl w:val="EFA8A9CE"/>
    <w:lvl w:ilvl="0" w:tplc="C38A2464">
      <w:start w:val="1"/>
      <w:numFmt w:val="bullet"/>
      <w:lvlText w:val=""/>
      <w:lvlJc w:val="left"/>
      <w:pPr>
        <w:ind w:left="720" w:hanging="360"/>
      </w:pPr>
      <w:rPr>
        <w:rFonts w:ascii="Symbol" w:hAnsi="Symbol" w:hint="default"/>
      </w:rPr>
    </w:lvl>
    <w:lvl w:ilvl="1" w:tplc="77F0C66C">
      <w:start w:val="1"/>
      <w:numFmt w:val="bullet"/>
      <w:lvlText w:val="o"/>
      <w:lvlJc w:val="left"/>
      <w:pPr>
        <w:ind w:left="1440" w:hanging="360"/>
      </w:pPr>
      <w:rPr>
        <w:rFonts w:ascii="Courier New" w:hAnsi="Courier New" w:hint="default"/>
      </w:rPr>
    </w:lvl>
    <w:lvl w:ilvl="2" w:tplc="CF105054">
      <w:start w:val="1"/>
      <w:numFmt w:val="bullet"/>
      <w:lvlText w:val=""/>
      <w:lvlJc w:val="left"/>
      <w:pPr>
        <w:ind w:left="2160" w:hanging="360"/>
      </w:pPr>
      <w:rPr>
        <w:rFonts w:ascii="Wingdings" w:hAnsi="Wingdings" w:hint="default"/>
      </w:rPr>
    </w:lvl>
    <w:lvl w:ilvl="3" w:tplc="0BB459EC">
      <w:start w:val="1"/>
      <w:numFmt w:val="bullet"/>
      <w:lvlText w:val=""/>
      <w:lvlJc w:val="left"/>
      <w:pPr>
        <w:ind w:left="2880" w:hanging="360"/>
      </w:pPr>
      <w:rPr>
        <w:rFonts w:ascii="Symbol" w:hAnsi="Symbol" w:hint="default"/>
      </w:rPr>
    </w:lvl>
    <w:lvl w:ilvl="4" w:tplc="4D7E30C0">
      <w:start w:val="1"/>
      <w:numFmt w:val="bullet"/>
      <w:lvlText w:val="o"/>
      <w:lvlJc w:val="left"/>
      <w:pPr>
        <w:ind w:left="3600" w:hanging="360"/>
      </w:pPr>
      <w:rPr>
        <w:rFonts w:ascii="Courier New" w:hAnsi="Courier New" w:hint="default"/>
      </w:rPr>
    </w:lvl>
    <w:lvl w:ilvl="5" w:tplc="C5C47EDA">
      <w:start w:val="1"/>
      <w:numFmt w:val="bullet"/>
      <w:lvlText w:val=""/>
      <w:lvlJc w:val="left"/>
      <w:pPr>
        <w:ind w:left="4320" w:hanging="360"/>
      </w:pPr>
      <w:rPr>
        <w:rFonts w:ascii="Wingdings" w:hAnsi="Wingdings" w:hint="default"/>
      </w:rPr>
    </w:lvl>
    <w:lvl w:ilvl="6" w:tplc="EBA22A2C">
      <w:start w:val="1"/>
      <w:numFmt w:val="bullet"/>
      <w:lvlText w:val=""/>
      <w:lvlJc w:val="left"/>
      <w:pPr>
        <w:ind w:left="5040" w:hanging="360"/>
      </w:pPr>
      <w:rPr>
        <w:rFonts w:ascii="Symbol" w:hAnsi="Symbol" w:hint="default"/>
      </w:rPr>
    </w:lvl>
    <w:lvl w:ilvl="7" w:tplc="6256112C">
      <w:start w:val="1"/>
      <w:numFmt w:val="bullet"/>
      <w:lvlText w:val="o"/>
      <w:lvlJc w:val="left"/>
      <w:pPr>
        <w:ind w:left="5760" w:hanging="360"/>
      </w:pPr>
      <w:rPr>
        <w:rFonts w:ascii="Courier New" w:hAnsi="Courier New" w:hint="default"/>
      </w:rPr>
    </w:lvl>
    <w:lvl w:ilvl="8" w:tplc="0C3A74EA">
      <w:start w:val="1"/>
      <w:numFmt w:val="bullet"/>
      <w:lvlText w:val=""/>
      <w:lvlJc w:val="left"/>
      <w:pPr>
        <w:ind w:left="6480" w:hanging="360"/>
      </w:pPr>
      <w:rPr>
        <w:rFonts w:ascii="Wingdings" w:hAnsi="Wingdings" w:hint="default"/>
      </w:rPr>
    </w:lvl>
  </w:abstractNum>
  <w:abstractNum w:abstractNumId="25" w15:restartNumberingAfterBreak="0">
    <w:nsid w:val="54BE384E"/>
    <w:multiLevelType w:val="multilevel"/>
    <w:tmpl w:val="E38CFFC8"/>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792A707"/>
    <w:multiLevelType w:val="hybridMultilevel"/>
    <w:tmpl w:val="9A9E3EE6"/>
    <w:lvl w:ilvl="0" w:tplc="5A6081C0">
      <w:numFmt w:val="none"/>
      <w:lvlText w:val=""/>
      <w:lvlJc w:val="left"/>
      <w:pPr>
        <w:tabs>
          <w:tab w:val="num" w:pos="360"/>
        </w:tabs>
      </w:pPr>
    </w:lvl>
    <w:lvl w:ilvl="1" w:tplc="19E6DB4E">
      <w:start w:val="1"/>
      <w:numFmt w:val="lowerLetter"/>
      <w:lvlText w:val="%2."/>
      <w:lvlJc w:val="left"/>
      <w:pPr>
        <w:ind w:left="1800" w:hanging="360"/>
      </w:pPr>
    </w:lvl>
    <w:lvl w:ilvl="2" w:tplc="F5A66AE8">
      <w:start w:val="1"/>
      <w:numFmt w:val="lowerRoman"/>
      <w:lvlText w:val="%3."/>
      <w:lvlJc w:val="right"/>
      <w:pPr>
        <w:ind w:left="2520" w:hanging="180"/>
      </w:pPr>
    </w:lvl>
    <w:lvl w:ilvl="3" w:tplc="9D08BA2C">
      <w:start w:val="1"/>
      <w:numFmt w:val="decimal"/>
      <w:lvlText w:val="%4."/>
      <w:lvlJc w:val="left"/>
      <w:pPr>
        <w:ind w:left="3240" w:hanging="360"/>
      </w:pPr>
    </w:lvl>
    <w:lvl w:ilvl="4" w:tplc="B10487D6">
      <w:start w:val="1"/>
      <w:numFmt w:val="lowerLetter"/>
      <w:lvlText w:val="%5."/>
      <w:lvlJc w:val="left"/>
      <w:pPr>
        <w:ind w:left="3960" w:hanging="360"/>
      </w:pPr>
    </w:lvl>
    <w:lvl w:ilvl="5" w:tplc="BB7ACE90">
      <w:start w:val="1"/>
      <w:numFmt w:val="lowerRoman"/>
      <w:lvlText w:val="%6."/>
      <w:lvlJc w:val="right"/>
      <w:pPr>
        <w:ind w:left="4680" w:hanging="180"/>
      </w:pPr>
    </w:lvl>
    <w:lvl w:ilvl="6" w:tplc="20B40EDE">
      <w:start w:val="1"/>
      <w:numFmt w:val="decimal"/>
      <w:lvlText w:val="%7."/>
      <w:lvlJc w:val="left"/>
      <w:pPr>
        <w:ind w:left="5400" w:hanging="360"/>
      </w:pPr>
    </w:lvl>
    <w:lvl w:ilvl="7" w:tplc="D35643FA">
      <w:start w:val="1"/>
      <w:numFmt w:val="lowerLetter"/>
      <w:lvlText w:val="%8."/>
      <w:lvlJc w:val="left"/>
      <w:pPr>
        <w:ind w:left="6120" w:hanging="360"/>
      </w:pPr>
    </w:lvl>
    <w:lvl w:ilvl="8" w:tplc="50240966">
      <w:start w:val="1"/>
      <w:numFmt w:val="lowerRoman"/>
      <w:lvlText w:val="%9."/>
      <w:lvlJc w:val="right"/>
      <w:pPr>
        <w:ind w:left="6840" w:hanging="180"/>
      </w:pPr>
    </w:lvl>
  </w:abstractNum>
  <w:abstractNum w:abstractNumId="27" w15:restartNumberingAfterBreak="0">
    <w:nsid w:val="5BDEFB27"/>
    <w:multiLevelType w:val="hybridMultilevel"/>
    <w:tmpl w:val="13D4090E"/>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hint="default"/>
      </w:rPr>
    </w:lvl>
    <w:lvl w:ilvl="8" w:tplc="FFFFFFFF">
      <w:start w:val="1"/>
      <w:numFmt w:val="bullet"/>
      <w:lvlText w:val=""/>
      <w:lvlJc w:val="left"/>
      <w:pPr>
        <w:ind w:left="7200" w:hanging="360"/>
      </w:pPr>
      <w:rPr>
        <w:rFonts w:ascii="Wingdings" w:hAnsi="Wingdings" w:hint="default"/>
      </w:rPr>
    </w:lvl>
  </w:abstractNum>
  <w:abstractNum w:abstractNumId="28" w15:restartNumberingAfterBreak="0">
    <w:nsid w:val="5DB47DD7"/>
    <w:multiLevelType w:val="multilevel"/>
    <w:tmpl w:val="07BAC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F0656"/>
    <w:multiLevelType w:val="hybridMultilevel"/>
    <w:tmpl w:val="876CD9D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5F350B"/>
    <w:multiLevelType w:val="hybridMultilevel"/>
    <w:tmpl w:val="D74872E2"/>
    <w:lvl w:ilvl="0" w:tplc="CBB8E664">
      <w:start w:val="1"/>
      <w:numFmt w:val="bullet"/>
      <w:lvlText w:val=""/>
      <w:lvlJc w:val="left"/>
      <w:pPr>
        <w:ind w:left="720" w:hanging="360"/>
      </w:pPr>
      <w:rPr>
        <w:rFonts w:ascii="Symbol" w:hAnsi="Symbol" w:hint="default"/>
      </w:rPr>
    </w:lvl>
    <w:lvl w:ilvl="1" w:tplc="19A078EE">
      <w:start w:val="1"/>
      <w:numFmt w:val="bullet"/>
      <w:lvlText w:val="o"/>
      <w:lvlJc w:val="left"/>
      <w:pPr>
        <w:ind w:left="1440" w:hanging="360"/>
      </w:pPr>
      <w:rPr>
        <w:rFonts w:ascii="Courier New" w:hAnsi="Courier New" w:hint="default"/>
      </w:rPr>
    </w:lvl>
    <w:lvl w:ilvl="2" w:tplc="9FCCF240">
      <w:start w:val="1"/>
      <w:numFmt w:val="bullet"/>
      <w:lvlText w:val=""/>
      <w:lvlJc w:val="left"/>
      <w:pPr>
        <w:ind w:left="2160" w:hanging="360"/>
      </w:pPr>
      <w:rPr>
        <w:rFonts w:ascii="Wingdings" w:hAnsi="Wingdings" w:hint="default"/>
      </w:rPr>
    </w:lvl>
    <w:lvl w:ilvl="3" w:tplc="150E0B3E">
      <w:start w:val="1"/>
      <w:numFmt w:val="bullet"/>
      <w:lvlText w:val=""/>
      <w:lvlJc w:val="left"/>
      <w:pPr>
        <w:ind w:left="2880" w:hanging="360"/>
      </w:pPr>
      <w:rPr>
        <w:rFonts w:ascii="Symbol" w:hAnsi="Symbol" w:hint="default"/>
      </w:rPr>
    </w:lvl>
    <w:lvl w:ilvl="4" w:tplc="CF8E0C34">
      <w:start w:val="1"/>
      <w:numFmt w:val="bullet"/>
      <w:lvlText w:val="o"/>
      <w:lvlJc w:val="left"/>
      <w:pPr>
        <w:ind w:left="3600" w:hanging="360"/>
      </w:pPr>
      <w:rPr>
        <w:rFonts w:ascii="Courier New" w:hAnsi="Courier New" w:hint="default"/>
      </w:rPr>
    </w:lvl>
    <w:lvl w:ilvl="5" w:tplc="AB52DB9E">
      <w:start w:val="1"/>
      <w:numFmt w:val="bullet"/>
      <w:lvlText w:val=""/>
      <w:lvlJc w:val="left"/>
      <w:pPr>
        <w:ind w:left="4320" w:hanging="360"/>
      </w:pPr>
      <w:rPr>
        <w:rFonts w:ascii="Wingdings" w:hAnsi="Wingdings" w:hint="default"/>
      </w:rPr>
    </w:lvl>
    <w:lvl w:ilvl="6" w:tplc="D5AA6E7C">
      <w:start w:val="1"/>
      <w:numFmt w:val="bullet"/>
      <w:lvlText w:val=""/>
      <w:lvlJc w:val="left"/>
      <w:pPr>
        <w:ind w:left="5040" w:hanging="360"/>
      </w:pPr>
      <w:rPr>
        <w:rFonts w:ascii="Symbol" w:hAnsi="Symbol" w:hint="default"/>
      </w:rPr>
    </w:lvl>
    <w:lvl w:ilvl="7" w:tplc="13842C94">
      <w:start w:val="1"/>
      <w:numFmt w:val="bullet"/>
      <w:lvlText w:val="o"/>
      <w:lvlJc w:val="left"/>
      <w:pPr>
        <w:ind w:left="5760" w:hanging="360"/>
      </w:pPr>
      <w:rPr>
        <w:rFonts w:ascii="Courier New" w:hAnsi="Courier New" w:hint="default"/>
      </w:rPr>
    </w:lvl>
    <w:lvl w:ilvl="8" w:tplc="9FF054BC">
      <w:start w:val="1"/>
      <w:numFmt w:val="bullet"/>
      <w:lvlText w:val=""/>
      <w:lvlJc w:val="left"/>
      <w:pPr>
        <w:ind w:left="6480" w:hanging="360"/>
      </w:pPr>
      <w:rPr>
        <w:rFonts w:ascii="Wingdings" w:hAnsi="Wingdings" w:hint="default"/>
      </w:rPr>
    </w:lvl>
  </w:abstractNum>
  <w:abstractNum w:abstractNumId="31" w15:restartNumberingAfterBreak="0">
    <w:nsid w:val="6B242460"/>
    <w:multiLevelType w:val="hybridMultilevel"/>
    <w:tmpl w:val="3E942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1A7831"/>
    <w:multiLevelType w:val="hybridMultilevel"/>
    <w:tmpl w:val="876CD9D0"/>
    <w:lvl w:ilvl="0" w:tplc="FFFFFFF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56B681C"/>
    <w:multiLevelType w:val="hybridMultilevel"/>
    <w:tmpl w:val="451E1BC0"/>
    <w:lvl w:ilvl="0" w:tplc="C38A246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6E05E92"/>
    <w:multiLevelType w:val="multilevel"/>
    <w:tmpl w:val="92DEF72C"/>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775DEFE1"/>
    <w:multiLevelType w:val="multilevel"/>
    <w:tmpl w:val="2A92ABBA"/>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7926864"/>
    <w:multiLevelType w:val="multilevel"/>
    <w:tmpl w:val="376222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77CFB7E7"/>
    <w:multiLevelType w:val="multilevel"/>
    <w:tmpl w:val="20B0532A"/>
    <w:lvl w:ilvl="0">
      <w:start w:val="1"/>
      <w:numFmt w:val="decimal"/>
      <w:lvlText w:val="%1."/>
      <w:lvlJc w:val="left"/>
      <w:pPr>
        <w:ind w:left="720" w:hanging="360"/>
      </w:pPr>
    </w:lvl>
    <w:lvl w:ilvl="1">
      <w:start w:val="1"/>
      <w:numFmt w:val="decimal"/>
      <w:lvlText w:val="%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78DFC120"/>
    <w:multiLevelType w:val="hybridMultilevel"/>
    <w:tmpl w:val="B322CC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C343C07"/>
    <w:multiLevelType w:val="hybridMultilevel"/>
    <w:tmpl w:val="11147A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96698278">
    <w:abstractNumId w:val="26"/>
  </w:num>
  <w:num w:numId="2" w16cid:durableId="767426710">
    <w:abstractNumId w:val="4"/>
  </w:num>
  <w:num w:numId="3" w16cid:durableId="393116531">
    <w:abstractNumId w:val="18"/>
  </w:num>
  <w:num w:numId="4" w16cid:durableId="1887789342">
    <w:abstractNumId w:val="27"/>
  </w:num>
  <w:num w:numId="5" w16cid:durableId="270474663">
    <w:abstractNumId w:val="38"/>
  </w:num>
  <w:num w:numId="6" w16cid:durableId="2068336938">
    <w:abstractNumId w:val="15"/>
  </w:num>
  <w:num w:numId="7" w16cid:durableId="1838573998">
    <w:abstractNumId w:val="34"/>
  </w:num>
  <w:num w:numId="8" w16cid:durableId="1682584658">
    <w:abstractNumId w:val="3"/>
  </w:num>
  <w:num w:numId="9" w16cid:durableId="1689019127">
    <w:abstractNumId w:val="21"/>
  </w:num>
  <w:num w:numId="10" w16cid:durableId="1153255878">
    <w:abstractNumId w:val="11"/>
  </w:num>
  <w:num w:numId="11" w16cid:durableId="2058815317">
    <w:abstractNumId w:val="8"/>
  </w:num>
  <w:num w:numId="12" w16cid:durableId="964233330">
    <w:abstractNumId w:val="37"/>
  </w:num>
  <w:num w:numId="13" w16cid:durableId="1607886599">
    <w:abstractNumId w:val="13"/>
  </w:num>
  <w:num w:numId="14" w16cid:durableId="430860124">
    <w:abstractNumId w:val="10"/>
  </w:num>
  <w:num w:numId="15" w16cid:durableId="1848983120">
    <w:abstractNumId w:val="23"/>
  </w:num>
  <w:num w:numId="16" w16cid:durableId="833179047">
    <w:abstractNumId w:val="1"/>
  </w:num>
  <w:num w:numId="17" w16cid:durableId="1275401336">
    <w:abstractNumId w:val="24"/>
  </w:num>
  <w:num w:numId="18" w16cid:durableId="863638662">
    <w:abstractNumId w:val="30"/>
  </w:num>
  <w:num w:numId="19" w16cid:durableId="1283607868">
    <w:abstractNumId w:val="35"/>
  </w:num>
  <w:num w:numId="20" w16cid:durableId="477692172">
    <w:abstractNumId w:val="25"/>
  </w:num>
  <w:num w:numId="21" w16cid:durableId="1752699364">
    <w:abstractNumId w:val="17"/>
  </w:num>
  <w:num w:numId="22" w16cid:durableId="773475269">
    <w:abstractNumId w:val="6"/>
  </w:num>
  <w:num w:numId="23" w16cid:durableId="788201783">
    <w:abstractNumId w:val="16"/>
  </w:num>
  <w:num w:numId="24" w16cid:durableId="39131890">
    <w:abstractNumId w:val="29"/>
  </w:num>
  <w:num w:numId="25" w16cid:durableId="1347949201">
    <w:abstractNumId w:val="31"/>
  </w:num>
  <w:num w:numId="26" w16cid:durableId="791434669">
    <w:abstractNumId w:val="19"/>
  </w:num>
  <w:num w:numId="27" w16cid:durableId="164631703">
    <w:abstractNumId w:val="16"/>
  </w:num>
  <w:num w:numId="28" w16cid:durableId="2058972707">
    <w:abstractNumId w:val="5"/>
  </w:num>
  <w:num w:numId="29" w16cid:durableId="910896289">
    <w:abstractNumId w:val="39"/>
  </w:num>
  <w:num w:numId="30" w16cid:durableId="2082676684">
    <w:abstractNumId w:val="14"/>
  </w:num>
  <w:num w:numId="31" w16cid:durableId="1130561909">
    <w:abstractNumId w:val="2"/>
  </w:num>
  <w:num w:numId="32" w16cid:durableId="994378718">
    <w:abstractNumId w:val="36"/>
  </w:num>
  <w:num w:numId="33" w16cid:durableId="674571961">
    <w:abstractNumId w:val="28"/>
  </w:num>
  <w:num w:numId="34" w16cid:durableId="1049720156">
    <w:abstractNumId w:val="7"/>
  </w:num>
  <w:num w:numId="35" w16cid:durableId="548760277">
    <w:abstractNumId w:val="22"/>
  </w:num>
  <w:num w:numId="36" w16cid:durableId="1298998067">
    <w:abstractNumId w:val="0"/>
  </w:num>
  <w:num w:numId="37" w16cid:durableId="22873904">
    <w:abstractNumId w:val="32"/>
  </w:num>
  <w:num w:numId="38" w16cid:durableId="1217162125">
    <w:abstractNumId w:val="12"/>
  </w:num>
  <w:num w:numId="39" w16cid:durableId="38474757">
    <w:abstractNumId w:val="9"/>
  </w:num>
  <w:num w:numId="40" w16cid:durableId="991561370">
    <w:abstractNumId w:val="33"/>
  </w:num>
  <w:num w:numId="41" w16cid:durableId="535238335">
    <w:abstractNumId w:val="20"/>
  </w:num>
  <w:numIdMacAtCleanup w:val="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mantha Harris">
    <w15:presenceInfo w15:providerId="AD" w15:userId="S::harriss2@algonquincollege.com::65e3afa6-c9d5-487c-b09a-bc3bddbe3f69"/>
  </w15:person>
  <w15:person w15:author="Haya Majbour">
    <w15:presenceInfo w15:providerId="AD" w15:userId="S::majbouh@algonquincollege.com::46e9e0c4-33ed-41b1-b968-91d16105d59b"/>
  </w15:person>
  <w15:person w15:author="Abdul Turay">
    <w15:presenceInfo w15:providerId="AD" w15:userId="S::turaya@algonquincollege.com::491efb07-725b-43ce-972c-46f5ca6facb3"/>
  </w15:person>
  <w15:person w15:author="Wade Stewart">
    <w15:presenceInfo w15:providerId="AD" w15:userId="S::stewarw@algonquincollege.com::a76921ea-9bac-4ff0-a549-e07fc4043eae"/>
  </w15:person>
  <w15:person w15:author="Miryelin Espinosa">
    <w15:presenceInfo w15:providerId="AD" w15:userId="S::espinom@algonquincollege.com::c0331d21-4597-4779-aeb3-90c975a616a1"/>
  </w15:person>
  <w15:person w15:author="Kat Kellogg">
    <w15:presenceInfo w15:providerId="AD" w15:userId="S::kat.kellogg_thesiscloud.com#ext#@algonquinlivecom.onmicrosoft.com::0034d1a8-ad45-4fb9-b938-e2ce3a8a2a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0" w:nlCheck="1" w:checkStyle="0"/>
  <w:activeWritingStyle w:appName="MSWord" w:lang="en-CA" w:vendorID="64" w:dllVersion="0" w:nlCheck="1" w:checkStyle="0"/>
  <w:activeWritingStyle w:appName="MSWord" w:lang="en-GB" w:vendorID="64" w:dllVersion="0" w:nlCheck="1" w:checkStyle="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oNotTrackMove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1DE9"/>
    <w:rsid w:val="0000078B"/>
    <w:rsid w:val="00003041"/>
    <w:rsid w:val="00006928"/>
    <w:rsid w:val="000077B6"/>
    <w:rsid w:val="00011DA9"/>
    <w:rsid w:val="000134C5"/>
    <w:rsid w:val="000220A6"/>
    <w:rsid w:val="000230FC"/>
    <w:rsid w:val="000241BD"/>
    <w:rsid w:val="000253C8"/>
    <w:rsid w:val="00026977"/>
    <w:rsid w:val="00027EF6"/>
    <w:rsid w:val="00031DE9"/>
    <w:rsid w:val="0003679A"/>
    <w:rsid w:val="00037BFD"/>
    <w:rsid w:val="00041A36"/>
    <w:rsid w:val="00045BF3"/>
    <w:rsid w:val="000612E3"/>
    <w:rsid w:val="00061E24"/>
    <w:rsid w:val="000651B2"/>
    <w:rsid w:val="00066AB0"/>
    <w:rsid w:val="00070CB9"/>
    <w:rsid w:val="0007398A"/>
    <w:rsid w:val="0007417E"/>
    <w:rsid w:val="00080D08"/>
    <w:rsid w:val="00083921"/>
    <w:rsid w:val="00083D6C"/>
    <w:rsid w:val="00084251"/>
    <w:rsid w:val="00090EB9"/>
    <w:rsid w:val="00091717"/>
    <w:rsid w:val="00093E89"/>
    <w:rsid w:val="00095823"/>
    <w:rsid w:val="000973DD"/>
    <w:rsid w:val="00097E3B"/>
    <w:rsid w:val="000A1AEA"/>
    <w:rsid w:val="000A4271"/>
    <w:rsid w:val="000A4F3E"/>
    <w:rsid w:val="000A690F"/>
    <w:rsid w:val="000B1661"/>
    <w:rsid w:val="000B417A"/>
    <w:rsid w:val="000B51E9"/>
    <w:rsid w:val="000B7AFD"/>
    <w:rsid w:val="000B7B40"/>
    <w:rsid w:val="000C1730"/>
    <w:rsid w:val="000D2C70"/>
    <w:rsid w:val="000E08E2"/>
    <w:rsid w:val="000E0960"/>
    <w:rsid w:val="000E35CB"/>
    <w:rsid w:val="000E57A9"/>
    <w:rsid w:val="000E5BF8"/>
    <w:rsid w:val="000E7F8A"/>
    <w:rsid w:val="000F2768"/>
    <w:rsid w:val="000F31B4"/>
    <w:rsid w:val="00101C11"/>
    <w:rsid w:val="00106B86"/>
    <w:rsid w:val="00111D06"/>
    <w:rsid w:val="00112394"/>
    <w:rsid w:val="00112E3F"/>
    <w:rsid w:val="00113A70"/>
    <w:rsid w:val="00113B1A"/>
    <w:rsid w:val="0011752A"/>
    <w:rsid w:val="001176B1"/>
    <w:rsid w:val="00117D2A"/>
    <w:rsid w:val="001211BD"/>
    <w:rsid w:val="001213CD"/>
    <w:rsid w:val="00122829"/>
    <w:rsid w:val="0012397E"/>
    <w:rsid w:val="0012501E"/>
    <w:rsid w:val="001275B1"/>
    <w:rsid w:val="00127998"/>
    <w:rsid w:val="0012B747"/>
    <w:rsid w:val="00130A4A"/>
    <w:rsid w:val="00131515"/>
    <w:rsid w:val="00132FDD"/>
    <w:rsid w:val="00133497"/>
    <w:rsid w:val="001343DD"/>
    <w:rsid w:val="00134CD6"/>
    <w:rsid w:val="00135A40"/>
    <w:rsid w:val="00141762"/>
    <w:rsid w:val="00145944"/>
    <w:rsid w:val="00147F61"/>
    <w:rsid w:val="00153581"/>
    <w:rsid w:val="0015456F"/>
    <w:rsid w:val="00155A48"/>
    <w:rsid w:val="00155AB8"/>
    <w:rsid w:val="0015727F"/>
    <w:rsid w:val="00160A89"/>
    <w:rsid w:val="001644DB"/>
    <w:rsid w:val="00164E3C"/>
    <w:rsid w:val="00164FA5"/>
    <w:rsid w:val="0016685D"/>
    <w:rsid w:val="00167C65"/>
    <w:rsid w:val="0017011F"/>
    <w:rsid w:val="00171E44"/>
    <w:rsid w:val="001825AD"/>
    <w:rsid w:val="00182D8F"/>
    <w:rsid w:val="00183833"/>
    <w:rsid w:val="00183EA4"/>
    <w:rsid w:val="0018463C"/>
    <w:rsid w:val="00186B95"/>
    <w:rsid w:val="00187FA9"/>
    <w:rsid w:val="00190500"/>
    <w:rsid w:val="00190D42"/>
    <w:rsid w:val="00191226"/>
    <w:rsid w:val="00191DB2"/>
    <w:rsid w:val="00194E97"/>
    <w:rsid w:val="00195C38"/>
    <w:rsid w:val="00197D5C"/>
    <w:rsid w:val="001A0388"/>
    <w:rsid w:val="001A2897"/>
    <w:rsid w:val="001A3259"/>
    <w:rsid w:val="001A4A6D"/>
    <w:rsid w:val="001A5E26"/>
    <w:rsid w:val="001A74F5"/>
    <w:rsid w:val="001B0A4C"/>
    <w:rsid w:val="001B3E21"/>
    <w:rsid w:val="001C44EB"/>
    <w:rsid w:val="001C5A7E"/>
    <w:rsid w:val="001D21F9"/>
    <w:rsid w:val="001D2533"/>
    <w:rsid w:val="001D3CBB"/>
    <w:rsid w:val="001D5C76"/>
    <w:rsid w:val="001E7D05"/>
    <w:rsid w:val="001F0D23"/>
    <w:rsid w:val="001F61B8"/>
    <w:rsid w:val="00203880"/>
    <w:rsid w:val="00203A0C"/>
    <w:rsid w:val="00203C95"/>
    <w:rsid w:val="00203F02"/>
    <w:rsid w:val="00212BEB"/>
    <w:rsid w:val="00214477"/>
    <w:rsid w:val="00215F68"/>
    <w:rsid w:val="00220D59"/>
    <w:rsid w:val="0022103C"/>
    <w:rsid w:val="0022129D"/>
    <w:rsid w:val="00221F2F"/>
    <w:rsid w:val="00222B57"/>
    <w:rsid w:val="00226ECB"/>
    <w:rsid w:val="0022751C"/>
    <w:rsid w:val="002324EF"/>
    <w:rsid w:val="002328B6"/>
    <w:rsid w:val="00236AF8"/>
    <w:rsid w:val="00237A74"/>
    <w:rsid w:val="00240F8E"/>
    <w:rsid w:val="002414FF"/>
    <w:rsid w:val="00244959"/>
    <w:rsid w:val="00247731"/>
    <w:rsid w:val="00250616"/>
    <w:rsid w:val="002518B7"/>
    <w:rsid w:val="00252F3F"/>
    <w:rsid w:val="002550C8"/>
    <w:rsid w:val="00255F5F"/>
    <w:rsid w:val="00257728"/>
    <w:rsid w:val="0026406D"/>
    <w:rsid w:val="00264AEB"/>
    <w:rsid w:val="00264CAB"/>
    <w:rsid w:val="00267D9E"/>
    <w:rsid w:val="00267F7A"/>
    <w:rsid w:val="00270F1C"/>
    <w:rsid w:val="00272C25"/>
    <w:rsid w:val="00272C35"/>
    <w:rsid w:val="002734E0"/>
    <w:rsid w:val="00274EA4"/>
    <w:rsid w:val="002763E5"/>
    <w:rsid w:val="002778C2"/>
    <w:rsid w:val="00282182"/>
    <w:rsid w:val="002866A3"/>
    <w:rsid w:val="002908F3"/>
    <w:rsid w:val="00291B03"/>
    <w:rsid w:val="002934E1"/>
    <w:rsid w:val="002953AA"/>
    <w:rsid w:val="002958BA"/>
    <w:rsid w:val="00296155"/>
    <w:rsid w:val="0029627F"/>
    <w:rsid w:val="00297C2E"/>
    <w:rsid w:val="002A027E"/>
    <w:rsid w:val="002A23F7"/>
    <w:rsid w:val="002A28FB"/>
    <w:rsid w:val="002B1005"/>
    <w:rsid w:val="002B1B9B"/>
    <w:rsid w:val="002B2589"/>
    <w:rsid w:val="002B39AD"/>
    <w:rsid w:val="002B4388"/>
    <w:rsid w:val="002B4449"/>
    <w:rsid w:val="002B5003"/>
    <w:rsid w:val="002B7354"/>
    <w:rsid w:val="002C1098"/>
    <w:rsid w:val="002C1336"/>
    <w:rsid w:val="002C3CD5"/>
    <w:rsid w:val="002C7075"/>
    <w:rsid w:val="002D566E"/>
    <w:rsid w:val="002D6E25"/>
    <w:rsid w:val="002D7A46"/>
    <w:rsid w:val="002E18D4"/>
    <w:rsid w:val="002F2CD9"/>
    <w:rsid w:val="002F2E33"/>
    <w:rsid w:val="002F416E"/>
    <w:rsid w:val="002F43AF"/>
    <w:rsid w:val="002F5412"/>
    <w:rsid w:val="002F67DF"/>
    <w:rsid w:val="002F6E28"/>
    <w:rsid w:val="002F7BC9"/>
    <w:rsid w:val="00301261"/>
    <w:rsid w:val="00302612"/>
    <w:rsid w:val="003030AF"/>
    <w:rsid w:val="0030697E"/>
    <w:rsid w:val="00310093"/>
    <w:rsid w:val="0031181A"/>
    <w:rsid w:val="00314C99"/>
    <w:rsid w:val="0031655D"/>
    <w:rsid w:val="00322774"/>
    <w:rsid w:val="00330EF3"/>
    <w:rsid w:val="00331771"/>
    <w:rsid w:val="00331C72"/>
    <w:rsid w:val="003350A2"/>
    <w:rsid w:val="00342187"/>
    <w:rsid w:val="003435F8"/>
    <w:rsid w:val="00346AE6"/>
    <w:rsid w:val="00347CF4"/>
    <w:rsid w:val="0034F341"/>
    <w:rsid w:val="00350BC8"/>
    <w:rsid w:val="00355100"/>
    <w:rsid w:val="00355D47"/>
    <w:rsid w:val="00357B28"/>
    <w:rsid w:val="003619E1"/>
    <w:rsid w:val="00361C6C"/>
    <w:rsid w:val="003632BD"/>
    <w:rsid w:val="00363BDE"/>
    <w:rsid w:val="00363CED"/>
    <w:rsid w:val="00364A4A"/>
    <w:rsid w:val="003673F6"/>
    <w:rsid w:val="00367E79"/>
    <w:rsid w:val="00370B92"/>
    <w:rsid w:val="003728DA"/>
    <w:rsid w:val="00373597"/>
    <w:rsid w:val="00376285"/>
    <w:rsid w:val="00376A9B"/>
    <w:rsid w:val="0037749B"/>
    <w:rsid w:val="0037759E"/>
    <w:rsid w:val="00380971"/>
    <w:rsid w:val="00380A1A"/>
    <w:rsid w:val="003821E4"/>
    <w:rsid w:val="00383FCB"/>
    <w:rsid w:val="0038418A"/>
    <w:rsid w:val="0038470D"/>
    <w:rsid w:val="00391042"/>
    <w:rsid w:val="00391A60"/>
    <w:rsid w:val="00392D71"/>
    <w:rsid w:val="00394310"/>
    <w:rsid w:val="00396BC9"/>
    <w:rsid w:val="003A01F5"/>
    <w:rsid w:val="003A3B09"/>
    <w:rsid w:val="003A6928"/>
    <w:rsid w:val="003B006C"/>
    <w:rsid w:val="003B179C"/>
    <w:rsid w:val="003B2291"/>
    <w:rsid w:val="003B27D9"/>
    <w:rsid w:val="003B4AB9"/>
    <w:rsid w:val="003B4C00"/>
    <w:rsid w:val="003B559F"/>
    <w:rsid w:val="003C5980"/>
    <w:rsid w:val="003D2162"/>
    <w:rsid w:val="003D2B4C"/>
    <w:rsid w:val="003D2EC1"/>
    <w:rsid w:val="003E11E9"/>
    <w:rsid w:val="003E2124"/>
    <w:rsid w:val="003E3CAA"/>
    <w:rsid w:val="003E3CD4"/>
    <w:rsid w:val="003F491B"/>
    <w:rsid w:val="00401D2B"/>
    <w:rsid w:val="00403769"/>
    <w:rsid w:val="00412D08"/>
    <w:rsid w:val="004138B8"/>
    <w:rsid w:val="00413A48"/>
    <w:rsid w:val="00414714"/>
    <w:rsid w:val="00415942"/>
    <w:rsid w:val="004179CD"/>
    <w:rsid w:val="00417BEB"/>
    <w:rsid w:val="00418353"/>
    <w:rsid w:val="00421F5F"/>
    <w:rsid w:val="004239EA"/>
    <w:rsid w:val="00424F49"/>
    <w:rsid w:val="004250AE"/>
    <w:rsid w:val="0043096E"/>
    <w:rsid w:val="00430A58"/>
    <w:rsid w:val="00430C13"/>
    <w:rsid w:val="00433B3E"/>
    <w:rsid w:val="004401A1"/>
    <w:rsid w:val="00441B92"/>
    <w:rsid w:val="004420F6"/>
    <w:rsid w:val="004438E8"/>
    <w:rsid w:val="00455303"/>
    <w:rsid w:val="00456577"/>
    <w:rsid w:val="004639D2"/>
    <w:rsid w:val="0047075A"/>
    <w:rsid w:val="0047199D"/>
    <w:rsid w:val="004748C3"/>
    <w:rsid w:val="00475704"/>
    <w:rsid w:val="00475C4D"/>
    <w:rsid w:val="0047662D"/>
    <w:rsid w:val="00480B62"/>
    <w:rsid w:val="004846F0"/>
    <w:rsid w:val="00485A0A"/>
    <w:rsid w:val="004867EE"/>
    <w:rsid w:val="00486A50"/>
    <w:rsid w:val="004872B5"/>
    <w:rsid w:val="004909A3"/>
    <w:rsid w:val="00490EE1"/>
    <w:rsid w:val="004910EC"/>
    <w:rsid w:val="0049526E"/>
    <w:rsid w:val="00495FC5"/>
    <w:rsid w:val="00496FCF"/>
    <w:rsid w:val="004A08D1"/>
    <w:rsid w:val="004A0A88"/>
    <w:rsid w:val="004A132B"/>
    <w:rsid w:val="004A22DB"/>
    <w:rsid w:val="004A5405"/>
    <w:rsid w:val="004A5678"/>
    <w:rsid w:val="004A672E"/>
    <w:rsid w:val="004B2512"/>
    <w:rsid w:val="004B742D"/>
    <w:rsid w:val="004C2E12"/>
    <w:rsid w:val="004C4967"/>
    <w:rsid w:val="004C4B3A"/>
    <w:rsid w:val="004C5460"/>
    <w:rsid w:val="004C553F"/>
    <w:rsid w:val="004D237E"/>
    <w:rsid w:val="004D725E"/>
    <w:rsid w:val="004E03AC"/>
    <w:rsid w:val="004E22CA"/>
    <w:rsid w:val="004E445C"/>
    <w:rsid w:val="004E6DE2"/>
    <w:rsid w:val="004E6F0E"/>
    <w:rsid w:val="004F1BA0"/>
    <w:rsid w:val="004F3893"/>
    <w:rsid w:val="004F5334"/>
    <w:rsid w:val="00500DD6"/>
    <w:rsid w:val="00504AFD"/>
    <w:rsid w:val="0050661E"/>
    <w:rsid w:val="005073E9"/>
    <w:rsid w:val="005079F9"/>
    <w:rsid w:val="00507B8D"/>
    <w:rsid w:val="005148D2"/>
    <w:rsid w:val="00515433"/>
    <w:rsid w:val="00517DDF"/>
    <w:rsid w:val="0052187B"/>
    <w:rsid w:val="005226F6"/>
    <w:rsid w:val="005229CB"/>
    <w:rsid w:val="00523C70"/>
    <w:rsid w:val="005249C5"/>
    <w:rsid w:val="0052658D"/>
    <w:rsid w:val="00527517"/>
    <w:rsid w:val="00532365"/>
    <w:rsid w:val="005325B1"/>
    <w:rsid w:val="005331FE"/>
    <w:rsid w:val="005342F5"/>
    <w:rsid w:val="005350F7"/>
    <w:rsid w:val="005375CE"/>
    <w:rsid w:val="00542A21"/>
    <w:rsid w:val="005435CA"/>
    <w:rsid w:val="00543664"/>
    <w:rsid w:val="00543880"/>
    <w:rsid w:val="005478CA"/>
    <w:rsid w:val="005520A5"/>
    <w:rsid w:val="00560E66"/>
    <w:rsid w:val="0056225A"/>
    <w:rsid w:val="00562E5D"/>
    <w:rsid w:val="00564009"/>
    <w:rsid w:val="0056410A"/>
    <w:rsid w:val="00565A24"/>
    <w:rsid w:val="00568BA8"/>
    <w:rsid w:val="005728E6"/>
    <w:rsid w:val="005834FB"/>
    <w:rsid w:val="00583BC8"/>
    <w:rsid w:val="00585127"/>
    <w:rsid w:val="0058938C"/>
    <w:rsid w:val="005907BB"/>
    <w:rsid w:val="00591688"/>
    <w:rsid w:val="00595982"/>
    <w:rsid w:val="00595B2B"/>
    <w:rsid w:val="00597186"/>
    <w:rsid w:val="0059B0E3"/>
    <w:rsid w:val="005A1C30"/>
    <w:rsid w:val="005B1370"/>
    <w:rsid w:val="005B13DE"/>
    <w:rsid w:val="005B19D4"/>
    <w:rsid w:val="005B21EC"/>
    <w:rsid w:val="005B3094"/>
    <w:rsid w:val="005B665C"/>
    <w:rsid w:val="005C2E61"/>
    <w:rsid w:val="005C5FF0"/>
    <w:rsid w:val="005C7297"/>
    <w:rsid w:val="005C7DA9"/>
    <w:rsid w:val="005D3A4B"/>
    <w:rsid w:val="005D70D4"/>
    <w:rsid w:val="005E14F6"/>
    <w:rsid w:val="005E25FA"/>
    <w:rsid w:val="005E2A4B"/>
    <w:rsid w:val="005E2E2B"/>
    <w:rsid w:val="005E69CB"/>
    <w:rsid w:val="005E709E"/>
    <w:rsid w:val="005F0F13"/>
    <w:rsid w:val="005F1157"/>
    <w:rsid w:val="005F3C60"/>
    <w:rsid w:val="005F415F"/>
    <w:rsid w:val="005F6925"/>
    <w:rsid w:val="005F6F1D"/>
    <w:rsid w:val="005F7DD3"/>
    <w:rsid w:val="00602C60"/>
    <w:rsid w:val="006052C9"/>
    <w:rsid w:val="0060591C"/>
    <w:rsid w:val="00606D1C"/>
    <w:rsid w:val="006119C7"/>
    <w:rsid w:val="006144E6"/>
    <w:rsid w:val="00621D47"/>
    <w:rsid w:val="00624781"/>
    <w:rsid w:val="00624B19"/>
    <w:rsid w:val="00625E24"/>
    <w:rsid w:val="0063065E"/>
    <w:rsid w:val="0063267A"/>
    <w:rsid w:val="0063333A"/>
    <w:rsid w:val="00633349"/>
    <w:rsid w:val="00633E71"/>
    <w:rsid w:val="00636285"/>
    <w:rsid w:val="006368E4"/>
    <w:rsid w:val="0064054D"/>
    <w:rsid w:val="00640677"/>
    <w:rsid w:val="00641EFF"/>
    <w:rsid w:val="006459CF"/>
    <w:rsid w:val="00647113"/>
    <w:rsid w:val="0065041A"/>
    <w:rsid w:val="00653C84"/>
    <w:rsid w:val="00654FF7"/>
    <w:rsid w:val="006658BF"/>
    <w:rsid w:val="00667297"/>
    <w:rsid w:val="00670053"/>
    <w:rsid w:val="00671300"/>
    <w:rsid w:val="006740AA"/>
    <w:rsid w:val="00675C4D"/>
    <w:rsid w:val="00675ECE"/>
    <w:rsid w:val="00676258"/>
    <w:rsid w:val="00676392"/>
    <w:rsid w:val="00677095"/>
    <w:rsid w:val="00677CE4"/>
    <w:rsid w:val="006823EA"/>
    <w:rsid w:val="00682524"/>
    <w:rsid w:val="00682E79"/>
    <w:rsid w:val="006854A6"/>
    <w:rsid w:val="0069043E"/>
    <w:rsid w:val="00693A5A"/>
    <w:rsid w:val="006965C5"/>
    <w:rsid w:val="006A174D"/>
    <w:rsid w:val="006A1D98"/>
    <w:rsid w:val="006A2EFC"/>
    <w:rsid w:val="006A727C"/>
    <w:rsid w:val="006B042B"/>
    <w:rsid w:val="006B17A7"/>
    <w:rsid w:val="006B2D0C"/>
    <w:rsid w:val="006B3F76"/>
    <w:rsid w:val="006B5F0C"/>
    <w:rsid w:val="006C1AC5"/>
    <w:rsid w:val="006C1C30"/>
    <w:rsid w:val="006C6459"/>
    <w:rsid w:val="006C660E"/>
    <w:rsid w:val="006C7268"/>
    <w:rsid w:val="006C7A87"/>
    <w:rsid w:val="006C7D0B"/>
    <w:rsid w:val="006D144E"/>
    <w:rsid w:val="006D4637"/>
    <w:rsid w:val="006D5A49"/>
    <w:rsid w:val="006E1F64"/>
    <w:rsid w:val="006E3440"/>
    <w:rsid w:val="006E422C"/>
    <w:rsid w:val="006E6ACE"/>
    <w:rsid w:val="006E759C"/>
    <w:rsid w:val="006F1173"/>
    <w:rsid w:val="006F2306"/>
    <w:rsid w:val="006F33EA"/>
    <w:rsid w:val="006F3A6D"/>
    <w:rsid w:val="006F50EE"/>
    <w:rsid w:val="006F6604"/>
    <w:rsid w:val="00702A5E"/>
    <w:rsid w:val="00702BBD"/>
    <w:rsid w:val="00702C34"/>
    <w:rsid w:val="00702F11"/>
    <w:rsid w:val="007079DA"/>
    <w:rsid w:val="0071057A"/>
    <w:rsid w:val="0071134F"/>
    <w:rsid w:val="00711F55"/>
    <w:rsid w:val="00712217"/>
    <w:rsid w:val="007147DF"/>
    <w:rsid w:val="0071490B"/>
    <w:rsid w:val="00715F1A"/>
    <w:rsid w:val="0072050C"/>
    <w:rsid w:val="007207EC"/>
    <w:rsid w:val="00722378"/>
    <w:rsid w:val="00724B03"/>
    <w:rsid w:val="00730AD5"/>
    <w:rsid w:val="007313B0"/>
    <w:rsid w:val="007332C2"/>
    <w:rsid w:val="007410A7"/>
    <w:rsid w:val="00744EAA"/>
    <w:rsid w:val="0074538D"/>
    <w:rsid w:val="00747D2C"/>
    <w:rsid w:val="0075179D"/>
    <w:rsid w:val="00752490"/>
    <w:rsid w:val="00752838"/>
    <w:rsid w:val="00762421"/>
    <w:rsid w:val="00763156"/>
    <w:rsid w:val="007647CC"/>
    <w:rsid w:val="00765822"/>
    <w:rsid w:val="00771079"/>
    <w:rsid w:val="00771BBE"/>
    <w:rsid w:val="007726CC"/>
    <w:rsid w:val="007728A6"/>
    <w:rsid w:val="0077319F"/>
    <w:rsid w:val="00773B0D"/>
    <w:rsid w:val="007742EB"/>
    <w:rsid w:val="00775346"/>
    <w:rsid w:val="0077571B"/>
    <w:rsid w:val="00776EF1"/>
    <w:rsid w:val="007777F9"/>
    <w:rsid w:val="00780D0A"/>
    <w:rsid w:val="007816F3"/>
    <w:rsid w:val="007865CF"/>
    <w:rsid w:val="0079008B"/>
    <w:rsid w:val="007900F2"/>
    <w:rsid w:val="007920DF"/>
    <w:rsid w:val="00792FB7"/>
    <w:rsid w:val="007948BF"/>
    <w:rsid w:val="0079532C"/>
    <w:rsid w:val="00796271"/>
    <w:rsid w:val="0079762C"/>
    <w:rsid w:val="007A0C32"/>
    <w:rsid w:val="007A3C18"/>
    <w:rsid w:val="007A6CBC"/>
    <w:rsid w:val="007A7A69"/>
    <w:rsid w:val="007B64E7"/>
    <w:rsid w:val="007B6CAF"/>
    <w:rsid w:val="007C00F7"/>
    <w:rsid w:val="007C0130"/>
    <w:rsid w:val="007C62BB"/>
    <w:rsid w:val="007D344F"/>
    <w:rsid w:val="007D4B62"/>
    <w:rsid w:val="007D5EF1"/>
    <w:rsid w:val="007D9167"/>
    <w:rsid w:val="007E0491"/>
    <w:rsid w:val="007E2275"/>
    <w:rsid w:val="007E396D"/>
    <w:rsid w:val="007E423B"/>
    <w:rsid w:val="007E4961"/>
    <w:rsid w:val="007E4A1C"/>
    <w:rsid w:val="007E6BF1"/>
    <w:rsid w:val="007F238C"/>
    <w:rsid w:val="007F5B2F"/>
    <w:rsid w:val="007F7E40"/>
    <w:rsid w:val="008001D8"/>
    <w:rsid w:val="0080067D"/>
    <w:rsid w:val="00801651"/>
    <w:rsid w:val="008034DD"/>
    <w:rsid w:val="00803C21"/>
    <w:rsid w:val="00804997"/>
    <w:rsid w:val="008159CD"/>
    <w:rsid w:val="00817DF1"/>
    <w:rsid w:val="00820B79"/>
    <w:rsid w:val="00821189"/>
    <w:rsid w:val="00824583"/>
    <w:rsid w:val="00825843"/>
    <w:rsid w:val="008267DD"/>
    <w:rsid w:val="00826C5B"/>
    <w:rsid w:val="00832831"/>
    <w:rsid w:val="00832C4A"/>
    <w:rsid w:val="008339E0"/>
    <w:rsid w:val="00834C2E"/>
    <w:rsid w:val="00834CAD"/>
    <w:rsid w:val="00843A08"/>
    <w:rsid w:val="00850721"/>
    <w:rsid w:val="00851526"/>
    <w:rsid w:val="00851A22"/>
    <w:rsid w:val="00855C47"/>
    <w:rsid w:val="00856715"/>
    <w:rsid w:val="00857F2B"/>
    <w:rsid w:val="00857FBE"/>
    <w:rsid w:val="008611F1"/>
    <w:rsid w:val="00864705"/>
    <w:rsid w:val="00867F79"/>
    <w:rsid w:val="0086C811"/>
    <w:rsid w:val="0086FFC8"/>
    <w:rsid w:val="00870BFD"/>
    <w:rsid w:val="00871450"/>
    <w:rsid w:val="00871A43"/>
    <w:rsid w:val="008721BF"/>
    <w:rsid w:val="00872754"/>
    <w:rsid w:val="008819CB"/>
    <w:rsid w:val="00885D36"/>
    <w:rsid w:val="008864DA"/>
    <w:rsid w:val="008901FE"/>
    <w:rsid w:val="00890406"/>
    <w:rsid w:val="00891BBA"/>
    <w:rsid w:val="00892122"/>
    <w:rsid w:val="00894720"/>
    <w:rsid w:val="008949C6"/>
    <w:rsid w:val="00896F2F"/>
    <w:rsid w:val="00897074"/>
    <w:rsid w:val="008A0FEA"/>
    <w:rsid w:val="008A2F37"/>
    <w:rsid w:val="008A38BF"/>
    <w:rsid w:val="008A6273"/>
    <w:rsid w:val="008A69AE"/>
    <w:rsid w:val="008B0B8A"/>
    <w:rsid w:val="008B15AE"/>
    <w:rsid w:val="008B2436"/>
    <w:rsid w:val="008B4E95"/>
    <w:rsid w:val="008B6A43"/>
    <w:rsid w:val="008B78B7"/>
    <w:rsid w:val="008C3121"/>
    <w:rsid w:val="008C3EA6"/>
    <w:rsid w:val="008C44E6"/>
    <w:rsid w:val="008C7C40"/>
    <w:rsid w:val="008D1AD0"/>
    <w:rsid w:val="008D2A68"/>
    <w:rsid w:val="008D6C11"/>
    <w:rsid w:val="008D7B9B"/>
    <w:rsid w:val="008E0014"/>
    <w:rsid w:val="008E39D8"/>
    <w:rsid w:val="008E6922"/>
    <w:rsid w:val="008F0647"/>
    <w:rsid w:val="008F303D"/>
    <w:rsid w:val="008F3A34"/>
    <w:rsid w:val="008F441E"/>
    <w:rsid w:val="008F4C3A"/>
    <w:rsid w:val="008F51BD"/>
    <w:rsid w:val="008F76DD"/>
    <w:rsid w:val="00901546"/>
    <w:rsid w:val="0090276E"/>
    <w:rsid w:val="00904A18"/>
    <w:rsid w:val="009050C7"/>
    <w:rsid w:val="00906578"/>
    <w:rsid w:val="009100DB"/>
    <w:rsid w:val="00910A7C"/>
    <w:rsid w:val="00910E01"/>
    <w:rsid w:val="00911416"/>
    <w:rsid w:val="00913B96"/>
    <w:rsid w:val="009216A5"/>
    <w:rsid w:val="00922210"/>
    <w:rsid w:val="0092565C"/>
    <w:rsid w:val="00930E18"/>
    <w:rsid w:val="00935771"/>
    <w:rsid w:val="0093D21F"/>
    <w:rsid w:val="00940DDE"/>
    <w:rsid w:val="009421D2"/>
    <w:rsid w:val="009430B3"/>
    <w:rsid w:val="00944D07"/>
    <w:rsid w:val="00944F45"/>
    <w:rsid w:val="009500E8"/>
    <w:rsid w:val="0095185F"/>
    <w:rsid w:val="00951D3D"/>
    <w:rsid w:val="00952B0D"/>
    <w:rsid w:val="00954EFA"/>
    <w:rsid w:val="00956590"/>
    <w:rsid w:val="00957837"/>
    <w:rsid w:val="00960304"/>
    <w:rsid w:val="00963878"/>
    <w:rsid w:val="009641C9"/>
    <w:rsid w:val="00964A00"/>
    <w:rsid w:val="00966111"/>
    <w:rsid w:val="00966521"/>
    <w:rsid w:val="009671B1"/>
    <w:rsid w:val="0096740E"/>
    <w:rsid w:val="009737C0"/>
    <w:rsid w:val="00973B65"/>
    <w:rsid w:val="009740D6"/>
    <w:rsid w:val="00975D57"/>
    <w:rsid w:val="00980DDA"/>
    <w:rsid w:val="0098134A"/>
    <w:rsid w:val="00981642"/>
    <w:rsid w:val="00981BF3"/>
    <w:rsid w:val="00982EA1"/>
    <w:rsid w:val="0098369E"/>
    <w:rsid w:val="009845C0"/>
    <w:rsid w:val="009864BA"/>
    <w:rsid w:val="00987361"/>
    <w:rsid w:val="00991075"/>
    <w:rsid w:val="0099202C"/>
    <w:rsid w:val="009923C4"/>
    <w:rsid w:val="009A1915"/>
    <w:rsid w:val="009A2884"/>
    <w:rsid w:val="009A6216"/>
    <w:rsid w:val="009B1518"/>
    <w:rsid w:val="009B1E3F"/>
    <w:rsid w:val="009B2111"/>
    <w:rsid w:val="009B2A31"/>
    <w:rsid w:val="009B4828"/>
    <w:rsid w:val="009B5B3C"/>
    <w:rsid w:val="009B7EBE"/>
    <w:rsid w:val="009C14A4"/>
    <w:rsid w:val="009C1AD4"/>
    <w:rsid w:val="009C2184"/>
    <w:rsid w:val="009C53AF"/>
    <w:rsid w:val="009E1B09"/>
    <w:rsid w:val="009E2A13"/>
    <w:rsid w:val="009E37E4"/>
    <w:rsid w:val="009F1890"/>
    <w:rsid w:val="009F28B0"/>
    <w:rsid w:val="009F2BF8"/>
    <w:rsid w:val="009F541C"/>
    <w:rsid w:val="009F6728"/>
    <w:rsid w:val="00A00732"/>
    <w:rsid w:val="00A01F17"/>
    <w:rsid w:val="00A0252E"/>
    <w:rsid w:val="00A04420"/>
    <w:rsid w:val="00A05FAC"/>
    <w:rsid w:val="00A07926"/>
    <w:rsid w:val="00A079B3"/>
    <w:rsid w:val="00A10861"/>
    <w:rsid w:val="00A111E9"/>
    <w:rsid w:val="00A11EE0"/>
    <w:rsid w:val="00A153D6"/>
    <w:rsid w:val="00A15E3B"/>
    <w:rsid w:val="00A20FD1"/>
    <w:rsid w:val="00A21FA3"/>
    <w:rsid w:val="00A26249"/>
    <w:rsid w:val="00A262BB"/>
    <w:rsid w:val="00A27096"/>
    <w:rsid w:val="00A309EE"/>
    <w:rsid w:val="00A32268"/>
    <w:rsid w:val="00A32BBF"/>
    <w:rsid w:val="00A34ED1"/>
    <w:rsid w:val="00A37257"/>
    <w:rsid w:val="00A37FF1"/>
    <w:rsid w:val="00A404B3"/>
    <w:rsid w:val="00A41E1C"/>
    <w:rsid w:val="00A42C3B"/>
    <w:rsid w:val="00A43FDD"/>
    <w:rsid w:val="00A459C3"/>
    <w:rsid w:val="00A46783"/>
    <w:rsid w:val="00A46F99"/>
    <w:rsid w:val="00A47730"/>
    <w:rsid w:val="00A545D8"/>
    <w:rsid w:val="00A56921"/>
    <w:rsid w:val="00A60919"/>
    <w:rsid w:val="00A63096"/>
    <w:rsid w:val="00A654EC"/>
    <w:rsid w:val="00A6588D"/>
    <w:rsid w:val="00A65EFA"/>
    <w:rsid w:val="00A67350"/>
    <w:rsid w:val="00A6794B"/>
    <w:rsid w:val="00A72001"/>
    <w:rsid w:val="00A77EEF"/>
    <w:rsid w:val="00A7CE41"/>
    <w:rsid w:val="00A80441"/>
    <w:rsid w:val="00A83585"/>
    <w:rsid w:val="00A83FE9"/>
    <w:rsid w:val="00A860EC"/>
    <w:rsid w:val="00A86411"/>
    <w:rsid w:val="00A87020"/>
    <w:rsid w:val="00A872B4"/>
    <w:rsid w:val="00A936E3"/>
    <w:rsid w:val="00A95C16"/>
    <w:rsid w:val="00AA0B89"/>
    <w:rsid w:val="00AA2A4E"/>
    <w:rsid w:val="00AA2C15"/>
    <w:rsid w:val="00AA3225"/>
    <w:rsid w:val="00AA3425"/>
    <w:rsid w:val="00AA3CC5"/>
    <w:rsid w:val="00AA5040"/>
    <w:rsid w:val="00AA6913"/>
    <w:rsid w:val="00AB5BB6"/>
    <w:rsid w:val="00AB5DF8"/>
    <w:rsid w:val="00AB6DCE"/>
    <w:rsid w:val="00AB7C24"/>
    <w:rsid w:val="00AC1E6B"/>
    <w:rsid w:val="00AC2CB2"/>
    <w:rsid w:val="00AC3012"/>
    <w:rsid w:val="00AC41EC"/>
    <w:rsid w:val="00AC61DF"/>
    <w:rsid w:val="00AD127C"/>
    <w:rsid w:val="00AD1AC6"/>
    <w:rsid w:val="00AD2BBC"/>
    <w:rsid w:val="00AD2CB0"/>
    <w:rsid w:val="00AD70AC"/>
    <w:rsid w:val="00AE1731"/>
    <w:rsid w:val="00AE4E28"/>
    <w:rsid w:val="00AE789B"/>
    <w:rsid w:val="00AE78D9"/>
    <w:rsid w:val="00AF0B17"/>
    <w:rsid w:val="00AF2D20"/>
    <w:rsid w:val="00AF49E5"/>
    <w:rsid w:val="00AF4B3E"/>
    <w:rsid w:val="00AF4FB5"/>
    <w:rsid w:val="00AF6481"/>
    <w:rsid w:val="00AF6765"/>
    <w:rsid w:val="00B0156A"/>
    <w:rsid w:val="00B01B51"/>
    <w:rsid w:val="00B02665"/>
    <w:rsid w:val="00B03104"/>
    <w:rsid w:val="00B03A48"/>
    <w:rsid w:val="00B04D67"/>
    <w:rsid w:val="00B125FE"/>
    <w:rsid w:val="00B145B3"/>
    <w:rsid w:val="00B14CE1"/>
    <w:rsid w:val="00B2073C"/>
    <w:rsid w:val="00B22541"/>
    <w:rsid w:val="00B236E0"/>
    <w:rsid w:val="00B23BB8"/>
    <w:rsid w:val="00B26D34"/>
    <w:rsid w:val="00B27A8F"/>
    <w:rsid w:val="00B30088"/>
    <w:rsid w:val="00B30132"/>
    <w:rsid w:val="00B3283C"/>
    <w:rsid w:val="00B40AE4"/>
    <w:rsid w:val="00B45273"/>
    <w:rsid w:val="00B46919"/>
    <w:rsid w:val="00B50532"/>
    <w:rsid w:val="00B517C5"/>
    <w:rsid w:val="00B51D44"/>
    <w:rsid w:val="00B54EE7"/>
    <w:rsid w:val="00B55CEA"/>
    <w:rsid w:val="00B566D9"/>
    <w:rsid w:val="00B57F41"/>
    <w:rsid w:val="00B60597"/>
    <w:rsid w:val="00B60E7C"/>
    <w:rsid w:val="00B616C3"/>
    <w:rsid w:val="00B63C96"/>
    <w:rsid w:val="00B70879"/>
    <w:rsid w:val="00B71AE1"/>
    <w:rsid w:val="00B71B2E"/>
    <w:rsid w:val="00B749FA"/>
    <w:rsid w:val="00B75FA6"/>
    <w:rsid w:val="00B7686D"/>
    <w:rsid w:val="00B777E7"/>
    <w:rsid w:val="00B7787E"/>
    <w:rsid w:val="00B77B6D"/>
    <w:rsid w:val="00B80A6B"/>
    <w:rsid w:val="00B82523"/>
    <w:rsid w:val="00B83564"/>
    <w:rsid w:val="00B84AC4"/>
    <w:rsid w:val="00B8578B"/>
    <w:rsid w:val="00B87426"/>
    <w:rsid w:val="00B95108"/>
    <w:rsid w:val="00B965BE"/>
    <w:rsid w:val="00B972FF"/>
    <w:rsid w:val="00BA5891"/>
    <w:rsid w:val="00BA7F07"/>
    <w:rsid w:val="00BB0A4B"/>
    <w:rsid w:val="00BB0B61"/>
    <w:rsid w:val="00BB239A"/>
    <w:rsid w:val="00BB4E6C"/>
    <w:rsid w:val="00BB5AB1"/>
    <w:rsid w:val="00BB71CE"/>
    <w:rsid w:val="00BC1BDF"/>
    <w:rsid w:val="00BC3814"/>
    <w:rsid w:val="00BC739B"/>
    <w:rsid w:val="00BC7B15"/>
    <w:rsid w:val="00BD01E2"/>
    <w:rsid w:val="00BD247D"/>
    <w:rsid w:val="00BD2A27"/>
    <w:rsid w:val="00BD3B3F"/>
    <w:rsid w:val="00BE089F"/>
    <w:rsid w:val="00BE34B9"/>
    <w:rsid w:val="00BE5FA3"/>
    <w:rsid w:val="00BE69AC"/>
    <w:rsid w:val="00BF1637"/>
    <w:rsid w:val="00BF1E84"/>
    <w:rsid w:val="00BF1F53"/>
    <w:rsid w:val="00BF3B82"/>
    <w:rsid w:val="00BF6982"/>
    <w:rsid w:val="00C03E73"/>
    <w:rsid w:val="00C06A62"/>
    <w:rsid w:val="00C20E60"/>
    <w:rsid w:val="00C21419"/>
    <w:rsid w:val="00C22C41"/>
    <w:rsid w:val="00C23AF2"/>
    <w:rsid w:val="00C23F2E"/>
    <w:rsid w:val="00C3068E"/>
    <w:rsid w:val="00C30FC3"/>
    <w:rsid w:val="00C34F6F"/>
    <w:rsid w:val="00C35346"/>
    <w:rsid w:val="00C3600D"/>
    <w:rsid w:val="00C40567"/>
    <w:rsid w:val="00C45C8A"/>
    <w:rsid w:val="00C50050"/>
    <w:rsid w:val="00C51887"/>
    <w:rsid w:val="00C51DF2"/>
    <w:rsid w:val="00C520AA"/>
    <w:rsid w:val="00C5573C"/>
    <w:rsid w:val="00C56CB2"/>
    <w:rsid w:val="00C56E78"/>
    <w:rsid w:val="00C57644"/>
    <w:rsid w:val="00C6172B"/>
    <w:rsid w:val="00C61A85"/>
    <w:rsid w:val="00C65C0E"/>
    <w:rsid w:val="00C669AD"/>
    <w:rsid w:val="00C67F61"/>
    <w:rsid w:val="00C705B4"/>
    <w:rsid w:val="00C724D6"/>
    <w:rsid w:val="00C73D5A"/>
    <w:rsid w:val="00C73F8D"/>
    <w:rsid w:val="00C7428F"/>
    <w:rsid w:val="00C7487F"/>
    <w:rsid w:val="00C8214A"/>
    <w:rsid w:val="00C838D6"/>
    <w:rsid w:val="00C86008"/>
    <w:rsid w:val="00C87FE3"/>
    <w:rsid w:val="00C95E50"/>
    <w:rsid w:val="00CA2134"/>
    <w:rsid w:val="00CA25AA"/>
    <w:rsid w:val="00CA264C"/>
    <w:rsid w:val="00CA51FC"/>
    <w:rsid w:val="00CA6499"/>
    <w:rsid w:val="00CA65F6"/>
    <w:rsid w:val="00CB0C62"/>
    <w:rsid w:val="00CB28DF"/>
    <w:rsid w:val="00CB43AB"/>
    <w:rsid w:val="00CB44BE"/>
    <w:rsid w:val="00CB62EE"/>
    <w:rsid w:val="00CB71FC"/>
    <w:rsid w:val="00CC056B"/>
    <w:rsid w:val="00CC2086"/>
    <w:rsid w:val="00CC4006"/>
    <w:rsid w:val="00CC550F"/>
    <w:rsid w:val="00CD0554"/>
    <w:rsid w:val="00CD1E5C"/>
    <w:rsid w:val="00CD4671"/>
    <w:rsid w:val="00CD4D75"/>
    <w:rsid w:val="00CD6732"/>
    <w:rsid w:val="00CE0C9C"/>
    <w:rsid w:val="00CE1A16"/>
    <w:rsid w:val="00CE2A05"/>
    <w:rsid w:val="00CE3704"/>
    <w:rsid w:val="00CE7477"/>
    <w:rsid w:val="00CE783A"/>
    <w:rsid w:val="00CF17C7"/>
    <w:rsid w:val="00CF1B58"/>
    <w:rsid w:val="00CF2129"/>
    <w:rsid w:val="00CF6A8D"/>
    <w:rsid w:val="00CF7686"/>
    <w:rsid w:val="00CF789C"/>
    <w:rsid w:val="00D03350"/>
    <w:rsid w:val="00D0707A"/>
    <w:rsid w:val="00D07269"/>
    <w:rsid w:val="00D07802"/>
    <w:rsid w:val="00D10C03"/>
    <w:rsid w:val="00D11894"/>
    <w:rsid w:val="00D11E96"/>
    <w:rsid w:val="00D144A5"/>
    <w:rsid w:val="00D14CF9"/>
    <w:rsid w:val="00D1530A"/>
    <w:rsid w:val="00D20133"/>
    <w:rsid w:val="00D229D2"/>
    <w:rsid w:val="00D2437F"/>
    <w:rsid w:val="00D25C11"/>
    <w:rsid w:val="00D26FC8"/>
    <w:rsid w:val="00D27390"/>
    <w:rsid w:val="00D2782E"/>
    <w:rsid w:val="00D314F8"/>
    <w:rsid w:val="00D31510"/>
    <w:rsid w:val="00D31855"/>
    <w:rsid w:val="00D31E6B"/>
    <w:rsid w:val="00D32894"/>
    <w:rsid w:val="00D344DE"/>
    <w:rsid w:val="00D3456F"/>
    <w:rsid w:val="00D34A64"/>
    <w:rsid w:val="00D359D0"/>
    <w:rsid w:val="00D36B62"/>
    <w:rsid w:val="00D36C78"/>
    <w:rsid w:val="00D4202C"/>
    <w:rsid w:val="00D42AF4"/>
    <w:rsid w:val="00D5076E"/>
    <w:rsid w:val="00D51DA0"/>
    <w:rsid w:val="00D51FCA"/>
    <w:rsid w:val="00D5201F"/>
    <w:rsid w:val="00D52A6E"/>
    <w:rsid w:val="00D53398"/>
    <w:rsid w:val="00D53878"/>
    <w:rsid w:val="00D541CA"/>
    <w:rsid w:val="00D60492"/>
    <w:rsid w:val="00D6239A"/>
    <w:rsid w:val="00D662D2"/>
    <w:rsid w:val="00D71CE2"/>
    <w:rsid w:val="00D72156"/>
    <w:rsid w:val="00D764B4"/>
    <w:rsid w:val="00D80D53"/>
    <w:rsid w:val="00D810CE"/>
    <w:rsid w:val="00D8188C"/>
    <w:rsid w:val="00D82D4B"/>
    <w:rsid w:val="00D8332A"/>
    <w:rsid w:val="00D83646"/>
    <w:rsid w:val="00D83820"/>
    <w:rsid w:val="00D89734"/>
    <w:rsid w:val="00D90E53"/>
    <w:rsid w:val="00D91B3A"/>
    <w:rsid w:val="00D930BE"/>
    <w:rsid w:val="00D938AB"/>
    <w:rsid w:val="00D93C57"/>
    <w:rsid w:val="00DA0C6C"/>
    <w:rsid w:val="00DA2619"/>
    <w:rsid w:val="00DA2E52"/>
    <w:rsid w:val="00DA2F9C"/>
    <w:rsid w:val="00DA68A1"/>
    <w:rsid w:val="00DB19A3"/>
    <w:rsid w:val="00DB26C6"/>
    <w:rsid w:val="00DB6412"/>
    <w:rsid w:val="00DB6C6F"/>
    <w:rsid w:val="00DC2134"/>
    <w:rsid w:val="00DC2A1A"/>
    <w:rsid w:val="00DC4B72"/>
    <w:rsid w:val="00DC4E05"/>
    <w:rsid w:val="00DC6FF8"/>
    <w:rsid w:val="00DC7665"/>
    <w:rsid w:val="00DD05E0"/>
    <w:rsid w:val="00DD38C1"/>
    <w:rsid w:val="00DD57DF"/>
    <w:rsid w:val="00DD6A72"/>
    <w:rsid w:val="00DE122A"/>
    <w:rsid w:val="00DE1FA8"/>
    <w:rsid w:val="00DE322C"/>
    <w:rsid w:val="00DE4EAB"/>
    <w:rsid w:val="00DE6D0D"/>
    <w:rsid w:val="00DF3992"/>
    <w:rsid w:val="00DF50F4"/>
    <w:rsid w:val="00DF746A"/>
    <w:rsid w:val="00DF7729"/>
    <w:rsid w:val="00E02DA5"/>
    <w:rsid w:val="00E03505"/>
    <w:rsid w:val="00E03C85"/>
    <w:rsid w:val="00E03D09"/>
    <w:rsid w:val="00E07020"/>
    <w:rsid w:val="00E12AB0"/>
    <w:rsid w:val="00E133AF"/>
    <w:rsid w:val="00E15D92"/>
    <w:rsid w:val="00E2156E"/>
    <w:rsid w:val="00E21DCC"/>
    <w:rsid w:val="00E25C81"/>
    <w:rsid w:val="00E30218"/>
    <w:rsid w:val="00E3250C"/>
    <w:rsid w:val="00E340C6"/>
    <w:rsid w:val="00E36080"/>
    <w:rsid w:val="00E40538"/>
    <w:rsid w:val="00E418D6"/>
    <w:rsid w:val="00E46629"/>
    <w:rsid w:val="00E47A6E"/>
    <w:rsid w:val="00E512FB"/>
    <w:rsid w:val="00E51C14"/>
    <w:rsid w:val="00E54A8B"/>
    <w:rsid w:val="00E54EDA"/>
    <w:rsid w:val="00E55D3D"/>
    <w:rsid w:val="00E60894"/>
    <w:rsid w:val="00E6138D"/>
    <w:rsid w:val="00E636A4"/>
    <w:rsid w:val="00E63FEC"/>
    <w:rsid w:val="00E6578A"/>
    <w:rsid w:val="00E666F5"/>
    <w:rsid w:val="00E70E85"/>
    <w:rsid w:val="00E72972"/>
    <w:rsid w:val="00E73494"/>
    <w:rsid w:val="00E76179"/>
    <w:rsid w:val="00E77FD6"/>
    <w:rsid w:val="00E8210D"/>
    <w:rsid w:val="00E915E2"/>
    <w:rsid w:val="00E93D01"/>
    <w:rsid w:val="00E93D4A"/>
    <w:rsid w:val="00E951A9"/>
    <w:rsid w:val="00E96230"/>
    <w:rsid w:val="00EA22AE"/>
    <w:rsid w:val="00EA2973"/>
    <w:rsid w:val="00EA32A7"/>
    <w:rsid w:val="00EA444C"/>
    <w:rsid w:val="00EA4EF4"/>
    <w:rsid w:val="00EA6862"/>
    <w:rsid w:val="00EB1C86"/>
    <w:rsid w:val="00EC0923"/>
    <w:rsid w:val="00EC5092"/>
    <w:rsid w:val="00ED0629"/>
    <w:rsid w:val="00ED522F"/>
    <w:rsid w:val="00EE06A6"/>
    <w:rsid w:val="00EE06CA"/>
    <w:rsid w:val="00EE22F4"/>
    <w:rsid w:val="00EE3063"/>
    <w:rsid w:val="00EE53BE"/>
    <w:rsid w:val="00EE6F56"/>
    <w:rsid w:val="00EE7F3E"/>
    <w:rsid w:val="00EF3DDF"/>
    <w:rsid w:val="00EF4480"/>
    <w:rsid w:val="00EF4A8F"/>
    <w:rsid w:val="00EF6411"/>
    <w:rsid w:val="00EF74AF"/>
    <w:rsid w:val="00F01F0A"/>
    <w:rsid w:val="00F025DC"/>
    <w:rsid w:val="00F0409D"/>
    <w:rsid w:val="00F05C3F"/>
    <w:rsid w:val="00F06DDD"/>
    <w:rsid w:val="00F11295"/>
    <w:rsid w:val="00F11441"/>
    <w:rsid w:val="00F17123"/>
    <w:rsid w:val="00F179EB"/>
    <w:rsid w:val="00F2074C"/>
    <w:rsid w:val="00F21713"/>
    <w:rsid w:val="00F221E0"/>
    <w:rsid w:val="00F22B5A"/>
    <w:rsid w:val="00F22FE6"/>
    <w:rsid w:val="00F2339F"/>
    <w:rsid w:val="00F24FC1"/>
    <w:rsid w:val="00F27BFE"/>
    <w:rsid w:val="00F27E00"/>
    <w:rsid w:val="00F34666"/>
    <w:rsid w:val="00F40879"/>
    <w:rsid w:val="00F41F5B"/>
    <w:rsid w:val="00F45AEF"/>
    <w:rsid w:val="00F45EC0"/>
    <w:rsid w:val="00F477B6"/>
    <w:rsid w:val="00F50BE1"/>
    <w:rsid w:val="00F525A7"/>
    <w:rsid w:val="00F546C8"/>
    <w:rsid w:val="00F5488D"/>
    <w:rsid w:val="00F54AE8"/>
    <w:rsid w:val="00F55E11"/>
    <w:rsid w:val="00F60DB3"/>
    <w:rsid w:val="00F65D94"/>
    <w:rsid w:val="00F674C2"/>
    <w:rsid w:val="00F675A5"/>
    <w:rsid w:val="00F7063F"/>
    <w:rsid w:val="00F70A27"/>
    <w:rsid w:val="00F721EE"/>
    <w:rsid w:val="00F746D7"/>
    <w:rsid w:val="00F747AC"/>
    <w:rsid w:val="00F77E85"/>
    <w:rsid w:val="00F80A0C"/>
    <w:rsid w:val="00F80C43"/>
    <w:rsid w:val="00F81AEF"/>
    <w:rsid w:val="00F81F2C"/>
    <w:rsid w:val="00F82162"/>
    <w:rsid w:val="00F83884"/>
    <w:rsid w:val="00F83C8D"/>
    <w:rsid w:val="00F85680"/>
    <w:rsid w:val="00F856E6"/>
    <w:rsid w:val="00F85BD9"/>
    <w:rsid w:val="00F93491"/>
    <w:rsid w:val="00FA3592"/>
    <w:rsid w:val="00FA527D"/>
    <w:rsid w:val="00FA56FD"/>
    <w:rsid w:val="00FA6122"/>
    <w:rsid w:val="00FA793B"/>
    <w:rsid w:val="00FB2114"/>
    <w:rsid w:val="00FC0433"/>
    <w:rsid w:val="00FC0564"/>
    <w:rsid w:val="00FC09EF"/>
    <w:rsid w:val="00FC0CD8"/>
    <w:rsid w:val="00FC1FC8"/>
    <w:rsid w:val="00FC2F2A"/>
    <w:rsid w:val="00FC5C03"/>
    <w:rsid w:val="00FC6523"/>
    <w:rsid w:val="00FC7509"/>
    <w:rsid w:val="00FD034A"/>
    <w:rsid w:val="00FD4317"/>
    <w:rsid w:val="00FE0225"/>
    <w:rsid w:val="00FE07C2"/>
    <w:rsid w:val="00FE17C0"/>
    <w:rsid w:val="00FE31B6"/>
    <w:rsid w:val="00FE421D"/>
    <w:rsid w:val="00FE46B5"/>
    <w:rsid w:val="00FE4D28"/>
    <w:rsid w:val="00FE4D67"/>
    <w:rsid w:val="00FE68E5"/>
    <w:rsid w:val="00FE7235"/>
    <w:rsid w:val="00FF3427"/>
    <w:rsid w:val="01052543"/>
    <w:rsid w:val="01142EAA"/>
    <w:rsid w:val="012682EE"/>
    <w:rsid w:val="0131DE34"/>
    <w:rsid w:val="0132BC31"/>
    <w:rsid w:val="0138ACB5"/>
    <w:rsid w:val="01610881"/>
    <w:rsid w:val="01689AC1"/>
    <w:rsid w:val="017A30EB"/>
    <w:rsid w:val="018F3901"/>
    <w:rsid w:val="019F7D13"/>
    <w:rsid w:val="01A61471"/>
    <w:rsid w:val="01AF2BAC"/>
    <w:rsid w:val="01B22B7E"/>
    <w:rsid w:val="01CAD5A5"/>
    <w:rsid w:val="01D1EED3"/>
    <w:rsid w:val="01DCAF7C"/>
    <w:rsid w:val="01E39C21"/>
    <w:rsid w:val="01E52064"/>
    <w:rsid w:val="02072976"/>
    <w:rsid w:val="020AF725"/>
    <w:rsid w:val="021A1333"/>
    <w:rsid w:val="021B2ABB"/>
    <w:rsid w:val="022E456C"/>
    <w:rsid w:val="02335B5B"/>
    <w:rsid w:val="02352345"/>
    <w:rsid w:val="024837C5"/>
    <w:rsid w:val="024B6241"/>
    <w:rsid w:val="0250C27D"/>
    <w:rsid w:val="02603817"/>
    <w:rsid w:val="02691E98"/>
    <w:rsid w:val="028202C1"/>
    <w:rsid w:val="028573FC"/>
    <w:rsid w:val="029DD9AB"/>
    <w:rsid w:val="029F8A2A"/>
    <w:rsid w:val="029F90C2"/>
    <w:rsid w:val="02BDD88B"/>
    <w:rsid w:val="02CED60F"/>
    <w:rsid w:val="02EFEEFE"/>
    <w:rsid w:val="02F4EA50"/>
    <w:rsid w:val="02F77C43"/>
    <w:rsid w:val="03095120"/>
    <w:rsid w:val="03117765"/>
    <w:rsid w:val="0312DB61"/>
    <w:rsid w:val="0315C2C0"/>
    <w:rsid w:val="03189F5C"/>
    <w:rsid w:val="031D1C6A"/>
    <w:rsid w:val="03200A38"/>
    <w:rsid w:val="03221E0C"/>
    <w:rsid w:val="0323CE7A"/>
    <w:rsid w:val="0339414A"/>
    <w:rsid w:val="034C1E89"/>
    <w:rsid w:val="0354ACDB"/>
    <w:rsid w:val="035B9152"/>
    <w:rsid w:val="036B2B30"/>
    <w:rsid w:val="03805246"/>
    <w:rsid w:val="0391ECAC"/>
    <w:rsid w:val="03B0FAA4"/>
    <w:rsid w:val="03B22845"/>
    <w:rsid w:val="03B6092A"/>
    <w:rsid w:val="03B8E525"/>
    <w:rsid w:val="03CB72E1"/>
    <w:rsid w:val="03CEF104"/>
    <w:rsid w:val="03D6C020"/>
    <w:rsid w:val="03E7469F"/>
    <w:rsid w:val="03EC6A4C"/>
    <w:rsid w:val="03ED92F9"/>
    <w:rsid w:val="03F5538E"/>
    <w:rsid w:val="03F8DF1B"/>
    <w:rsid w:val="0400E360"/>
    <w:rsid w:val="040849DC"/>
    <w:rsid w:val="040A2134"/>
    <w:rsid w:val="041B892C"/>
    <w:rsid w:val="0421F323"/>
    <w:rsid w:val="0422C867"/>
    <w:rsid w:val="04232E4A"/>
    <w:rsid w:val="0428877E"/>
    <w:rsid w:val="04368FE8"/>
    <w:rsid w:val="044ED976"/>
    <w:rsid w:val="0450EA1A"/>
    <w:rsid w:val="0459A8EC"/>
    <w:rsid w:val="047F80E6"/>
    <w:rsid w:val="047FEEDE"/>
    <w:rsid w:val="048307F9"/>
    <w:rsid w:val="0492DB0F"/>
    <w:rsid w:val="049634A4"/>
    <w:rsid w:val="04988A21"/>
    <w:rsid w:val="04A223E3"/>
    <w:rsid w:val="04B24575"/>
    <w:rsid w:val="04C6478E"/>
    <w:rsid w:val="04D5459F"/>
    <w:rsid w:val="04E3A84C"/>
    <w:rsid w:val="04E91509"/>
    <w:rsid w:val="05125A9A"/>
    <w:rsid w:val="05129C64"/>
    <w:rsid w:val="05137CBA"/>
    <w:rsid w:val="0513AB38"/>
    <w:rsid w:val="0529AA44"/>
    <w:rsid w:val="052BCACC"/>
    <w:rsid w:val="0530B7AD"/>
    <w:rsid w:val="0530D5EB"/>
    <w:rsid w:val="053173A4"/>
    <w:rsid w:val="05348F0C"/>
    <w:rsid w:val="0542BC54"/>
    <w:rsid w:val="054C3F63"/>
    <w:rsid w:val="05A5CC5B"/>
    <w:rsid w:val="05BB56C2"/>
    <w:rsid w:val="05D78D1D"/>
    <w:rsid w:val="05E77CB4"/>
    <w:rsid w:val="06040D13"/>
    <w:rsid w:val="061F8C4E"/>
    <w:rsid w:val="0642C1DD"/>
    <w:rsid w:val="0645B04B"/>
    <w:rsid w:val="064CD1D3"/>
    <w:rsid w:val="0653759F"/>
    <w:rsid w:val="066094A0"/>
    <w:rsid w:val="066847C1"/>
    <w:rsid w:val="066FBDFE"/>
    <w:rsid w:val="0683BF4B"/>
    <w:rsid w:val="06AE6CC5"/>
    <w:rsid w:val="06B86D2E"/>
    <w:rsid w:val="06D95999"/>
    <w:rsid w:val="07037613"/>
    <w:rsid w:val="0707C7ED"/>
    <w:rsid w:val="07612B66"/>
    <w:rsid w:val="07644891"/>
    <w:rsid w:val="07916DDF"/>
    <w:rsid w:val="07934D28"/>
    <w:rsid w:val="07B30C60"/>
    <w:rsid w:val="07B40855"/>
    <w:rsid w:val="07C8FF3F"/>
    <w:rsid w:val="07E0474B"/>
    <w:rsid w:val="07E6C339"/>
    <w:rsid w:val="07F68B80"/>
    <w:rsid w:val="080A8F4D"/>
    <w:rsid w:val="080CE661"/>
    <w:rsid w:val="080F96AD"/>
    <w:rsid w:val="08107280"/>
    <w:rsid w:val="08206D02"/>
    <w:rsid w:val="082D3E8D"/>
    <w:rsid w:val="0831ADD6"/>
    <w:rsid w:val="08397439"/>
    <w:rsid w:val="083C2536"/>
    <w:rsid w:val="0846484A"/>
    <w:rsid w:val="08488816"/>
    <w:rsid w:val="0850CDF6"/>
    <w:rsid w:val="0855B8C0"/>
    <w:rsid w:val="0855EFCA"/>
    <w:rsid w:val="085EB465"/>
    <w:rsid w:val="086D0ECE"/>
    <w:rsid w:val="08738038"/>
    <w:rsid w:val="0875D9DF"/>
    <w:rsid w:val="0894D2D0"/>
    <w:rsid w:val="0899BBE9"/>
    <w:rsid w:val="08A08881"/>
    <w:rsid w:val="08A64708"/>
    <w:rsid w:val="08AA4244"/>
    <w:rsid w:val="08AB8B90"/>
    <w:rsid w:val="08ABCEC2"/>
    <w:rsid w:val="08E1B72A"/>
    <w:rsid w:val="08E523EE"/>
    <w:rsid w:val="08EE7DD5"/>
    <w:rsid w:val="09078904"/>
    <w:rsid w:val="090F6B8E"/>
    <w:rsid w:val="091B2BFC"/>
    <w:rsid w:val="0921A933"/>
    <w:rsid w:val="094754CB"/>
    <w:rsid w:val="094BB68B"/>
    <w:rsid w:val="0951765C"/>
    <w:rsid w:val="095B94C2"/>
    <w:rsid w:val="096C232C"/>
    <w:rsid w:val="096EBD16"/>
    <w:rsid w:val="097A629F"/>
    <w:rsid w:val="097CFEE0"/>
    <w:rsid w:val="09880D15"/>
    <w:rsid w:val="099264E7"/>
    <w:rsid w:val="09AABBC5"/>
    <w:rsid w:val="09B9568A"/>
    <w:rsid w:val="09C9DA32"/>
    <w:rsid w:val="09D00811"/>
    <w:rsid w:val="09EB4643"/>
    <w:rsid w:val="09F41E7C"/>
    <w:rsid w:val="0A0690D8"/>
    <w:rsid w:val="0A13C24C"/>
    <w:rsid w:val="0A146D86"/>
    <w:rsid w:val="0A226A84"/>
    <w:rsid w:val="0A30219A"/>
    <w:rsid w:val="0A332B75"/>
    <w:rsid w:val="0A35FF05"/>
    <w:rsid w:val="0A5524FC"/>
    <w:rsid w:val="0A6F9C83"/>
    <w:rsid w:val="0A995811"/>
    <w:rsid w:val="0AADD313"/>
    <w:rsid w:val="0AADE358"/>
    <w:rsid w:val="0AE37605"/>
    <w:rsid w:val="0AE8C79E"/>
    <w:rsid w:val="0B1BCF99"/>
    <w:rsid w:val="0B5121AA"/>
    <w:rsid w:val="0B645415"/>
    <w:rsid w:val="0B6F3080"/>
    <w:rsid w:val="0B790251"/>
    <w:rsid w:val="0B7A5166"/>
    <w:rsid w:val="0B7F1D6C"/>
    <w:rsid w:val="0BAD7AA1"/>
    <w:rsid w:val="0BC6E09F"/>
    <w:rsid w:val="0BD9F494"/>
    <w:rsid w:val="0BE4DAD7"/>
    <w:rsid w:val="0BE57696"/>
    <w:rsid w:val="0BEC147F"/>
    <w:rsid w:val="0BF7F877"/>
    <w:rsid w:val="0C044A9D"/>
    <w:rsid w:val="0C17C90C"/>
    <w:rsid w:val="0C2FA1A0"/>
    <w:rsid w:val="0C365D92"/>
    <w:rsid w:val="0C3CAD45"/>
    <w:rsid w:val="0C53B207"/>
    <w:rsid w:val="0C5408D6"/>
    <w:rsid w:val="0C61A833"/>
    <w:rsid w:val="0C6E7022"/>
    <w:rsid w:val="0C7B71D1"/>
    <w:rsid w:val="0C9102E7"/>
    <w:rsid w:val="0C928867"/>
    <w:rsid w:val="0C9FA5E0"/>
    <w:rsid w:val="0CA2FA44"/>
    <w:rsid w:val="0CBC5B32"/>
    <w:rsid w:val="0CC06B51"/>
    <w:rsid w:val="0CC6F5C2"/>
    <w:rsid w:val="0CC8DE44"/>
    <w:rsid w:val="0CC9AB0F"/>
    <w:rsid w:val="0CD329BA"/>
    <w:rsid w:val="0CDFBEE9"/>
    <w:rsid w:val="0CEA8EE7"/>
    <w:rsid w:val="0D0241DC"/>
    <w:rsid w:val="0D041D88"/>
    <w:rsid w:val="0D186274"/>
    <w:rsid w:val="0D1DAE49"/>
    <w:rsid w:val="0D21706D"/>
    <w:rsid w:val="0D2C82DC"/>
    <w:rsid w:val="0D415494"/>
    <w:rsid w:val="0D493B87"/>
    <w:rsid w:val="0D4BC78A"/>
    <w:rsid w:val="0D587DC4"/>
    <w:rsid w:val="0D611A50"/>
    <w:rsid w:val="0D6D389F"/>
    <w:rsid w:val="0D74AAE2"/>
    <w:rsid w:val="0D7EC4D4"/>
    <w:rsid w:val="0D832F90"/>
    <w:rsid w:val="0DB18486"/>
    <w:rsid w:val="0DBC12AF"/>
    <w:rsid w:val="0DE7C7D8"/>
    <w:rsid w:val="0DE83AD2"/>
    <w:rsid w:val="0DEA30EF"/>
    <w:rsid w:val="0DF546EB"/>
    <w:rsid w:val="0DF82336"/>
    <w:rsid w:val="0DFFB0EC"/>
    <w:rsid w:val="0E3B04B0"/>
    <w:rsid w:val="0E4BB919"/>
    <w:rsid w:val="0E5E2D66"/>
    <w:rsid w:val="0E6064B4"/>
    <w:rsid w:val="0E682978"/>
    <w:rsid w:val="0E7B2564"/>
    <w:rsid w:val="0E866BD5"/>
    <w:rsid w:val="0E88FC6D"/>
    <w:rsid w:val="0E8DC5BD"/>
    <w:rsid w:val="0E915940"/>
    <w:rsid w:val="0EA5C506"/>
    <w:rsid w:val="0EA62454"/>
    <w:rsid w:val="0EA8F50D"/>
    <w:rsid w:val="0EA9650C"/>
    <w:rsid w:val="0EB6E291"/>
    <w:rsid w:val="0EBDCA6D"/>
    <w:rsid w:val="0ECAE6E3"/>
    <w:rsid w:val="0ECDAAA3"/>
    <w:rsid w:val="0ECED990"/>
    <w:rsid w:val="0ED7813C"/>
    <w:rsid w:val="0EEEC715"/>
    <w:rsid w:val="0EF3D7B0"/>
    <w:rsid w:val="0F0A461F"/>
    <w:rsid w:val="0F1221F4"/>
    <w:rsid w:val="0F1312AE"/>
    <w:rsid w:val="0F182047"/>
    <w:rsid w:val="0F2C1F3F"/>
    <w:rsid w:val="0F314C09"/>
    <w:rsid w:val="0F378638"/>
    <w:rsid w:val="0F49890B"/>
    <w:rsid w:val="0F64812D"/>
    <w:rsid w:val="0F74D01B"/>
    <w:rsid w:val="0F7C2E44"/>
    <w:rsid w:val="0F7FA849"/>
    <w:rsid w:val="0F8B699F"/>
    <w:rsid w:val="0FCA0AF6"/>
    <w:rsid w:val="0FCDAA85"/>
    <w:rsid w:val="0FCE1191"/>
    <w:rsid w:val="0FD6145E"/>
    <w:rsid w:val="0FE3594E"/>
    <w:rsid w:val="0FE9B65E"/>
    <w:rsid w:val="0FEBD65C"/>
    <w:rsid w:val="0FF4742D"/>
    <w:rsid w:val="10040A1C"/>
    <w:rsid w:val="100DC8D2"/>
    <w:rsid w:val="1024ED7E"/>
    <w:rsid w:val="1033AB5A"/>
    <w:rsid w:val="104A012E"/>
    <w:rsid w:val="10512B0B"/>
    <w:rsid w:val="10519643"/>
    <w:rsid w:val="1065AFDD"/>
    <w:rsid w:val="108320CA"/>
    <w:rsid w:val="1083DDF3"/>
    <w:rsid w:val="1093235E"/>
    <w:rsid w:val="10A4C9AE"/>
    <w:rsid w:val="10AA66D0"/>
    <w:rsid w:val="10BD2011"/>
    <w:rsid w:val="10BF798E"/>
    <w:rsid w:val="10E9EAB4"/>
    <w:rsid w:val="10EB82FC"/>
    <w:rsid w:val="1119E42B"/>
    <w:rsid w:val="11312F66"/>
    <w:rsid w:val="11366BD7"/>
    <w:rsid w:val="1167DF2E"/>
    <w:rsid w:val="117DAB83"/>
    <w:rsid w:val="1180D4BA"/>
    <w:rsid w:val="118DD40B"/>
    <w:rsid w:val="119B4477"/>
    <w:rsid w:val="11A0D794"/>
    <w:rsid w:val="11BBDC9F"/>
    <w:rsid w:val="11C015AD"/>
    <w:rsid w:val="11C5667F"/>
    <w:rsid w:val="11CC8B2D"/>
    <w:rsid w:val="11E312C4"/>
    <w:rsid w:val="11F0969F"/>
    <w:rsid w:val="1205DF1C"/>
    <w:rsid w:val="1213AA09"/>
    <w:rsid w:val="1218E98B"/>
    <w:rsid w:val="121B77F4"/>
    <w:rsid w:val="12364D36"/>
    <w:rsid w:val="123FE164"/>
    <w:rsid w:val="12409A0F"/>
    <w:rsid w:val="1259C26C"/>
    <w:rsid w:val="1259CC04"/>
    <w:rsid w:val="125CE733"/>
    <w:rsid w:val="12609A06"/>
    <w:rsid w:val="126F7113"/>
    <w:rsid w:val="1272D11E"/>
    <w:rsid w:val="1283C41E"/>
    <w:rsid w:val="128E76A7"/>
    <w:rsid w:val="128EF47A"/>
    <w:rsid w:val="12962D29"/>
    <w:rsid w:val="12B1D81D"/>
    <w:rsid w:val="12C6249A"/>
    <w:rsid w:val="12D59C3C"/>
    <w:rsid w:val="12D88BF7"/>
    <w:rsid w:val="12E0F8B7"/>
    <w:rsid w:val="12E84CF0"/>
    <w:rsid w:val="12EF59BA"/>
    <w:rsid w:val="12FC8D95"/>
    <w:rsid w:val="131356D2"/>
    <w:rsid w:val="1314AB17"/>
    <w:rsid w:val="1315440E"/>
    <w:rsid w:val="1318E810"/>
    <w:rsid w:val="131A61DF"/>
    <w:rsid w:val="13304173"/>
    <w:rsid w:val="1339C683"/>
    <w:rsid w:val="134209CC"/>
    <w:rsid w:val="1343FAA7"/>
    <w:rsid w:val="13481381"/>
    <w:rsid w:val="1357AD00"/>
    <w:rsid w:val="135C4426"/>
    <w:rsid w:val="135F1E62"/>
    <w:rsid w:val="135F30B1"/>
    <w:rsid w:val="13842C5C"/>
    <w:rsid w:val="13A61963"/>
    <w:rsid w:val="13A83A5B"/>
    <w:rsid w:val="13B87D0B"/>
    <w:rsid w:val="13BB3963"/>
    <w:rsid w:val="13C987DF"/>
    <w:rsid w:val="13CAF1A1"/>
    <w:rsid w:val="13CE44DD"/>
    <w:rsid w:val="13DC7A23"/>
    <w:rsid w:val="13FEE255"/>
    <w:rsid w:val="143C2205"/>
    <w:rsid w:val="1444FCA1"/>
    <w:rsid w:val="145184ED"/>
    <w:rsid w:val="146E0558"/>
    <w:rsid w:val="14960DA6"/>
    <w:rsid w:val="14A2140B"/>
    <w:rsid w:val="14A88F9A"/>
    <w:rsid w:val="14B5A440"/>
    <w:rsid w:val="14BB3C68"/>
    <w:rsid w:val="14C32A67"/>
    <w:rsid w:val="14C436D8"/>
    <w:rsid w:val="14C84F90"/>
    <w:rsid w:val="14D13E8B"/>
    <w:rsid w:val="14D1FA40"/>
    <w:rsid w:val="14D2BBF7"/>
    <w:rsid w:val="14D2E539"/>
    <w:rsid w:val="14D6FE1B"/>
    <w:rsid w:val="14E28DDD"/>
    <w:rsid w:val="14FC23D2"/>
    <w:rsid w:val="14FED1C2"/>
    <w:rsid w:val="1510A4A3"/>
    <w:rsid w:val="15196029"/>
    <w:rsid w:val="151FE0B7"/>
    <w:rsid w:val="152E697F"/>
    <w:rsid w:val="153B0866"/>
    <w:rsid w:val="156297F9"/>
    <w:rsid w:val="15659F34"/>
    <w:rsid w:val="157AB693"/>
    <w:rsid w:val="159D983E"/>
    <w:rsid w:val="15C17493"/>
    <w:rsid w:val="15D212B4"/>
    <w:rsid w:val="15D2D51D"/>
    <w:rsid w:val="15DE4D4A"/>
    <w:rsid w:val="15E91BF4"/>
    <w:rsid w:val="15EA3CBE"/>
    <w:rsid w:val="15EA4BA8"/>
    <w:rsid w:val="15F32626"/>
    <w:rsid w:val="161D939A"/>
    <w:rsid w:val="161EDB33"/>
    <w:rsid w:val="1631DE07"/>
    <w:rsid w:val="163C56C4"/>
    <w:rsid w:val="163E48E2"/>
    <w:rsid w:val="1645A110"/>
    <w:rsid w:val="165BBA7D"/>
    <w:rsid w:val="165D1A93"/>
    <w:rsid w:val="165D942C"/>
    <w:rsid w:val="166B2AFE"/>
    <w:rsid w:val="166EB59A"/>
    <w:rsid w:val="167129FF"/>
    <w:rsid w:val="167C159E"/>
    <w:rsid w:val="16A7A686"/>
    <w:rsid w:val="16AA5D34"/>
    <w:rsid w:val="16B254DB"/>
    <w:rsid w:val="16B68F73"/>
    <w:rsid w:val="16B9FEA1"/>
    <w:rsid w:val="16BEA4F1"/>
    <w:rsid w:val="16D78B58"/>
    <w:rsid w:val="16F3DE19"/>
    <w:rsid w:val="1704EA7F"/>
    <w:rsid w:val="170C46B1"/>
    <w:rsid w:val="17141AE5"/>
    <w:rsid w:val="171D183E"/>
    <w:rsid w:val="172F58ED"/>
    <w:rsid w:val="173D05EC"/>
    <w:rsid w:val="173D249C"/>
    <w:rsid w:val="177A6EA1"/>
    <w:rsid w:val="178925AF"/>
    <w:rsid w:val="179FB9C9"/>
    <w:rsid w:val="17A0F0C7"/>
    <w:rsid w:val="17A1D1B0"/>
    <w:rsid w:val="17BDC67F"/>
    <w:rsid w:val="17C8647B"/>
    <w:rsid w:val="17D5A0F0"/>
    <w:rsid w:val="17F9648D"/>
    <w:rsid w:val="1803A052"/>
    <w:rsid w:val="1808DF4D"/>
    <w:rsid w:val="180CFA60"/>
    <w:rsid w:val="180EA409"/>
    <w:rsid w:val="18145055"/>
    <w:rsid w:val="184526A2"/>
    <w:rsid w:val="185A7552"/>
    <w:rsid w:val="185C1578"/>
    <w:rsid w:val="185CDDCA"/>
    <w:rsid w:val="186066FB"/>
    <w:rsid w:val="18657621"/>
    <w:rsid w:val="1871361C"/>
    <w:rsid w:val="188AD081"/>
    <w:rsid w:val="18946C48"/>
    <w:rsid w:val="18AFEB46"/>
    <w:rsid w:val="18D580BA"/>
    <w:rsid w:val="18EBC2DB"/>
    <w:rsid w:val="18EEF7E9"/>
    <w:rsid w:val="18FCB909"/>
    <w:rsid w:val="19047781"/>
    <w:rsid w:val="1945718B"/>
    <w:rsid w:val="19697EC9"/>
    <w:rsid w:val="1974E9D2"/>
    <w:rsid w:val="197C195D"/>
    <w:rsid w:val="197E6588"/>
    <w:rsid w:val="19822E16"/>
    <w:rsid w:val="19891563"/>
    <w:rsid w:val="19923C9B"/>
    <w:rsid w:val="199E37F6"/>
    <w:rsid w:val="19A2CBC0"/>
    <w:rsid w:val="19AA6F3E"/>
    <w:rsid w:val="19AE1AA0"/>
    <w:rsid w:val="19B23E14"/>
    <w:rsid w:val="19B43FCF"/>
    <w:rsid w:val="19B9D069"/>
    <w:rsid w:val="19C91E7C"/>
    <w:rsid w:val="19CB4B2B"/>
    <w:rsid w:val="1A01DAA2"/>
    <w:rsid w:val="1A03ABC4"/>
    <w:rsid w:val="1A04B809"/>
    <w:rsid w:val="1A0F6267"/>
    <w:rsid w:val="1A15E34E"/>
    <w:rsid w:val="1A2FBB90"/>
    <w:rsid w:val="1A47A1BC"/>
    <w:rsid w:val="1A4BBBA7"/>
    <w:rsid w:val="1A515259"/>
    <w:rsid w:val="1A7032EF"/>
    <w:rsid w:val="1A87933C"/>
    <w:rsid w:val="1A9AB784"/>
    <w:rsid w:val="1AA61D09"/>
    <w:rsid w:val="1AB86A1B"/>
    <w:rsid w:val="1AD57B16"/>
    <w:rsid w:val="1AD6C2C6"/>
    <w:rsid w:val="1AE477EE"/>
    <w:rsid w:val="1AF49EA3"/>
    <w:rsid w:val="1B0B46E4"/>
    <w:rsid w:val="1B16DCB3"/>
    <w:rsid w:val="1B2164D8"/>
    <w:rsid w:val="1B2E221A"/>
    <w:rsid w:val="1B3ABEBA"/>
    <w:rsid w:val="1B3C9CC9"/>
    <w:rsid w:val="1B42AC40"/>
    <w:rsid w:val="1B4AD0F4"/>
    <w:rsid w:val="1B4D79C6"/>
    <w:rsid w:val="1B4E0E75"/>
    <w:rsid w:val="1B558F92"/>
    <w:rsid w:val="1B64A5FA"/>
    <w:rsid w:val="1B736742"/>
    <w:rsid w:val="1B88EEF9"/>
    <w:rsid w:val="1B94ABA4"/>
    <w:rsid w:val="1B99DC6A"/>
    <w:rsid w:val="1BA473EE"/>
    <w:rsid w:val="1BB19854"/>
    <w:rsid w:val="1BC5AC7E"/>
    <w:rsid w:val="1BD58A68"/>
    <w:rsid w:val="1BE2CC28"/>
    <w:rsid w:val="1BF8A927"/>
    <w:rsid w:val="1C07ABE4"/>
    <w:rsid w:val="1C1D0009"/>
    <w:rsid w:val="1C2094D5"/>
    <w:rsid w:val="1C55D446"/>
    <w:rsid w:val="1C5AD165"/>
    <w:rsid w:val="1C5CFB74"/>
    <w:rsid w:val="1C648458"/>
    <w:rsid w:val="1C69A3C4"/>
    <w:rsid w:val="1C73995F"/>
    <w:rsid w:val="1C74DB1D"/>
    <w:rsid w:val="1C898070"/>
    <w:rsid w:val="1C8D21EA"/>
    <w:rsid w:val="1C9DA135"/>
    <w:rsid w:val="1CDFE265"/>
    <w:rsid w:val="1D13A3BE"/>
    <w:rsid w:val="1D240006"/>
    <w:rsid w:val="1D243EFC"/>
    <w:rsid w:val="1D3962EC"/>
    <w:rsid w:val="1D3F00C3"/>
    <w:rsid w:val="1D4999A6"/>
    <w:rsid w:val="1D4A7AC9"/>
    <w:rsid w:val="1D53D2C8"/>
    <w:rsid w:val="1D556717"/>
    <w:rsid w:val="1D6C7180"/>
    <w:rsid w:val="1D81DFAA"/>
    <w:rsid w:val="1D868A0F"/>
    <w:rsid w:val="1D96419C"/>
    <w:rsid w:val="1D96A605"/>
    <w:rsid w:val="1DA76472"/>
    <w:rsid w:val="1DD329A5"/>
    <w:rsid w:val="1DDC3530"/>
    <w:rsid w:val="1DF7C229"/>
    <w:rsid w:val="1E057425"/>
    <w:rsid w:val="1E1C18B0"/>
    <w:rsid w:val="1E2AF45B"/>
    <w:rsid w:val="1E5D781D"/>
    <w:rsid w:val="1E6B253C"/>
    <w:rsid w:val="1E8C4D2D"/>
    <w:rsid w:val="1E91A331"/>
    <w:rsid w:val="1E965F09"/>
    <w:rsid w:val="1E970EA7"/>
    <w:rsid w:val="1EAF6BB5"/>
    <w:rsid w:val="1EB2AD58"/>
    <w:rsid w:val="1ECE8929"/>
    <w:rsid w:val="1ED78FFA"/>
    <w:rsid w:val="1EF14992"/>
    <w:rsid w:val="1F0031C5"/>
    <w:rsid w:val="1F025374"/>
    <w:rsid w:val="1F05D499"/>
    <w:rsid w:val="1F14814D"/>
    <w:rsid w:val="1F1923FF"/>
    <w:rsid w:val="1F291AAC"/>
    <w:rsid w:val="1F35AA2B"/>
    <w:rsid w:val="1F55E1A1"/>
    <w:rsid w:val="1F5F549E"/>
    <w:rsid w:val="1F6321B6"/>
    <w:rsid w:val="1F686E41"/>
    <w:rsid w:val="1F69FFD6"/>
    <w:rsid w:val="1F74205E"/>
    <w:rsid w:val="1F759F7A"/>
    <w:rsid w:val="1F83B726"/>
    <w:rsid w:val="1F98B224"/>
    <w:rsid w:val="1FA0EC92"/>
    <w:rsid w:val="1FB5D256"/>
    <w:rsid w:val="1FD3EA34"/>
    <w:rsid w:val="20087C88"/>
    <w:rsid w:val="20272529"/>
    <w:rsid w:val="2080F22E"/>
    <w:rsid w:val="2085311D"/>
    <w:rsid w:val="208CE2CA"/>
    <w:rsid w:val="208E84E1"/>
    <w:rsid w:val="20ABCCE4"/>
    <w:rsid w:val="20AC4D97"/>
    <w:rsid w:val="20AD81F9"/>
    <w:rsid w:val="20DC692C"/>
    <w:rsid w:val="20E277D0"/>
    <w:rsid w:val="20E53A3E"/>
    <w:rsid w:val="20E5CF9B"/>
    <w:rsid w:val="20E76961"/>
    <w:rsid w:val="20EB1645"/>
    <w:rsid w:val="210BCD01"/>
    <w:rsid w:val="211D4881"/>
    <w:rsid w:val="21280BB0"/>
    <w:rsid w:val="213007F5"/>
    <w:rsid w:val="2137E3F5"/>
    <w:rsid w:val="213ED6F3"/>
    <w:rsid w:val="213F2123"/>
    <w:rsid w:val="2144080D"/>
    <w:rsid w:val="21621372"/>
    <w:rsid w:val="2166DF67"/>
    <w:rsid w:val="21673666"/>
    <w:rsid w:val="216AC033"/>
    <w:rsid w:val="218B58CA"/>
    <w:rsid w:val="2190A492"/>
    <w:rsid w:val="219217BD"/>
    <w:rsid w:val="21A5B87F"/>
    <w:rsid w:val="21A75A89"/>
    <w:rsid w:val="21AA5D31"/>
    <w:rsid w:val="21BBC7F5"/>
    <w:rsid w:val="21BC7D4F"/>
    <w:rsid w:val="21C45F12"/>
    <w:rsid w:val="21C958A8"/>
    <w:rsid w:val="21CB4B90"/>
    <w:rsid w:val="21CCFF8F"/>
    <w:rsid w:val="21D26EC0"/>
    <w:rsid w:val="21DC2E55"/>
    <w:rsid w:val="21DE20D6"/>
    <w:rsid w:val="21F4A92E"/>
    <w:rsid w:val="2207C113"/>
    <w:rsid w:val="22223EAB"/>
    <w:rsid w:val="222285B9"/>
    <w:rsid w:val="22284158"/>
    <w:rsid w:val="223BCF5C"/>
    <w:rsid w:val="22431EA7"/>
    <w:rsid w:val="227B971E"/>
    <w:rsid w:val="2282C955"/>
    <w:rsid w:val="2299CC71"/>
    <w:rsid w:val="22ACAF76"/>
    <w:rsid w:val="22AEE72A"/>
    <w:rsid w:val="22D3C5DC"/>
    <w:rsid w:val="22E2D04B"/>
    <w:rsid w:val="230D11D2"/>
    <w:rsid w:val="23459403"/>
    <w:rsid w:val="234DBE25"/>
    <w:rsid w:val="234EC915"/>
    <w:rsid w:val="237000C2"/>
    <w:rsid w:val="2380D89F"/>
    <w:rsid w:val="238325EE"/>
    <w:rsid w:val="23A9DD07"/>
    <w:rsid w:val="23AAAED5"/>
    <w:rsid w:val="23B08687"/>
    <w:rsid w:val="23BEB5CD"/>
    <w:rsid w:val="23C3530F"/>
    <w:rsid w:val="23C417CB"/>
    <w:rsid w:val="23CA6826"/>
    <w:rsid w:val="23DC933C"/>
    <w:rsid w:val="23E10FF6"/>
    <w:rsid w:val="23EE2971"/>
    <w:rsid w:val="24189F6D"/>
    <w:rsid w:val="242B2F2C"/>
    <w:rsid w:val="24474867"/>
    <w:rsid w:val="24654FC2"/>
    <w:rsid w:val="2477529B"/>
    <w:rsid w:val="2494A2D3"/>
    <w:rsid w:val="24957BF7"/>
    <w:rsid w:val="249E8029"/>
    <w:rsid w:val="24B0579F"/>
    <w:rsid w:val="24B1D4FE"/>
    <w:rsid w:val="24B223A9"/>
    <w:rsid w:val="24C3B9EE"/>
    <w:rsid w:val="24DB131F"/>
    <w:rsid w:val="24E1A100"/>
    <w:rsid w:val="24F18382"/>
    <w:rsid w:val="250F3EAC"/>
    <w:rsid w:val="25179982"/>
    <w:rsid w:val="2538F036"/>
    <w:rsid w:val="2541C9A8"/>
    <w:rsid w:val="2543BE54"/>
    <w:rsid w:val="254C99D6"/>
    <w:rsid w:val="254EE35E"/>
    <w:rsid w:val="2557EAC6"/>
    <w:rsid w:val="25726E37"/>
    <w:rsid w:val="259B2687"/>
    <w:rsid w:val="259CBA51"/>
    <w:rsid w:val="25A1BB6D"/>
    <w:rsid w:val="25A47017"/>
    <w:rsid w:val="25BCFCC1"/>
    <w:rsid w:val="25D8D041"/>
    <w:rsid w:val="261F0AE6"/>
    <w:rsid w:val="263FF5FA"/>
    <w:rsid w:val="264B829B"/>
    <w:rsid w:val="26517699"/>
    <w:rsid w:val="26598F5A"/>
    <w:rsid w:val="266E9653"/>
    <w:rsid w:val="267013F1"/>
    <w:rsid w:val="26944086"/>
    <w:rsid w:val="269666AD"/>
    <w:rsid w:val="26A04D75"/>
    <w:rsid w:val="26A20715"/>
    <w:rsid w:val="26BAF120"/>
    <w:rsid w:val="26C1B3F4"/>
    <w:rsid w:val="26C6F0DD"/>
    <w:rsid w:val="26C9DA53"/>
    <w:rsid w:val="26DE7A1F"/>
    <w:rsid w:val="26F283C1"/>
    <w:rsid w:val="26FBCB75"/>
    <w:rsid w:val="26FBFAE0"/>
    <w:rsid w:val="2701873C"/>
    <w:rsid w:val="271DFE29"/>
    <w:rsid w:val="272B5704"/>
    <w:rsid w:val="273F1CE7"/>
    <w:rsid w:val="2746DAD3"/>
    <w:rsid w:val="274EC6FC"/>
    <w:rsid w:val="275A57C9"/>
    <w:rsid w:val="27727430"/>
    <w:rsid w:val="279F8E60"/>
    <w:rsid w:val="27B554FA"/>
    <w:rsid w:val="27EABF5E"/>
    <w:rsid w:val="27F99EFB"/>
    <w:rsid w:val="2804F724"/>
    <w:rsid w:val="281941C2"/>
    <w:rsid w:val="281B492D"/>
    <w:rsid w:val="2832370E"/>
    <w:rsid w:val="284A8B67"/>
    <w:rsid w:val="286791AC"/>
    <w:rsid w:val="28706598"/>
    <w:rsid w:val="28952CA9"/>
    <w:rsid w:val="289C5780"/>
    <w:rsid w:val="28B7EFC8"/>
    <w:rsid w:val="28C095D3"/>
    <w:rsid w:val="28C38368"/>
    <w:rsid w:val="28C6E73B"/>
    <w:rsid w:val="28D02A73"/>
    <w:rsid w:val="28EB582E"/>
    <w:rsid w:val="2909D42B"/>
    <w:rsid w:val="290DD1D5"/>
    <w:rsid w:val="2916426C"/>
    <w:rsid w:val="29184F7C"/>
    <w:rsid w:val="291D379D"/>
    <w:rsid w:val="2930FCE7"/>
    <w:rsid w:val="29491599"/>
    <w:rsid w:val="2949DDBD"/>
    <w:rsid w:val="294F446D"/>
    <w:rsid w:val="29543EE0"/>
    <w:rsid w:val="296BAB55"/>
    <w:rsid w:val="2985039E"/>
    <w:rsid w:val="2992CED7"/>
    <w:rsid w:val="29948B57"/>
    <w:rsid w:val="2999EE93"/>
    <w:rsid w:val="29A3D74C"/>
    <w:rsid w:val="29A42905"/>
    <w:rsid w:val="29AB160D"/>
    <w:rsid w:val="29B7F137"/>
    <w:rsid w:val="29B9509A"/>
    <w:rsid w:val="29BA03D9"/>
    <w:rsid w:val="29BA2363"/>
    <w:rsid w:val="29CBB2CC"/>
    <w:rsid w:val="29D25AB0"/>
    <w:rsid w:val="2A09178F"/>
    <w:rsid w:val="2A0B795E"/>
    <w:rsid w:val="2A0C8FBA"/>
    <w:rsid w:val="2A152845"/>
    <w:rsid w:val="2A246BFB"/>
    <w:rsid w:val="2A2584E1"/>
    <w:rsid w:val="2A2C0718"/>
    <w:rsid w:val="2A2F0251"/>
    <w:rsid w:val="2A3F510E"/>
    <w:rsid w:val="2A535725"/>
    <w:rsid w:val="2A5CA9F9"/>
    <w:rsid w:val="2A791E2C"/>
    <w:rsid w:val="2A7954D5"/>
    <w:rsid w:val="2A8E443F"/>
    <w:rsid w:val="2AA4FE2F"/>
    <w:rsid w:val="2AB9DCDC"/>
    <w:rsid w:val="2ABE1237"/>
    <w:rsid w:val="2AD52BE0"/>
    <w:rsid w:val="2ADED7C1"/>
    <w:rsid w:val="2AE77E2D"/>
    <w:rsid w:val="2AF7AD73"/>
    <w:rsid w:val="2B03A21A"/>
    <w:rsid w:val="2B144903"/>
    <w:rsid w:val="2B2C8394"/>
    <w:rsid w:val="2B4A3738"/>
    <w:rsid w:val="2B50E284"/>
    <w:rsid w:val="2B59D59F"/>
    <w:rsid w:val="2B5C06AE"/>
    <w:rsid w:val="2B5F6E1E"/>
    <w:rsid w:val="2B5F9046"/>
    <w:rsid w:val="2B65607C"/>
    <w:rsid w:val="2B84A23A"/>
    <w:rsid w:val="2B89F146"/>
    <w:rsid w:val="2BA05364"/>
    <w:rsid w:val="2BAEF86F"/>
    <w:rsid w:val="2BB9DDE8"/>
    <w:rsid w:val="2BBC7AEB"/>
    <w:rsid w:val="2BFDC579"/>
    <w:rsid w:val="2C0F35E7"/>
    <w:rsid w:val="2C18E02F"/>
    <w:rsid w:val="2C1AABAB"/>
    <w:rsid w:val="2C1B3C4C"/>
    <w:rsid w:val="2C1C659E"/>
    <w:rsid w:val="2C233659"/>
    <w:rsid w:val="2C2679A1"/>
    <w:rsid w:val="2C33FC20"/>
    <w:rsid w:val="2C34A2BC"/>
    <w:rsid w:val="2C61881E"/>
    <w:rsid w:val="2C778F92"/>
    <w:rsid w:val="2C86B21D"/>
    <w:rsid w:val="2C8CE6B2"/>
    <w:rsid w:val="2C95324E"/>
    <w:rsid w:val="2CA56402"/>
    <w:rsid w:val="2CB24F3D"/>
    <w:rsid w:val="2CD78670"/>
    <w:rsid w:val="2CED5218"/>
    <w:rsid w:val="2CF1C9CA"/>
    <w:rsid w:val="2CF26D0C"/>
    <w:rsid w:val="2CFA2904"/>
    <w:rsid w:val="2D0787D5"/>
    <w:rsid w:val="2D1183D4"/>
    <w:rsid w:val="2D119A04"/>
    <w:rsid w:val="2D15EA0D"/>
    <w:rsid w:val="2D218129"/>
    <w:rsid w:val="2D2D37AC"/>
    <w:rsid w:val="2D2F5989"/>
    <w:rsid w:val="2D460141"/>
    <w:rsid w:val="2D4CC3C0"/>
    <w:rsid w:val="2D52EDEC"/>
    <w:rsid w:val="2D556C11"/>
    <w:rsid w:val="2D63C826"/>
    <w:rsid w:val="2D678420"/>
    <w:rsid w:val="2D70D59E"/>
    <w:rsid w:val="2D92B72E"/>
    <w:rsid w:val="2D9CBF90"/>
    <w:rsid w:val="2DA7D27B"/>
    <w:rsid w:val="2DC26EE4"/>
    <w:rsid w:val="2DC5E501"/>
    <w:rsid w:val="2DD0F5E2"/>
    <w:rsid w:val="2DDC9EF1"/>
    <w:rsid w:val="2DE253E7"/>
    <w:rsid w:val="2DEA5CD8"/>
    <w:rsid w:val="2E0AA5FB"/>
    <w:rsid w:val="2E0D6BA6"/>
    <w:rsid w:val="2E21F24A"/>
    <w:rsid w:val="2E281CBE"/>
    <w:rsid w:val="2E35A842"/>
    <w:rsid w:val="2E36BD8E"/>
    <w:rsid w:val="2E3834BD"/>
    <w:rsid w:val="2E38B4CF"/>
    <w:rsid w:val="2E3B42DC"/>
    <w:rsid w:val="2E460947"/>
    <w:rsid w:val="2E4D33C8"/>
    <w:rsid w:val="2E530E4D"/>
    <w:rsid w:val="2E558ED9"/>
    <w:rsid w:val="2E5FC359"/>
    <w:rsid w:val="2E82DA85"/>
    <w:rsid w:val="2E83EFD9"/>
    <w:rsid w:val="2E8539A8"/>
    <w:rsid w:val="2E9070CC"/>
    <w:rsid w:val="2E90897D"/>
    <w:rsid w:val="2EAD54A4"/>
    <w:rsid w:val="2EB706C3"/>
    <w:rsid w:val="2EC3F3F2"/>
    <w:rsid w:val="2ED06582"/>
    <w:rsid w:val="2ED6134F"/>
    <w:rsid w:val="2EEA56E1"/>
    <w:rsid w:val="2F158654"/>
    <w:rsid w:val="2F2346E3"/>
    <w:rsid w:val="2F280B97"/>
    <w:rsid w:val="2F43F93B"/>
    <w:rsid w:val="2F50234D"/>
    <w:rsid w:val="2F5365E1"/>
    <w:rsid w:val="2F6E7A0D"/>
    <w:rsid w:val="2F7E2448"/>
    <w:rsid w:val="2F9544E3"/>
    <w:rsid w:val="2FA127C1"/>
    <w:rsid w:val="2FA15BC0"/>
    <w:rsid w:val="2FA4E46D"/>
    <w:rsid w:val="2FAAC9C0"/>
    <w:rsid w:val="2FABD4AD"/>
    <w:rsid w:val="2FB248E4"/>
    <w:rsid w:val="2FBA2BFE"/>
    <w:rsid w:val="2FD0C1A6"/>
    <w:rsid w:val="2FDA12D1"/>
    <w:rsid w:val="2FDC572E"/>
    <w:rsid w:val="2FEC6522"/>
    <w:rsid w:val="2FF33B2E"/>
    <w:rsid w:val="2FF858AA"/>
    <w:rsid w:val="300105D8"/>
    <w:rsid w:val="3003CD37"/>
    <w:rsid w:val="3014ADA0"/>
    <w:rsid w:val="301AE9B0"/>
    <w:rsid w:val="301CF538"/>
    <w:rsid w:val="301F5CB5"/>
    <w:rsid w:val="30223365"/>
    <w:rsid w:val="302A84D7"/>
    <w:rsid w:val="30792A6A"/>
    <w:rsid w:val="307FB65D"/>
    <w:rsid w:val="309A7D42"/>
    <w:rsid w:val="30A3671B"/>
    <w:rsid w:val="30AEE678"/>
    <w:rsid w:val="30BB5639"/>
    <w:rsid w:val="30BC1B6A"/>
    <w:rsid w:val="30BCDE10"/>
    <w:rsid w:val="30DFB105"/>
    <w:rsid w:val="30E14E3E"/>
    <w:rsid w:val="30EAD779"/>
    <w:rsid w:val="30F36275"/>
    <w:rsid w:val="30FB1756"/>
    <w:rsid w:val="3131E742"/>
    <w:rsid w:val="31340313"/>
    <w:rsid w:val="3140750C"/>
    <w:rsid w:val="314E1945"/>
    <w:rsid w:val="315CD807"/>
    <w:rsid w:val="315D679E"/>
    <w:rsid w:val="316B21E2"/>
    <w:rsid w:val="31718923"/>
    <w:rsid w:val="3173C261"/>
    <w:rsid w:val="31ABABD8"/>
    <w:rsid w:val="31C577C6"/>
    <w:rsid w:val="31C9BCE8"/>
    <w:rsid w:val="31D2DA39"/>
    <w:rsid w:val="31DE7BC4"/>
    <w:rsid w:val="31E1C878"/>
    <w:rsid w:val="32030B31"/>
    <w:rsid w:val="3203B85F"/>
    <w:rsid w:val="321F2B63"/>
    <w:rsid w:val="3228B3DB"/>
    <w:rsid w:val="32353AD0"/>
    <w:rsid w:val="323C185C"/>
    <w:rsid w:val="324D0F5A"/>
    <w:rsid w:val="3257833F"/>
    <w:rsid w:val="325B2125"/>
    <w:rsid w:val="3267A774"/>
    <w:rsid w:val="326F1DFA"/>
    <w:rsid w:val="327F0B33"/>
    <w:rsid w:val="32952E7A"/>
    <w:rsid w:val="32A4F7F6"/>
    <w:rsid w:val="32ABC72F"/>
    <w:rsid w:val="32BEAC38"/>
    <w:rsid w:val="32C3A8CE"/>
    <w:rsid w:val="32D4AF12"/>
    <w:rsid w:val="32FEC2F3"/>
    <w:rsid w:val="33023795"/>
    <w:rsid w:val="330D6402"/>
    <w:rsid w:val="332B2130"/>
    <w:rsid w:val="332B3EF0"/>
    <w:rsid w:val="333B6D9D"/>
    <w:rsid w:val="334C92C8"/>
    <w:rsid w:val="3350B217"/>
    <w:rsid w:val="335506E1"/>
    <w:rsid w:val="335FB30F"/>
    <w:rsid w:val="33631B40"/>
    <w:rsid w:val="33687E10"/>
    <w:rsid w:val="33781A38"/>
    <w:rsid w:val="338B678E"/>
    <w:rsid w:val="33985DF9"/>
    <w:rsid w:val="3398B7BD"/>
    <w:rsid w:val="33AF76E3"/>
    <w:rsid w:val="33D9DD3E"/>
    <w:rsid w:val="33DF9562"/>
    <w:rsid w:val="33ED21CE"/>
    <w:rsid w:val="34239470"/>
    <w:rsid w:val="3435D89C"/>
    <w:rsid w:val="345495CB"/>
    <w:rsid w:val="34598A49"/>
    <w:rsid w:val="34653EC7"/>
    <w:rsid w:val="347FDA02"/>
    <w:rsid w:val="3495455E"/>
    <w:rsid w:val="34A6A6B6"/>
    <w:rsid w:val="34BFC06A"/>
    <w:rsid w:val="34CC4DE6"/>
    <w:rsid w:val="34D6B37C"/>
    <w:rsid w:val="34DE94F6"/>
    <w:rsid w:val="34DF6AA0"/>
    <w:rsid w:val="34E7C9CF"/>
    <w:rsid w:val="35111749"/>
    <w:rsid w:val="351C87E6"/>
    <w:rsid w:val="351DBB5A"/>
    <w:rsid w:val="3537DA1D"/>
    <w:rsid w:val="353D7059"/>
    <w:rsid w:val="3544166D"/>
    <w:rsid w:val="3548CFC7"/>
    <w:rsid w:val="35604732"/>
    <w:rsid w:val="35785E83"/>
    <w:rsid w:val="357AD944"/>
    <w:rsid w:val="357D29F2"/>
    <w:rsid w:val="3582C9DB"/>
    <w:rsid w:val="35A040B8"/>
    <w:rsid w:val="35C7A5B6"/>
    <w:rsid w:val="35E24B7A"/>
    <w:rsid w:val="35E8B445"/>
    <w:rsid w:val="360B9783"/>
    <w:rsid w:val="360CE264"/>
    <w:rsid w:val="36174BE9"/>
    <w:rsid w:val="36495455"/>
    <w:rsid w:val="364EA8B5"/>
    <w:rsid w:val="3656129F"/>
    <w:rsid w:val="3658DF6A"/>
    <w:rsid w:val="36654059"/>
    <w:rsid w:val="366865D3"/>
    <w:rsid w:val="3668A758"/>
    <w:rsid w:val="366A76B9"/>
    <w:rsid w:val="36738E18"/>
    <w:rsid w:val="3677722C"/>
    <w:rsid w:val="3693ADA7"/>
    <w:rsid w:val="369B82B1"/>
    <w:rsid w:val="36AC8A77"/>
    <w:rsid w:val="36C80B11"/>
    <w:rsid w:val="36C8EE86"/>
    <w:rsid w:val="36D3D231"/>
    <w:rsid w:val="36D609C8"/>
    <w:rsid w:val="36E7EF33"/>
    <w:rsid w:val="36F8282F"/>
    <w:rsid w:val="36FC24FE"/>
    <w:rsid w:val="371E9A3C"/>
    <w:rsid w:val="37297B4E"/>
    <w:rsid w:val="372A4F55"/>
    <w:rsid w:val="37469D34"/>
    <w:rsid w:val="374C6680"/>
    <w:rsid w:val="3767BCED"/>
    <w:rsid w:val="376E517F"/>
    <w:rsid w:val="37700DD0"/>
    <w:rsid w:val="3772EFA1"/>
    <w:rsid w:val="377790F2"/>
    <w:rsid w:val="37793D6C"/>
    <w:rsid w:val="37C136C7"/>
    <w:rsid w:val="37D9C6F3"/>
    <w:rsid w:val="37DDABB2"/>
    <w:rsid w:val="37E524B6"/>
    <w:rsid w:val="38088E64"/>
    <w:rsid w:val="381C5F9E"/>
    <w:rsid w:val="3829FE32"/>
    <w:rsid w:val="382CF868"/>
    <w:rsid w:val="38375312"/>
    <w:rsid w:val="38514495"/>
    <w:rsid w:val="385696F4"/>
    <w:rsid w:val="387C5B1A"/>
    <w:rsid w:val="38850599"/>
    <w:rsid w:val="38954853"/>
    <w:rsid w:val="3898778E"/>
    <w:rsid w:val="38A468BD"/>
    <w:rsid w:val="38A54B34"/>
    <w:rsid w:val="38AC12A9"/>
    <w:rsid w:val="38BA681D"/>
    <w:rsid w:val="38CC750E"/>
    <w:rsid w:val="38DF6179"/>
    <w:rsid w:val="38F86595"/>
    <w:rsid w:val="3911EDA8"/>
    <w:rsid w:val="39331BD4"/>
    <w:rsid w:val="3946122B"/>
    <w:rsid w:val="3948D335"/>
    <w:rsid w:val="394EA099"/>
    <w:rsid w:val="396F30A0"/>
    <w:rsid w:val="3970C36B"/>
    <w:rsid w:val="3977BA09"/>
    <w:rsid w:val="397A4C55"/>
    <w:rsid w:val="397F0BFB"/>
    <w:rsid w:val="398261A5"/>
    <w:rsid w:val="399AE58D"/>
    <w:rsid w:val="39B550B1"/>
    <w:rsid w:val="39C1AD1C"/>
    <w:rsid w:val="39C34466"/>
    <w:rsid w:val="39C44865"/>
    <w:rsid w:val="39C93636"/>
    <w:rsid w:val="39D51EC3"/>
    <w:rsid w:val="39D5DD54"/>
    <w:rsid w:val="39DB44B8"/>
    <w:rsid w:val="39F925DD"/>
    <w:rsid w:val="3A0C89B6"/>
    <w:rsid w:val="3A2056A3"/>
    <w:rsid w:val="3A38E52C"/>
    <w:rsid w:val="3A468259"/>
    <w:rsid w:val="3A599192"/>
    <w:rsid w:val="3A7ADF1D"/>
    <w:rsid w:val="3A82026A"/>
    <w:rsid w:val="3A8774C8"/>
    <w:rsid w:val="3A93DE0B"/>
    <w:rsid w:val="3A9FEF98"/>
    <w:rsid w:val="3AB67D51"/>
    <w:rsid w:val="3AB8425B"/>
    <w:rsid w:val="3AC24C5D"/>
    <w:rsid w:val="3AC72B2A"/>
    <w:rsid w:val="3AC8198F"/>
    <w:rsid w:val="3AD5F105"/>
    <w:rsid w:val="3ADCB7BF"/>
    <w:rsid w:val="3ADE4A04"/>
    <w:rsid w:val="3AE4085E"/>
    <w:rsid w:val="3AEC2A2C"/>
    <w:rsid w:val="3AF8A8A7"/>
    <w:rsid w:val="3AF8BC9D"/>
    <w:rsid w:val="3B232030"/>
    <w:rsid w:val="3B29A88B"/>
    <w:rsid w:val="3B45DBBD"/>
    <w:rsid w:val="3B512112"/>
    <w:rsid w:val="3B5F4DD7"/>
    <w:rsid w:val="3B6A82C7"/>
    <w:rsid w:val="3B7F3C71"/>
    <w:rsid w:val="3B8A4781"/>
    <w:rsid w:val="3B90F274"/>
    <w:rsid w:val="3BAEA5FA"/>
    <w:rsid w:val="3BC10D7E"/>
    <w:rsid w:val="3BCDA41B"/>
    <w:rsid w:val="3BDDA6C6"/>
    <w:rsid w:val="3BEE234E"/>
    <w:rsid w:val="3BFE14B1"/>
    <w:rsid w:val="3C2C4725"/>
    <w:rsid w:val="3C3DC9FD"/>
    <w:rsid w:val="3C457E4B"/>
    <w:rsid w:val="3C5539BA"/>
    <w:rsid w:val="3C654D65"/>
    <w:rsid w:val="3C6F4739"/>
    <w:rsid w:val="3C7D1B36"/>
    <w:rsid w:val="3C96C419"/>
    <w:rsid w:val="3C97D17D"/>
    <w:rsid w:val="3C98C4BA"/>
    <w:rsid w:val="3CACF1CB"/>
    <w:rsid w:val="3CB7562F"/>
    <w:rsid w:val="3CB7EAAA"/>
    <w:rsid w:val="3CB895D9"/>
    <w:rsid w:val="3CD0D7A3"/>
    <w:rsid w:val="3CDE5558"/>
    <w:rsid w:val="3CE239BC"/>
    <w:rsid w:val="3CE3E23E"/>
    <w:rsid w:val="3CEF7E66"/>
    <w:rsid w:val="3CF94DDE"/>
    <w:rsid w:val="3D00C81F"/>
    <w:rsid w:val="3D09EC0A"/>
    <w:rsid w:val="3D18339F"/>
    <w:rsid w:val="3D3BCF56"/>
    <w:rsid w:val="3D436785"/>
    <w:rsid w:val="3D4687D0"/>
    <w:rsid w:val="3D4AD643"/>
    <w:rsid w:val="3D7F859E"/>
    <w:rsid w:val="3D895BD7"/>
    <w:rsid w:val="3DD155B3"/>
    <w:rsid w:val="3DD4DC32"/>
    <w:rsid w:val="3DE14EAC"/>
    <w:rsid w:val="3DE55ECB"/>
    <w:rsid w:val="3DEBEEAD"/>
    <w:rsid w:val="3DFECBEC"/>
    <w:rsid w:val="3E15EAC6"/>
    <w:rsid w:val="3E324B8A"/>
    <w:rsid w:val="3E39F71C"/>
    <w:rsid w:val="3E3ED188"/>
    <w:rsid w:val="3E54663A"/>
    <w:rsid w:val="3E55A0FD"/>
    <w:rsid w:val="3E664E18"/>
    <w:rsid w:val="3E6EA20B"/>
    <w:rsid w:val="3E81A574"/>
    <w:rsid w:val="3E9B8902"/>
    <w:rsid w:val="3EBA2F36"/>
    <w:rsid w:val="3EBC0779"/>
    <w:rsid w:val="3EBDCFB0"/>
    <w:rsid w:val="3EC48839"/>
    <w:rsid w:val="3ED21966"/>
    <w:rsid w:val="3ED58D3E"/>
    <w:rsid w:val="3ED89C3B"/>
    <w:rsid w:val="3EEAE759"/>
    <w:rsid w:val="3EEF2C59"/>
    <w:rsid w:val="3EF4EFD1"/>
    <w:rsid w:val="3EF6E07E"/>
    <w:rsid w:val="3F0959FE"/>
    <w:rsid w:val="3F1B5C6E"/>
    <w:rsid w:val="3F32CA67"/>
    <w:rsid w:val="3F48292D"/>
    <w:rsid w:val="3F4ABA37"/>
    <w:rsid w:val="3F52B35F"/>
    <w:rsid w:val="3F57EFE7"/>
    <w:rsid w:val="3F6F10EE"/>
    <w:rsid w:val="3F6F4590"/>
    <w:rsid w:val="3F79E8CE"/>
    <w:rsid w:val="3F7D1F0D"/>
    <w:rsid w:val="3F812F2C"/>
    <w:rsid w:val="3F943FB8"/>
    <w:rsid w:val="3F952353"/>
    <w:rsid w:val="3FA163CC"/>
    <w:rsid w:val="3FA1F5FC"/>
    <w:rsid w:val="3FA431BA"/>
    <w:rsid w:val="3FA528E6"/>
    <w:rsid w:val="3FA59D34"/>
    <w:rsid w:val="3FBCCE73"/>
    <w:rsid w:val="3FC05334"/>
    <w:rsid w:val="3FC9807F"/>
    <w:rsid w:val="3FD2F5CE"/>
    <w:rsid w:val="3FD427B9"/>
    <w:rsid w:val="3FD5AB3E"/>
    <w:rsid w:val="3FD6686D"/>
    <w:rsid w:val="3FD6FAD2"/>
    <w:rsid w:val="3FDE782F"/>
    <w:rsid w:val="3FF0E680"/>
    <w:rsid w:val="3FF296F7"/>
    <w:rsid w:val="3FF52782"/>
    <w:rsid w:val="3FFE34F5"/>
    <w:rsid w:val="3FFF21C9"/>
    <w:rsid w:val="40045FB0"/>
    <w:rsid w:val="400A0EDD"/>
    <w:rsid w:val="4016839A"/>
    <w:rsid w:val="40276BCE"/>
    <w:rsid w:val="40293C9A"/>
    <w:rsid w:val="402CF535"/>
    <w:rsid w:val="403868E1"/>
    <w:rsid w:val="40386CEF"/>
    <w:rsid w:val="4047CCA1"/>
    <w:rsid w:val="405018F3"/>
    <w:rsid w:val="4063AA58"/>
    <w:rsid w:val="40732FD4"/>
    <w:rsid w:val="40763D2B"/>
    <w:rsid w:val="408241BA"/>
    <w:rsid w:val="4090FCCB"/>
    <w:rsid w:val="4095A2A1"/>
    <w:rsid w:val="409F5410"/>
    <w:rsid w:val="40BAED2F"/>
    <w:rsid w:val="40BDB90F"/>
    <w:rsid w:val="40D93ADA"/>
    <w:rsid w:val="40E5D104"/>
    <w:rsid w:val="40E7F8F6"/>
    <w:rsid w:val="40F39662"/>
    <w:rsid w:val="411A03BD"/>
    <w:rsid w:val="411F2140"/>
    <w:rsid w:val="41376AE8"/>
    <w:rsid w:val="415B10A7"/>
    <w:rsid w:val="415ED5F3"/>
    <w:rsid w:val="4168E205"/>
    <w:rsid w:val="416BA0C0"/>
    <w:rsid w:val="416D6DC8"/>
    <w:rsid w:val="4177ECE1"/>
    <w:rsid w:val="418964C5"/>
    <w:rsid w:val="418FD630"/>
    <w:rsid w:val="41AC1916"/>
    <w:rsid w:val="41DDABCF"/>
    <w:rsid w:val="41F2ED5F"/>
    <w:rsid w:val="41FF4475"/>
    <w:rsid w:val="42148983"/>
    <w:rsid w:val="421C67E6"/>
    <w:rsid w:val="421E121B"/>
    <w:rsid w:val="4230AB19"/>
    <w:rsid w:val="4239762E"/>
    <w:rsid w:val="423E54BD"/>
    <w:rsid w:val="42521881"/>
    <w:rsid w:val="4255DA32"/>
    <w:rsid w:val="42580002"/>
    <w:rsid w:val="427364A2"/>
    <w:rsid w:val="427B6FE0"/>
    <w:rsid w:val="428D68C1"/>
    <w:rsid w:val="429C97CA"/>
    <w:rsid w:val="429DC44C"/>
    <w:rsid w:val="42BD1198"/>
    <w:rsid w:val="42BFC519"/>
    <w:rsid w:val="42C8877B"/>
    <w:rsid w:val="42D70EA8"/>
    <w:rsid w:val="42F0452A"/>
    <w:rsid w:val="42F8B06C"/>
    <w:rsid w:val="42FAA654"/>
    <w:rsid w:val="43007BD2"/>
    <w:rsid w:val="4308063E"/>
    <w:rsid w:val="430D464C"/>
    <w:rsid w:val="430D8F37"/>
    <w:rsid w:val="43317013"/>
    <w:rsid w:val="43516C3B"/>
    <w:rsid w:val="4359865E"/>
    <w:rsid w:val="43664BFF"/>
    <w:rsid w:val="436F6952"/>
    <w:rsid w:val="4378826F"/>
    <w:rsid w:val="437A05B9"/>
    <w:rsid w:val="4382F8D4"/>
    <w:rsid w:val="4389745B"/>
    <w:rsid w:val="43A6A3AF"/>
    <w:rsid w:val="43B25AF1"/>
    <w:rsid w:val="43BF8F4E"/>
    <w:rsid w:val="43C05BF6"/>
    <w:rsid w:val="43DAD5B1"/>
    <w:rsid w:val="43ECF649"/>
    <w:rsid w:val="43F373E4"/>
    <w:rsid w:val="43FF824B"/>
    <w:rsid w:val="44116D64"/>
    <w:rsid w:val="44144D34"/>
    <w:rsid w:val="44384A4C"/>
    <w:rsid w:val="445A61A4"/>
    <w:rsid w:val="4465C942"/>
    <w:rsid w:val="446B33D6"/>
    <w:rsid w:val="4480F007"/>
    <w:rsid w:val="44B5429C"/>
    <w:rsid w:val="44B62538"/>
    <w:rsid w:val="44BA291E"/>
    <w:rsid w:val="44BB440B"/>
    <w:rsid w:val="44CFFF56"/>
    <w:rsid w:val="44D7E25C"/>
    <w:rsid w:val="44E8631F"/>
    <w:rsid w:val="44EE33F4"/>
    <w:rsid w:val="44FA72C7"/>
    <w:rsid w:val="44FFF0DE"/>
    <w:rsid w:val="45186792"/>
    <w:rsid w:val="451E83B5"/>
    <w:rsid w:val="453C9ED5"/>
    <w:rsid w:val="4546EC65"/>
    <w:rsid w:val="4548A02B"/>
    <w:rsid w:val="454AAF14"/>
    <w:rsid w:val="456BE370"/>
    <w:rsid w:val="456D6B8A"/>
    <w:rsid w:val="4575F217"/>
    <w:rsid w:val="459758E3"/>
    <w:rsid w:val="459BB9C9"/>
    <w:rsid w:val="45A61A8B"/>
    <w:rsid w:val="45BCEA15"/>
    <w:rsid w:val="45BDB969"/>
    <w:rsid w:val="45BFB078"/>
    <w:rsid w:val="45D3B06D"/>
    <w:rsid w:val="45DE8714"/>
    <w:rsid w:val="45E195A2"/>
    <w:rsid w:val="45E987F7"/>
    <w:rsid w:val="45EA448F"/>
    <w:rsid w:val="460E0C9D"/>
    <w:rsid w:val="462D908E"/>
    <w:rsid w:val="462FA87B"/>
    <w:rsid w:val="463A4A03"/>
    <w:rsid w:val="464F8C3C"/>
    <w:rsid w:val="46535ECF"/>
    <w:rsid w:val="465F4F32"/>
    <w:rsid w:val="46954CE8"/>
    <w:rsid w:val="469BC13F"/>
    <w:rsid w:val="46A1E7F1"/>
    <w:rsid w:val="46A2C69B"/>
    <w:rsid w:val="46AA0F06"/>
    <w:rsid w:val="46C495AC"/>
    <w:rsid w:val="46C6FB27"/>
    <w:rsid w:val="46CF68EE"/>
    <w:rsid w:val="46D29EF9"/>
    <w:rsid w:val="46E70D22"/>
    <w:rsid w:val="46EE0DD4"/>
    <w:rsid w:val="46F1239A"/>
    <w:rsid w:val="47062D5D"/>
    <w:rsid w:val="472C135C"/>
    <w:rsid w:val="47335C38"/>
    <w:rsid w:val="4743B7D2"/>
    <w:rsid w:val="4746E998"/>
    <w:rsid w:val="47502B18"/>
    <w:rsid w:val="475F5B0F"/>
    <w:rsid w:val="4762D7E6"/>
    <w:rsid w:val="477A5775"/>
    <w:rsid w:val="478287A6"/>
    <w:rsid w:val="47886A2A"/>
    <w:rsid w:val="4789D94D"/>
    <w:rsid w:val="47987AFF"/>
    <w:rsid w:val="47AB160C"/>
    <w:rsid w:val="47AB1962"/>
    <w:rsid w:val="47AEB7FB"/>
    <w:rsid w:val="47C16918"/>
    <w:rsid w:val="47D616FF"/>
    <w:rsid w:val="47F9BAB2"/>
    <w:rsid w:val="47FB9C64"/>
    <w:rsid w:val="48024CAE"/>
    <w:rsid w:val="482134FF"/>
    <w:rsid w:val="4828465E"/>
    <w:rsid w:val="482C658E"/>
    <w:rsid w:val="482E80C1"/>
    <w:rsid w:val="4844F323"/>
    <w:rsid w:val="484EAD53"/>
    <w:rsid w:val="48521BA0"/>
    <w:rsid w:val="48543477"/>
    <w:rsid w:val="485D17AD"/>
    <w:rsid w:val="4870EB8D"/>
    <w:rsid w:val="4891809B"/>
    <w:rsid w:val="48A1A267"/>
    <w:rsid w:val="48A847A1"/>
    <w:rsid w:val="48BF635F"/>
    <w:rsid w:val="48C51BB6"/>
    <w:rsid w:val="48C5AF49"/>
    <w:rsid w:val="48C92492"/>
    <w:rsid w:val="48D5DFDC"/>
    <w:rsid w:val="49039111"/>
    <w:rsid w:val="49115588"/>
    <w:rsid w:val="4912387C"/>
    <w:rsid w:val="4912C67C"/>
    <w:rsid w:val="49243A8B"/>
    <w:rsid w:val="49391938"/>
    <w:rsid w:val="49398DAA"/>
    <w:rsid w:val="493DE2CB"/>
    <w:rsid w:val="494B4E94"/>
    <w:rsid w:val="49668C43"/>
    <w:rsid w:val="4967E3CB"/>
    <w:rsid w:val="497009F7"/>
    <w:rsid w:val="497304BA"/>
    <w:rsid w:val="4977BAFD"/>
    <w:rsid w:val="497D7991"/>
    <w:rsid w:val="49815C74"/>
    <w:rsid w:val="49815FB2"/>
    <w:rsid w:val="49A32A0F"/>
    <w:rsid w:val="49AF23CD"/>
    <w:rsid w:val="49B00090"/>
    <w:rsid w:val="49B4278E"/>
    <w:rsid w:val="49B8D656"/>
    <w:rsid w:val="49C506FB"/>
    <w:rsid w:val="49E20D0F"/>
    <w:rsid w:val="49EECC89"/>
    <w:rsid w:val="49F28866"/>
    <w:rsid w:val="49F44418"/>
    <w:rsid w:val="49F4AE05"/>
    <w:rsid w:val="49F60F3F"/>
    <w:rsid w:val="49F890D9"/>
    <w:rsid w:val="4A15BB5B"/>
    <w:rsid w:val="4A2263C1"/>
    <w:rsid w:val="4A25693E"/>
    <w:rsid w:val="4A2B15C3"/>
    <w:rsid w:val="4A466860"/>
    <w:rsid w:val="4A4C6060"/>
    <w:rsid w:val="4A4C7DB6"/>
    <w:rsid w:val="4A612366"/>
    <w:rsid w:val="4A70E5F8"/>
    <w:rsid w:val="4A75AC04"/>
    <w:rsid w:val="4A81504B"/>
    <w:rsid w:val="4A831C92"/>
    <w:rsid w:val="4A94E080"/>
    <w:rsid w:val="4AA9F7DF"/>
    <w:rsid w:val="4AB1F837"/>
    <w:rsid w:val="4AB213C5"/>
    <w:rsid w:val="4AD876A9"/>
    <w:rsid w:val="4AE19276"/>
    <w:rsid w:val="4AEDC913"/>
    <w:rsid w:val="4AF8D76C"/>
    <w:rsid w:val="4B04B8CC"/>
    <w:rsid w:val="4B0C53DB"/>
    <w:rsid w:val="4B10C498"/>
    <w:rsid w:val="4B21C780"/>
    <w:rsid w:val="4B27977A"/>
    <w:rsid w:val="4B5F98A6"/>
    <w:rsid w:val="4B6CDA50"/>
    <w:rsid w:val="4B79DDAE"/>
    <w:rsid w:val="4B8BD539"/>
    <w:rsid w:val="4BA0B359"/>
    <w:rsid w:val="4BA4FD96"/>
    <w:rsid w:val="4BDD06D4"/>
    <w:rsid w:val="4BE5B9EB"/>
    <w:rsid w:val="4BE7F6D5"/>
    <w:rsid w:val="4C020E81"/>
    <w:rsid w:val="4C02B9D0"/>
    <w:rsid w:val="4C04A1AB"/>
    <w:rsid w:val="4C0803D7"/>
    <w:rsid w:val="4C13D290"/>
    <w:rsid w:val="4C145C0A"/>
    <w:rsid w:val="4C1E843D"/>
    <w:rsid w:val="4C20A438"/>
    <w:rsid w:val="4C24DD50"/>
    <w:rsid w:val="4C352B63"/>
    <w:rsid w:val="4C3D8989"/>
    <w:rsid w:val="4C409CE0"/>
    <w:rsid w:val="4C4480AD"/>
    <w:rsid w:val="4C4689D7"/>
    <w:rsid w:val="4C4E9C22"/>
    <w:rsid w:val="4C4F8766"/>
    <w:rsid w:val="4C50663F"/>
    <w:rsid w:val="4C684A3E"/>
    <w:rsid w:val="4C6CAC30"/>
    <w:rsid w:val="4C7255AE"/>
    <w:rsid w:val="4C79EBB5"/>
    <w:rsid w:val="4C9C33E7"/>
    <w:rsid w:val="4CA19523"/>
    <w:rsid w:val="4CA8A0EA"/>
    <w:rsid w:val="4CB49E2C"/>
    <w:rsid w:val="4CC3F531"/>
    <w:rsid w:val="4CCCAE37"/>
    <w:rsid w:val="4CD31047"/>
    <w:rsid w:val="4CE1D9A2"/>
    <w:rsid w:val="4CEB6D7F"/>
    <w:rsid w:val="4D0C6FCF"/>
    <w:rsid w:val="4D19ADD1"/>
    <w:rsid w:val="4D1D2E01"/>
    <w:rsid w:val="4D28A5D9"/>
    <w:rsid w:val="4D3382E7"/>
    <w:rsid w:val="4D4426FB"/>
    <w:rsid w:val="4D4A91BD"/>
    <w:rsid w:val="4D5886A5"/>
    <w:rsid w:val="4D5A38FD"/>
    <w:rsid w:val="4D682A93"/>
    <w:rsid w:val="4D6C8D60"/>
    <w:rsid w:val="4D88018D"/>
    <w:rsid w:val="4D8B13D8"/>
    <w:rsid w:val="4D97C813"/>
    <w:rsid w:val="4D9E0748"/>
    <w:rsid w:val="4D9EB2FF"/>
    <w:rsid w:val="4DA47838"/>
    <w:rsid w:val="4DA7C387"/>
    <w:rsid w:val="4DAFA2F1"/>
    <w:rsid w:val="4DC8D5C1"/>
    <w:rsid w:val="4DCA185C"/>
    <w:rsid w:val="4DDA4B69"/>
    <w:rsid w:val="4DE31E8A"/>
    <w:rsid w:val="4DE9B2E7"/>
    <w:rsid w:val="4E0B2F23"/>
    <w:rsid w:val="4E26CC1B"/>
    <w:rsid w:val="4E27322B"/>
    <w:rsid w:val="4E502B35"/>
    <w:rsid w:val="4E63DD2F"/>
    <w:rsid w:val="4E66D932"/>
    <w:rsid w:val="4E77E8D9"/>
    <w:rsid w:val="4E780CBA"/>
    <w:rsid w:val="4E7A34AB"/>
    <w:rsid w:val="4E7A6CAB"/>
    <w:rsid w:val="4E830937"/>
    <w:rsid w:val="4E8A4F39"/>
    <w:rsid w:val="4E8B0ECE"/>
    <w:rsid w:val="4E91D4EB"/>
    <w:rsid w:val="4E9E9911"/>
    <w:rsid w:val="4ED6F847"/>
    <w:rsid w:val="4EED10BA"/>
    <w:rsid w:val="4EFBD5FA"/>
    <w:rsid w:val="4F203941"/>
    <w:rsid w:val="4F229C71"/>
    <w:rsid w:val="4F365459"/>
    <w:rsid w:val="4F472B2F"/>
    <w:rsid w:val="4F51E37D"/>
    <w:rsid w:val="4F615A08"/>
    <w:rsid w:val="4F759481"/>
    <w:rsid w:val="4F76608D"/>
    <w:rsid w:val="4F7AFCF3"/>
    <w:rsid w:val="4F8877E8"/>
    <w:rsid w:val="4F9E35A2"/>
    <w:rsid w:val="4FB04842"/>
    <w:rsid w:val="4FC13441"/>
    <w:rsid w:val="4FC272FA"/>
    <w:rsid w:val="4FE116E2"/>
    <w:rsid w:val="4FEFB82A"/>
    <w:rsid w:val="4FF87772"/>
    <w:rsid w:val="500188BC"/>
    <w:rsid w:val="5015B2B2"/>
    <w:rsid w:val="502092D5"/>
    <w:rsid w:val="502888DB"/>
    <w:rsid w:val="50292CE4"/>
    <w:rsid w:val="502E9456"/>
    <w:rsid w:val="50484732"/>
    <w:rsid w:val="504EFFF0"/>
    <w:rsid w:val="504F6F2F"/>
    <w:rsid w:val="50560A15"/>
    <w:rsid w:val="505F465C"/>
    <w:rsid w:val="5062E523"/>
    <w:rsid w:val="507ADE80"/>
    <w:rsid w:val="5089DC9D"/>
    <w:rsid w:val="5089F6FA"/>
    <w:rsid w:val="50BBB713"/>
    <w:rsid w:val="50C22C41"/>
    <w:rsid w:val="50C61EDC"/>
    <w:rsid w:val="50DFEE41"/>
    <w:rsid w:val="50E6033D"/>
    <w:rsid w:val="50F1B9A5"/>
    <w:rsid w:val="50FA0C1E"/>
    <w:rsid w:val="51244849"/>
    <w:rsid w:val="5128A1C0"/>
    <w:rsid w:val="512A4685"/>
    <w:rsid w:val="512AA780"/>
    <w:rsid w:val="51442B1D"/>
    <w:rsid w:val="517356A1"/>
    <w:rsid w:val="51741943"/>
    <w:rsid w:val="5193C5A4"/>
    <w:rsid w:val="51A01F5A"/>
    <w:rsid w:val="51A84316"/>
    <w:rsid w:val="51ADEF9C"/>
    <w:rsid w:val="51AF0015"/>
    <w:rsid w:val="51D7B82C"/>
    <w:rsid w:val="51DEAE6E"/>
    <w:rsid w:val="51FB38B3"/>
    <w:rsid w:val="5207C0F4"/>
    <w:rsid w:val="520A34AE"/>
    <w:rsid w:val="52205D12"/>
    <w:rsid w:val="52A811C1"/>
    <w:rsid w:val="52A93C7A"/>
    <w:rsid w:val="52AB3204"/>
    <w:rsid w:val="52C291F8"/>
    <w:rsid w:val="52C70AC7"/>
    <w:rsid w:val="52C81C62"/>
    <w:rsid w:val="52DB7E11"/>
    <w:rsid w:val="52E031E6"/>
    <w:rsid w:val="53078658"/>
    <w:rsid w:val="533FAEA1"/>
    <w:rsid w:val="5356BFFD"/>
    <w:rsid w:val="535BB868"/>
    <w:rsid w:val="53675B1F"/>
    <w:rsid w:val="536D88BB"/>
    <w:rsid w:val="537A4447"/>
    <w:rsid w:val="53996B67"/>
    <w:rsid w:val="539BC85B"/>
    <w:rsid w:val="53A1C286"/>
    <w:rsid w:val="53A49A16"/>
    <w:rsid w:val="53B1973F"/>
    <w:rsid w:val="53D3F8D3"/>
    <w:rsid w:val="54190013"/>
    <w:rsid w:val="541E8E71"/>
    <w:rsid w:val="541EDC29"/>
    <w:rsid w:val="5428BD25"/>
    <w:rsid w:val="54297A9F"/>
    <w:rsid w:val="5434B953"/>
    <w:rsid w:val="547397E5"/>
    <w:rsid w:val="547E6FFF"/>
    <w:rsid w:val="548B5C41"/>
    <w:rsid w:val="5498AA0A"/>
    <w:rsid w:val="549BE300"/>
    <w:rsid w:val="54A0A783"/>
    <w:rsid w:val="54A181B1"/>
    <w:rsid w:val="54A78C86"/>
    <w:rsid w:val="54B3AB05"/>
    <w:rsid w:val="54B4BAF2"/>
    <w:rsid w:val="54B5D2D8"/>
    <w:rsid w:val="54C20C98"/>
    <w:rsid w:val="54C92334"/>
    <w:rsid w:val="54D30E51"/>
    <w:rsid w:val="54D3A52E"/>
    <w:rsid w:val="54DACFEC"/>
    <w:rsid w:val="54DB7F02"/>
    <w:rsid w:val="54E10DDF"/>
    <w:rsid w:val="54E720E8"/>
    <w:rsid w:val="54EC15AD"/>
    <w:rsid w:val="54F8E861"/>
    <w:rsid w:val="54F9A9E7"/>
    <w:rsid w:val="5505F691"/>
    <w:rsid w:val="55143A34"/>
    <w:rsid w:val="551E33F1"/>
    <w:rsid w:val="55335DE1"/>
    <w:rsid w:val="553DBE5E"/>
    <w:rsid w:val="55566675"/>
    <w:rsid w:val="55653608"/>
    <w:rsid w:val="556FAB05"/>
    <w:rsid w:val="55749858"/>
    <w:rsid w:val="5574ADA3"/>
    <w:rsid w:val="558D2527"/>
    <w:rsid w:val="55CF4FE3"/>
    <w:rsid w:val="5614A977"/>
    <w:rsid w:val="5621C821"/>
    <w:rsid w:val="5637527D"/>
    <w:rsid w:val="563E52B8"/>
    <w:rsid w:val="564FA104"/>
    <w:rsid w:val="564FE5E7"/>
    <w:rsid w:val="56602E6E"/>
    <w:rsid w:val="567163C0"/>
    <w:rsid w:val="567CDE40"/>
    <w:rsid w:val="567D896F"/>
    <w:rsid w:val="5686E430"/>
    <w:rsid w:val="5690EDA0"/>
    <w:rsid w:val="56A0DBF5"/>
    <w:rsid w:val="56A88583"/>
    <w:rsid w:val="56AC462D"/>
    <w:rsid w:val="56B8E099"/>
    <w:rsid w:val="56BCC7B2"/>
    <w:rsid w:val="56EB0941"/>
    <w:rsid w:val="56FC387E"/>
    <w:rsid w:val="570B7DB2"/>
    <w:rsid w:val="57109CC1"/>
    <w:rsid w:val="57175523"/>
    <w:rsid w:val="571D58F7"/>
    <w:rsid w:val="5725011E"/>
    <w:rsid w:val="572B17B2"/>
    <w:rsid w:val="5760258E"/>
    <w:rsid w:val="57645F94"/>
    <w:rsid w:val="577B82E4"/>
    <w:rsid w:val="57800723"/>
    <w:rsid w:val="57AD897D"/>
    <w:rsid w:val="57B36CA1"/>
    <w:rsid w:val="57CED808"/>
    <w:rsid w:val="57D42E4F"/>
    <w:rsid w:val="57DBBF94"/>
    <w:rsid w:val="57DCA1B4"/>
    <w:rsid w:val="57DE0B15"/>
    <w:rsid w:val="57F551D9"/>
    <w:rsid w:val="57F5C090"/>
    <w:rsid w:val="58044900"/>
    <w:rsid w:val="5806FE91"/>
    <w:rsid w:val="5808399C"/>
    <w:rsid w:val="580AF4AE"/>
    <w:rsid w:val="58166276"/>
    <w:rsid w:val="581A09B5"/>
    <w:rsid w:val="581DF20B"/>
    <w:rsid w:val="58280064"/>
    <w:rsid w:val="583A691B"/>
    <w:rsid w:val="583DEBBF"/>
    <w:rsid w:val="583E4E90"/>
    <w:rsid w:val="58513A26"/>
    <w:rsid w:val="585C8598"/>
    <w:rsid w:val="585D0EE1"/>
    <w:rsid w:val="5860DC3C"/>
    <w:rsid w:val="586891A7"/>
    <w:rsid w:val="586D0BC1"/>
    <w:rsid w:val="5870D9B1"/>
    <w:rsid w:val="588A7524"/>
    <w:rsid w:val="5895611F"/>
    <w:rsid w:val="58A8FE93"/>
    <w:rsid w:val="58B44798"/>
    <w:rsid w:val="58B5617A"/>
    <w:rsid w:val="58C21723"/>
    <w:rsid w:val="58C94917"/>
    <w:rsid w:val="58F397CC"/>
    <w:rsid w:val="590A9517"/>
    <w:rsid w:val="59175345"/>
    <w:rsid w:val="591E1777"/>
    <w:rsid w:val="591FAB82"/>
    <w:rsid w:val="5923FA17"/>
    <w:rsid w:val="59270FC8"/>
    <w:rsid w:val="594534BF"/>
    <w:rsid w:val="594884C7"/>
    <w:rsid w:val="59571484"/>
    <w:rsid w:val="59572A88"/>
    <w:rsid w:val="5959A010"/>
    <w:rsid w:val="59676C64"/>
    <w:rsid w:val="59976C4B"/>
    <w:rsid w:val="5998B297"/>
    <w:rsid w:val="59992C1F"/>
    <w:rsid w:val="599E02C9"/>
    <w:rsid w:val="599ED789"/>
    <w:rsid w:val="59DB16B0"/>
    <w:rsid w:val="59DB6FC4"/>
    <w:rsid w:val="59E17B9F"/>
    <w:rsid w:val="59F984E9"/>
    <w:rsid w:val="59FCC053"/>
    <w:rsid w:val="5A095332"/>
    <w:rsid w:val="5A137C2D"/>
    <w:rsid w:val="5A3EA376"/>
    <w:rsid w:val="5A4FC943"/>
    <w:rsid w:val="5A50E26B"/>
    <w:rsid w:val="5A53143F"/>
    <w:rsid w:val="5A5456EC"/>
    <w:rsid w:val="5A6B1CF0"/>
    <w:rsid w:val="5A7618D5"/>
    <w:rsid w:val="5A7A6F99"/>
    <w:rsid w:val="5A81435B"/>
    <w:rsid w:val="5A829546"/>
    <w:rsid w:val="5A8877AB"/>
    <w:rsid w:val="5A8C5433"/>
    <w:rsid w:val="5A917E88"/>
    <w:rsid w:val="5A9251EF"/>
    <w:rsid w:val="5A92BEC7"/>
    <w:rsid w:val="5ABD342E"/>
    <w:rsid w:val="5AC58D6D"/>
    <w:rsid w:val="5ACE79EF"/>
    <w:rsid w:val="5ADB4CA3"/>
    <w:rsid w:val="5ADF912F"/>
    <w:rsid w:val="5AF2E4E5"/>
    <w:rsid w:val="5AF2FAE9"/>
    <w:rsid w:val="5B0D119F"/>
    <w:rsid w:val="5B197AEC"/>
    <w:rsid w:val="5B1A4D9B"/>
    <w:rsid w:val="5B23C989"/>
    <w:rsid w:val="5B26228C"/>
    <w:rsid w:val="5B35FCFF"/>
    <w:rsid w:val="5B378F5A"/>
    <w:rsid w:val="5B4051DB"/>
    <w:rsid w:val="5B6EEEBB"/>
    <w:rsid w:val="5B72B807"/>
    <w:rsid w:val="5B76E711"/>
    <w:rsid w:val="5B7A9BA0"/>
    <w:rsid w:val="5B87232B"/>
    <w:rsid w:val="5B886DA5"/>
    <w:rsid w:val="5BA1392B"/>
    <w:rsid w:val="5BA5295C"/>
    <w:rsid w:val="5BA531FF"/>
    <w:rsid w:val="5BB701BE"/>
    <w:rsid w:val="5BBC8C40"/>
    <w:rsid w:val="5BC130A5"/>
    <w:rsid w:val="5BC8760F"/>
    <w:rsid w:val="5BCEA0CA"/>
    <w:rsid w:val="5C043F76"/>
    <w:rsid w:val="5C0BBD78"/>
    <w:rsid w:val="5C0D66F6"/>
    <w:rsid w:val="5C11E936"/>
    <w:rsid w:val="5C153B25"/>
    <w:rsid w:val="5C3B31FC"/>
    <w:rsid w:val="5C507206"/>
    <w:rsid w:val="5C615DCE"/>
    <w:rsid w:val="5C6F2AB2"/>
    <w:rsid w:val="5C7B9A5E"/>
    <w:rsid w:val="5C9394DD"/>
    <w:rsid w:val="5CA6BCBD"/>
    <w:rsid w:val="5CAD3A78"/>
    <w:rsid w:val="5CB7D7AF"/>
    <w:rsid w:val="5CC95E63"/>
    <w:rsid w:val="5CD026DB"/>
    <w:rsid w:val="5CDE65D1"/>
    <w:rsid w:val="5CE04358"/>
    <w:rsid w:val="5CF0609C"/>
    <w:rsid w:val="5D09C7CB"/>
    <w:rsid w:val="5D0CA895"/>
    <w:rsid w:val="5D0DFB8B"/>
    <w:rsid w:val="5D270769"/>
    <w:rsid w:val="5D3B259E"/>
    <w:rsid w:val="5D41249F"/>
    <w:rsid w:val="5D44021C"/>
    <w:rsid w:val="5D46E42C"/>
    <w:rsid w:val="5D543D4F"/>
    <w:rsid w:val="5D6CA57D"/>
    <w:rsid w:val="5D6D7D2D"/>
    <w:rsid w:val="5D7EBDCC"/>
    <w:rsid w:val="5D8E3825"/>
    <w:rsid w:val="5DA3A52C"/>
    <w:rsid w:val="5DA82842"/>
    <w:rsid w:val="5DAAB9CA"/>
    <w:rsid w:val="5DADB997"/>
    <w:rsid w:val="5DD4FEAA"/>
    <w:rsid w:val="5DD7025D"/>
    <w:rsid w:val="5DDA11EE"/>
    <w:rsid w:val="5DDDC4C8"/>
    <w:rsid w:val="5DE32443"/>
    <w:rsid w:val="5DF11F93"/>
    <w:rsid w:val="5DF21CAF"/>
    <w:rsid w:val="5DF8A555"/>
    <w:rsid w:val="5DF8B908"/>
    <w:rsid w:val="5E0051BC"/>
    <w:rsid w:val="5E07AA49"/>
    <w:rsid w:val="5E102315"/>
    <w:rsid w:val="5E23CB63"/>
    <w:rsid w:val="5E26198A"/>
    <w:rsid w:val="5E269266"/>
    <w:rsid w:val="5E26CDCB"/>
    <w:rsid w:val="5E310635"/>
    <w:rsid w:val="5E36E667"/>
    <w:rsid w:val="5E4ADBFD"/>
    <w:rsid w:val="5E4BFA0D"/>
    <w:rsid w:val="5E8A9E7C"/>
    <w:rsid w:val="5E97C5BC"/>
    <w:rsid w:val="5EB001D3"/>
    <w:rsid w:val="5EB36991"/>
    <w:rsid w:val="5EB737A1"/>
    <w:rsid w:val="5EBD0DCC"/>
    <w:rsid w:val="5EC90EAE"/>
    <w:rsid w:val="5ECBB291"/>
    <w:rsid w:val="5ED6F5FF"/>
    <w:rsid w:val="5EDE09C8"/>
    <w:rsid w:val="5EE058F9"/>
    <w:rsid w:val="5EE1874B"/>
    <w:rsid w:val="5EF00BC2"/>
    <w:rsid w:val="5F0165D0"/>
    <w:rsid w:val="5F0F8E28"/>
    <w:rsid w:val="5F244DAB"/>
    <w:rsid w:val="5F62C1E6"/>
    <w:rsid w:val="5F7215A0"/>
    <w:rsid w:val="5F74C23A"/>
    <w:rsid w:val="5F807601"/>
    <w:rsid w:val="5F8C6572"/>
    <w:rsid w:val="5F8CEFF4"/>
    <w:rsid w:val="5F9982B3"/>
    <w:rsid w:val="5FB9405E"/>
    <w:rsid w:val="5FB9EA8C"/>
    <w:rsid w:val="5FDB4CD0"/>
    <w:rsid w:val="5FDE124F"/>
    <w:rsid w:val="5FEB121F"/>
    <w:rsid w:val="60038405"/>
    <w:rsid w:val="6007599D"/>
    <w:rsid w:val="600F7733"/>
    <w:rsid w:val="6015BE06"/>
    <w:rsid w:val="6024AD27"/>
    <w:rsid w:val="605500BE"/>
    <w:rsid w:val="605E5DDF"/>
    <w:rsid w:val="60607F5B"/>
    <w:rsid w:val="6063DE78"/>
    <w:rsid w:val="60642F4F"/>
    <w:rsid w:val="6066A142"/>
    <w:rsid w:val="6072C660"/>
    <w:rsid w:val="6091EB87"/>
    <w:rsid w:val="609D3631"/>
    <w:rsid w:val="60A3C7DA"/>
    <w:rsid w:val="60AE954B"/>
    <w:rsid w:val="60CA7143"/>
    <w:rsid w:val="60DC104C"/>
    <w:rsid w:val="60F2A7B9"/>
    <w:rsid w:val="6107B6E8"/>
    <w:rsid w:val="6118D63A"/>
    <w:rsid w:val="611DABEA"/>
    <w:rsid w:val="613361E5"/>
    <w:rsid w:val="6134CEF1"/>
    <w:rsid w:val="6136A77A"/>
    <w:rsid w:val="61388F6D"/>
    <w:rsid w:val="614FE5ED"/>
    <w:rsid w:val="6160C349"/>
    <w:rsid w:val="616CCDF7"/>
    <w:rsid w:val="618CE4A2"/>
    <w:rsid w:val="61A24123"/>
    <w:rsid w:val="61B23A92"/>
    <w:rsid w:val="61B576CD"/>
    <w:rsid w:val="61CA673A"/>
    <w:rsid w:val="61CBCF1A"/>
    <w:rsid w:val="61D11399"/>
    <w:rsid w:val="6200FFEF"/>
    <w:rsid w:val="62010CBB"/>
    <w:rsid w:val="620950E0"/>
    <w:rsid w:val="620A3919"/>
    <w:rsid w:val="62107AAF"/>
    <w:rsid w:val="621FB29E"/>
    <w:rsid w:val="62247DD5"/>
    <w:rsid w:val="62255C38"/>
    <w:rsid w:val="622DBBE8"/>
    <w:rsid w:val="62370912"/>
    <w:rsid w:val="62394121"/>
    <w:rsid w:val="623A3080"/>
    <w:rsid w:val="623C4365"/>
    <w:rsid w:val="6240C955"/>
    <w:rsid w:val="6242D64D"/>
    <w:rsid w:val="62499036"/>
    <w:rsid w:val="6254938A"/>
    <w:rsid w:val="6255D630"/>
    <w:rsid w:val="6274AC3A"/>
    <w:rsid w:val="6282D321"/>
    <w:rsid w:val="6285BFDD"/>
    <w:rsid w:val="62A9A4B5"/>
    <w:rsid w:val="62B0F3AC"/>
    <w:rsid w:val="62B90A8C"/>
    <w:rsid w:val="62E9AE04"/>
    <w:rsid w:val="62EC3E59"/>
    <w:rsid w:val="62F01306"/>
    <w:rsid w:val="630EC140"/>
    <w:rsid w:val="63679F7B"/>
    <w:rsid w:val="63869811"/>
    <w:rsid w:val="639CD050"/>
    <w:rsid w:val="63AC9A99"/>
    <w:rsid w:val="63C38F7F"/>
    <w:rsid w:val="63C5BC11"/>
    <w:rsid w:val="63D6FE46"/>
    <w:rsid w:val="6402C1B5"/>
    <w:rsid w:val="640860D6"/>
    <w:rsid w:val="640ED73D"/>
    <w:rsid w:val="64142D85"/>
    <w:rsid w:val="642BDEA3"/>
    <w:rsid w:val="6435AF84"/>
    <w:rsid w:val="644738BA"/>
    <w:rsid w:val="6447C59A"/>
    <w:rsid w:val="644F8EF8"/>
    <w:rsid w:val="645374E8"/>
    <w:rsid w:val="6454DAED"/>
    <w:rsid w:val="6459EC14"/>
    <w:rsid w:val="645D60B7"/>
    <w:rsid w:val="6492FB32"/>
    <w:rsid w:val="6494F0D2"/>
    <w:rsid w:val="64B28B19"/>
    <w:rsid w:val="64B31E07"/>
    <w:rsid w:val="64C29AB1"/>
    <w:rsid w:val="64C8D932"/>
    <w:rsid w:val="64F733AE"/>
    <w:rsid w:val="651E6AF5"/>
    <w:rsid w:val="6532EBE8"/>
    <w:rsid w:val="653475AC"/>
    <w:rsid w:val="6537A072"/>
    <w:rsid w:val="65481B71"/>
    <w:rsid w:val="655BD088"/>
    <w:rsid w:val="655C8C8E"/>
    <w:rsid w:val="655F5FE0"/>
    <w:rsid w:val="656C8A3F"/>
    <w:rsid w:val="656E0910"/>
    <w:rsid w:val="656EA9D4"/>
    <w:rsid w:val="65714F8A"/>
    <w:rsid w:val="6574214D"/>
    <w:rsid w:val="65ADB998"/>
    <w:rsid w:val="65AE35D4"/>
    <w:rsid w:val="65AF21EA"/>
    <w:rsid w:val="65AFFDE6"/>
    <w:rsid w:val="65BFEF08"/>
    <w:rsid w:val="65C03124"/>
    <w:rsid w:val="65CA72EA"/>
    <w:rsid w:val="65CE44CA"/>
    <w:rsid w:val="65FEB5A6"/>
    <w:rsid w:val="66004489"/>
    <w:rsid w:val="66038FE7"/>
    <w:rsid w:val="6606D308"/>
    <w:rsid w:val="661D9537"/>
    <w:rsid w:val="665257C1"/>
    <w:rsid w:val="665EDBC1"/>
    <w:rsid w:val="6663E482"/>
    <w:rsid w:val="666C1FBA"/>
    <w:rsid w:val="66713F26"/>
    <w:rsid w:val="6687CCE8"/>
    <w:rsid w:val="66880AB0"/>
    <w:rsid w:val="66B024DC"/>
    <w:rsid w:val="66B50983"/>
    <w:rsid w:val="66B6BC13"/>
    <w:rsid w:val="66D370D3"/>
    <w:rsid w:val="66E877CC"/>
    <w:rsid w:val="66FD7C9D"/>
    <w:rsid w:val="670135CD"/>
    <w:rsid w:val="67085AA0"/>
    <w:rsid w:val="670A10BB"/>
    <w:rsid w:val="671961C9"/>
    <w:rsid w:val="671AF932"/>
    <w:rsid w:val="671B9FD9"/>
    <w:rsid w:val="672FCC5B"/>
    <w:rsid w:val="67368CE8"/>
    <w:rsid w:val="673BF6DE"/>
    <w:rsid w:val="67413CB1"/>
    <w:rsid w:val="6755F238"/>
    <w:rsid w:val="675EDB6A"/>
    <w:rsid w:val="67694D83"/>
    <w:rsid w:val="676E47CF"/>
    <w:rsid w:val="6775AE2E"/>
    <w:rsid w:val="679C14EA"/>
    <w:rsid w:val="67C15776"/>
    <w:rsid w:val="67C39C1E"/>
    <w:rsid w:val="67D6AD6A"/>
    <w:rsid w:val="67EB2880"/>
    <w:rsid w:val="681673D1"/>
    <w:rsid w:val="6825CACB"/>
    <w:rsid w:val="6832D461"/>
    <w:rsid w:val="683AFCB5"/>
    <w:rsid w:val="684C7DD6"/>
    <w:rsid w:val="686421E8"/>
    <w:rsid w:val="687095E9"/>
    <w:rsid w:val="68790A77"/>
    <w:rsid w:val="687C8782"/>
    <w:rsid w:val="688C2DD3"/>
    <w:rsid w:val="688F4C54"/>
    <w:rsid w:val="68954340"/>
    <w:rsid w:val="68A6EA29"/>
    <w:rsid w:val="68BBE3B1"/>
    <w:rsid w:val="68C31A3A"/>
    <w:rsid w:val="68C4E72F"/>
    <w:rsid w:val="68D42ED3"/>
    <w:rsid w:val="68E3B012"/>
    <w:rsid w:val="68F286EA"/>
    <w:rsid w:val="68F61A70"/>
    <w:rsid w:val="69042CBF"/>
    <w:rsid w:val="6905E58C"/>
    <w:rsid w:val="69086963"/>
    <w:rsid w:val="69120D51"/>
    <w:rsid w:val="6929343B"/>
    <w:rsid w:val="693234F1"/>
    <w:rsid w:val="6937E54B"/>
    <w:rsid w:val="693EB102"/>
    <w:rsid w:val="6946FA47"/>
    <w:rsid w:val="6949C166"/>
    <w:rsid w:val="6951F5FD"/>
    <w:rsid w:val="6955F252"/>
    <w:rsid w:val="69590370"/>
    <w:rsid w:val="6962BCF7"/>
    <w:rsid w:val="6966B5B9"/>
    <w:rsid w:val="697D2CC3"/>
    <w:rsid w:val="69A0AB2E"/>
    <w:rsid w:val="69A377EF"/>
    <w:rsid w:val="69A57240"/>
    <w:rsid w:val="69A8DFE8"/>
    <w:rsid w:val="69B054DA"/>
    <w:rsid w:val="69C3CA5B"/>
    <w:rsid w:val="69D8ACD0"/>
    <w:rsid w:val="69E05BAF"/>
    <w:rsid w:val="69E2C292"/>
    <w:rsid w:val="69E3CAF7"/>
    <w:rsid w:val="69EAD94D"/>
    <w:rsid w:val="69EFB391"/>
    <w:rsid w:val="69F31CE6"/>
    <w:rsid w:val="6A058A71"/>
    <w:rsid w:val="6A19A8A6"/>
    <w:rsid w:val="6A42BF0F"/>
    <w:rsid w:val="6A43A33A"/>
    <w:rsid w:val="6A4B3D89"/>
    <w:rsid w:val="6A6C9092"/>
    <w:rsid w:val="6A7499AA"/>
    <w:rsid w:val="6A78B788"/>
    <w:rsid w:val="6A7AFBBD"/>
    <w:rsid w:val="6A8507F1"/>
    <w:rsid w:val="6A873A0F"/>
    <w:rsid w:val="6A8D79C8"/>
    <w:rsid w:val="6A9A4557"/>
    <w:rsid w:val="6AA39442"/>
    <w:rsid w:val="6AB429C7"/>
    <w:rsid w:val="6ABCC5E5"/>
    <w:rsid w:val="6AC545F2"/>
    <w:rsid w:val="6ADAE1FB"/>
    <w:rsid w:val="6AE837E0"/>
    <w:rsid w:val="6AF32F92"/>
    <w:rsid w:val="6AF6E702"/>
    <w:rsid w:val="6B033B8F"/>
    <w:rsid w:val="6B07A326"/>
    <w:rsid w:val="6B308BF3"/>
    <w:rsid w:val="6B30C45D"/>
    <w:rsid w:val="6B4DA32D"/>
    <w:rsid w:val="6B531AAA"/>
    <w:rsid w:val="6B56FC81"/>
    <w:rsid w:val="6B89A46F"/>
    <w:rsid w:val="6B916040"/>
    <w:rsid w:val="6BA6249F"/>
    <w:rsid w:val="6BAB2136"/>
    <w:rsid w:val="6BB66905"/>
    <w:rsid w:val="6BB67F35"/>
    <w:rsid w:val="6BB93B43"/>
    <w:rsid w:val="6BBAF85D"/>
    <w:rsid w:val="6BBD0439"/>
    <w:rsid w:val="6BE5B734"/>
    <w:rsid w:val="6BF4AB3D"/>
    <w:rsid w:val="6BF79124"/>
    <w:rsid w:val="6C2389DA"/>
    <w:rsid w:val="6C31094E"/>
    <w:rsid w:val="6C603662"/>
    <w:rsid w:val="6C643FDC"/>
    <w:rsid w:val="6C7ABEF1"/>
    <w:rsid w:val="6C8270F7"/>
    <w:rsid w:val="6C8BAB60"/>
    <w:rsid w:val="6CA78B75"/>
    <w:rsid w:val="6CA7AA65"/>
    <w:rsid w:val="6CAE362A"/>
    <w:rsid w:val="6CE080AA"/>
    <w:rsid w:val="6CE4B8CC"/>
    <w:rsid w:val="6CE76EBB"/>
    <w:rsid w:val="6CE7E16B"/>
    <w:rsid w:val="6CFBAC81"/>
    <w:rsid w:val="6D17FC71"/>
    <w:rsid w:val="6D2D7310"/>
    <w:rsid w:val="6D514968"/>
    <w:rsid w:val="6D523267"/>
    <w:rsid w:val="6D52E4C0"/>
    <w:rsid w:val="6D532D56"/>
    <w:rsid w:val="6D5634A3"/>
    <w:rsid w:val="6D6C1335"/>
    <w:rsid w:val="6DC460F6"/>
    <w:rsid w:val="6E06DFFD"/>
    <w:rsid w:val="6E0A9085"/>
    <w:rsid w:val="6E27CE56"/>
    <w:rsid w:val="6E28A089"/>
    <w:rsid w:val="6E4016A0"/>
    <w:rsid w:val="6E46F049"/>
    <w:rsid w:val="6E822CB3"/>
    <w:rsid w:val="6E838B55"/>
    <w:rsid w:val="6EA4FA10"/>
    <w:rsid w:val="6EA5D156"/>
    <w:rsid w:val="6EABD6CE"/>
    <w:rsid w:val="6EB1142C"/>
    <w:rsid w:val="6EB1221B"/>
    <w:rsid w:val="6EBEEF15"/>
    <w:rsid w:val="6ED2D9AC"/>
    <w:rsid w:val="6ED40EF6"/>
    <w:rsid w:val="6ED45982"/>
    <w:rsid w:val="6EE73EEB"/>
    <w:rsid w:val="6EF389B1"/>
    <w:rsid w:val="6EF8DED5"/>
    <w:rsid w:val="6F064226"/>
    <w:rsid w:val="6F0B2A3A"/>
    <w:rsid w:val="6F16FB71"/>
    <w:rsid w:val="6F36978F"/>
    <w:rsid w:val="6F3BBF78"/>
    <w:rsid w:val="6F406517"/>
    <w:rsid w:val="6F4E6CE0"/>
    <w:rsid w:val="6F52B615"/>
    <w:rsid w:val="6F6AF492"/>
    <w:rsid w:val="6F80FB74"/>
    <w:rsid w:val="6F86CC95"/>
    <w:rsid w:val="6F8F8392"/>
    <w:rsid w:val="6FA36FDE"/>
    <w:rsid w:val="6FB399A5"/>
    <w:rsid w:val="6FC5C514"/>
    <w:rsid w:val="6FCB99C3"/>
    <w:rsid w:val="6FD029D8"/>
    <w:rsid w:val="6FD28295"/>
    <w:rsid w:val="6FD5B8F7"/>
    <w:rsid w:val="6FD9E146"/>
    <w:rsid w:val="6FDDEA64"/>
    <w:rsid w:val="70023CEA"/>
    <w:rsid w:val="70104124"/>
    <w:rsid w:val="70229A5C"/>
    <w:rsid w:val="70265168"/>
    <w:rsid w:val="7028DEB9"/>
    <w:rsid w:val="702B06F3"/>
    <w:rsid w:val="702E82CD"/>
    <w:rsid w:val="7035CA26"/>
    <w:rsid w:val="703705BC"/>
    <w:rsid w:val="7039BC62"/>
    <w:rsid w:val="7065CF8B"/>
    <w:rsid w:val="707E4155"/>
    <w:rsid w:val="7084DBB7"/>
    <w:rsid w:val="70906028"/>
    <w:rsid w:val="7090D7B0"/>
    <w:rsid w:val="709BEFA2"/>
    <w:rsid w:val="70AFFCD7"/>
    <w:rsid w:val="70B72A6C"/>
    <w:rsid w:val="70D626FE"/>
    <w:rsid w:val="70FABACE"/>
    <w:rsid w:val="71005C1E"/>
    <w:rsid w:val="7102807E"/>
    <w:rsid w:val="71147EE6"/>
    <w:rsid w:val="71250341"/>
    <w:rsid w:val="712DC159"/>
    <w:rsid w:val="713FB64B"/>
    <w:rsid w:val="714D920D"/>
    <w:rsid w:val="71684D1D"/>
    <w:rsid w:val="716B2A23"/>
    <w:rsid w:val="71730619"/>
    <w:rsid w:val="717938F2"/>
    <w:rsid w:val="717E910B"/>
    <w:rsid w:val="718DF639"/>
    <w:rsid w:val="7192FB92"/>
    <w:rsid w:val="71AD7B71"/>
    <w:rsid w:val="71CE737F"/>
    <w:rsid w:val="71D2C348"/>
    <w:rsid w:val="71D322E0"/>
    <w:rsid w:val="71D64DA9"/>
    <w:rsid w:val="71DD1525"/>
    <w:rsid w:val="71EACE6B"/>
    <w:rsid w:val="71FB1180"/>
    <w:rsid w:val="7209D0B7"/>
    <w:rsid w:val="7211BC8F"/>
    <w:rsid w:val="7221B4CB"/>
    <w:rsid w:val="7222BCF7"/>
    <w:rsid w:val="722E8BFF"/>
    <w:rsid w:val="7233E4EB"/>
    <w:rsid w:val="7234B641"/>
    <w:rsid w:val="723FC9E1"/>
    <w:rsid w:val="724BCD38"/>
    <w:rsid w:val="7255235F"/>
    <w:rsid w:val="725F2C4A"/>
    <w:rsid w:val="7263ED1D"/>
    <w:rsid w:val="726D7751"/>
    <w:rsid w:val="7283C96D"/>
    <w:rsid w:val="729C2B72"/>
    <w:rsid w:val="729F719D"/>
    <w:rsid w:val="72A4E126"/>
    <w:rsid w:val="72A87B7D"/>
    <w:rsid w:val="72CAD2B8"/>
    <w:rsid w:val="72CDEA79"/>
    <w:rsid w:val="72F6FF79"/>
    <w:rsid w:val="72F8EC48"/>
    <w:rsid w:val="731BDED8"/>
    <w:rsid w:val="731C081A"/>
    <w:rsid w:val="73235B2E"/>
    <w:rsid w:val="73282F72"/>
    <w:rsid w:val="7329C69A"/>
    <w:rsid w:val="7330C68B"/>
    <w:rsid w:val="73505FC2"/>
    <w:rsid w:val="735CCA0E"/>
    <w:rsid w:val="7367E58B"/>
    <w:rsid w:val="736AFA16"/>
    <w:rsid w:val="73858759"/>
    <w:rsid w:val="73B45A3D"/>
    <w:rsid w:val="73C7A5D6"/>
    <w:rsid w:val="73C990DD"/>
    <w:rsid w:val="73CA5C60"/>
    <w:rsid w:val="73CCBB93"/>
    <w:rsid w:val="73D36E45"/>
    <w:rsid w:val="73E05A06"/>
    <w:rsid w:val="73E686BF"/>
    <w:rsid w:val="73E79D99"/>
    <w:rsid w:val="73FCCB75"/>
    <w:rsid w:val="73FFBD7E"/>
    <w:rsid w:val="7401CBBD"/>
    <w:rsid w:val="741A66B1"/>
    <w:rsid w:val="7428C547"/>
    <w:rsid w:val="7433A568"/>
    <w:rsid w:val="743894CA"/>
    <w:rsid w:val="744C1DDE"/>
    <w:rsid w:val="745A94D3"/>
    <w:rsid w:val="746D3953"/>
    <w:rsid w:val="74718638"/>
    <w:rsid w:val="7472EC3D"/>
    <w:rsid w:val="748A3309"/>
    <w:rsid w:val="74902538"/>
    <w:rsid w:val="749875F9"/>
    <w:rsid w:val="749B4944"/>
    <w:rsid w:val="74AB23B9"/>
    <w:rsid w:val="74BCF1D6"/>
    <w:rsid w:val="74D1E0D6"/>
    <w:rsid w:val="74E296B4"/>
    <w:rsid w:val="74E8DA70"/>
    <w:rsid w:val="74F85EF2"/>
    <w:rsid w:val="74FF9B80"/>
    <w:rsid w:val="75168F38"/>
    <w:rsid w:val="751E1442"/>
    <w:rsid w:val="751FF05A"/>
    <w:rsid w:val="7530EBB3"/>
    <w:rsid w:val="754DD54F"/>
    <w:rsid w:val="75602093"/>
    <w:rsid w:val="75694303"/>
    <w:rsid w:val="756AB8BB"/>
    <w:rsid w:val="75842016"/>
    <w:rsid w:val="75904385"/>
    <w:rsid w:val="75B5A4AD"/>
    <w:rsid w:val="75C51A53"/>
    <w:rsid w:val="75CC67E9"/>
    <w:rsid w:val="75D331DD"/>
    <w:rsid w:val="75DE6717"/>
    <w:rsid w:val="75E94B1D"/>
    <w:rsid w:val="76053F6C"/>
    <w:rsid w:val="760BA7B4"/>
    <w:rsid w:val="760EBC9E"/>
    <w:rsid w:val="76123C46"/>
    <w:rsid w:val="7614C160"/>
    <w:rsid w:val="7618D5F8"/>
    <w:rsid w:val="76264970"/>
    <w:rsid w:val="764A76ED"/>
    <w:rsid w:val="767574DD"/>
    <w:rsid w:val="7678B833"/>
    <w:rsid w:val="76824384"/>
    <w:rsid w:val="768A28B7"/>
    <w:rsid w:val="768AFEE6"/>
    <w:rsid w:val="768DF760"/>
    <w:rsid w:val="76914DF3"/>
    <w:rsid w:val="76945EB6"/>
    <w:rsid w:val="769FEAA2"/>
    <w:rsid w:val="76A38DF9"/>
    <w:rsid w:val="76A46DE6"/>
    <w:rsid w:val="76BD3293"/>
    <w:rsid w:val="76BF138E"/>
    <w:rsid w:val="76C92321"/>
    <w:rsid w:val="76EF9ADD"/>
    <w:rsid w:val="76F8FE74"/>
    <w:rsid w:val="770067A7"/>
    <w:rsid w:val="7702DA3D"/>
    <w:rsid w:val="77047574"/>
    <w:rsid w:val="7706891C"/>
    <w:rsid w:val="770D4393"/>
    <w:rsid w:val="7714928C"/>
    <w:rsid w:val="773C81B1"/>
    <w:rsid w:val="7747A8CB"/>
    <w:rsid w:val="774B721D"/>
    <w:rsid w:val="775612EA"/>
    <w:rsid w:val="775895AA"/>
    <w:rsid w:val="775BE28B"/>
    <w:rsid w:val="77714CC7"/>
    <w:rsid w:val="77787A03"/>
    <w:rsid w:val="777E2E8E"/>
    <w:rsid w:val="778013AD"/>
    <w:rsid w:val="77896AA3"/>
    <w:rsid w:val="778A4A98"/>
    <w:rsid w:val="778B8F7C"/>
    <w:rsid w:val="779DFEE6"/>
    <w:rsid w:val="77A3B09C"/>
    <w:rsid w:val="77B29064"/>
    <w:rsid w:val="77B312C9"/>
    <w:rsid w:val="77B8A88F"/>
    <w:rsid w:val="77CC1F5A"/>
    <w:rsid w:val="77E396C1"/>
    <w:rsid w:val="77E41FCA"/>
    <w:rsid w:val="77E862CF"/>
    <w:rsid w:val="77E8DCE3"/>
    <w:rsid w:val="77E97C9B"/>
    <w:rsid w:val="77F7FE25"/>
    <w:rsid w:val="7811CC9F"/>
    <w:rsid w:val="782B20D7"/>
    <w:rsid w:val="783C1ADB"/>
    <w:rsid w:val="78468A95"/>
    <w:rsid w:val="78581DE9"/>
    <w:rsid w:val="7873FBE8"/>
    <w:rsid w:val="78794C98"/>
    <w:rsid w:val="78807275"/>
    <w:rsid w:val="78A1E65F"/>
    <w:rsid w:val="78A2597D"/>
    <w:rsid w:val="78ACF9EE"/>
    <w:rsid w:val="78B27789"/>
    <w:rsid w:val="78C45BE6"/>
    <w:rsid w:val="78EBF864"/>
    <w:rsid w:val="78F2F982"/>
    <w:rsid w:val="791789A7"/>
    <w:rsid w:val="791BC73C"/>
    <w:rsid w:val="793DA262"/>
    <w:rsid w:val="7952EDBF"/>
    <w:rsid w:val="795410AC"/>
    <w:rsid w:val="7961D4FF"/>
    <w:rsid w:val="7966FF32"/>
    <w:rsid w:val="796E4DF2"/>
    <w:rsid w:val="79973BBA"/>
    <w:rsid w:val="79A2DF1A"/>
    <w:rsid w:val="79A5DBB1"/>
    <w:rsid w:val="79DAF0F7"/>
    <w:rsid w:val="79E27B68"/>
    <w:rsid w:val="79F37954"/>
    <w:rsid w:val="79F7F4B0"/>
    <w:rsid w:val="7A072FD8"/>
    <w:rsid w:val="7A0B683D"/>
    <w:rsid w:val="7A10EEF3"/>
    <w:rsid w:val="7A1AB432"/>
    <w:rsid w:val="7A2A2324"/>
    <w:rsid w:val="7A37B9F6"/>
    <w:rsid w:val="7A3A68B8"/>
    <w:rsid w:val="7A47F3AA"/>
    <w:rsid w:val="7A4E43CA"/>
    <w:rsid w:val="7A634FBA"/>
    <w:rsid w:val="7A69B7B6"/>
    <w:rsid w:val="7A87AE27"/>
    <w:rsid w:val="7A95D3D1"/>
    <w:rsid w:val="7AA5DF37"/>
    <w:rsid w:val="7AADA739"/>
    <w:rsid w:val="7AB867F7"/>
    <w:rsid w:val="7ABC1D17"/>
    <w:rsid w:val="7AD13053"/>
    <w:rsid w:val="7ADA5A83"/>
    <w:rsid w:val="7AE455BB"/>
    <w:rsid w:val="7AF234F4"/>
    <w:rsid w:val="7AFF8DBB"/>
    <w:rsid w:val="7AFFFF84"/>
    <w:rsid w:val="7B38A9C7"/>
    <w:rsid w:val="7B3EAF7B"/>
    <w:rsid w:val="7B52AB01"/>
    <w:rsid w:val="7B54A0DE"/>
    <w:rsid w:val="7B576036"/>
    <w:rsid w:val="7B5CE39E"/>
    <w:rsid w:val="7B8D78CB"/>
    <w:rsid w:val="7B9A960B"/>
    <w:rsid w:val="7B9C7E41"/>
    <w:rsid w:val="7BB2C431"/>
    <w:rsid w:val="7BB7C955"/>
    <w:rsid w:val="7BBB7851"/>
    <w:rsid w:val="7BC40145"/>
    <w:rsid w:val="7BD1530B"/>
    <w:rsid w:val="7BD3BFEF"/>
    <w:rsid w:val="7BE82E30"/>
    <w:rsid w:val="7BF0F692"/>
    <w:rsid w:val="7C032E4F"/>
    <w:rsid w:val="7C10F94C"/>
    <w:rsid w:val="7C3E966A"/>
    <w:rsid w:val="7C3EDE5B"/>
    <w:rsid w:val="7C48B90B"/>
    <w:rsid w:val="7C60F080"/>
    <w:rsid w:val="7C6FD16D"/>
    <w:rsid w:val="7C76A796"/>
    <w:rsid w:val="7C7DFE22"/>
    <w:rsid w:val="7C7F6C64"/>
    <w:rsid w:val="7C7FA992"/>
    <w:rsid w:val="7C93E4D7"/>
    <w:rsid w:val="7C99CC34"/>
    <w:rsid w:val="7CB82023"/>
    <w:rsid w:val="7CC6C869"/>
    <w:rsid w:val="7CCD4A14"/>
    <w:rsid w:val="7CE73573"/>
    <w:rsid w:val="7CF222D8"/>
    <w:rsid w:val="7CF4682E"/>
    <w:rsid w:val="7D0A80F9"/>
    <w:rsid w:val="7D44E427"/>
    <w:rsid w:val="7D72BC12"/>
    <w:rsid w:val="7D8628CF"/>
    <w:rsid w:val="7D9804FD"/>
    <w:rsid w:val="7D9F4297"/>
    <w:rsid w:val="7DA881BA"/>
    <w:rsid w:val="7DC994BC"/>
    <w:rsid w:val="7DCD37FB"/>
    <w:rsid w:val="7DDC64AE"/>
    <w:rsid w:val="7DDCDA4D"/>
    <w:rsid w:val="7E1277F7"/>
    <w:rsid w:val="7E18F962"/>
    <w:rsid w:val="7E1CCCA0"/>
    <w:rsid w:val="7E47B753"/>
    <w:rsid w:val="7E542234"/>
    <w:rsid w:val="7E584731"/>
    <w:rsid w:val="7E8139FE"/>
    <w:rsid w:val="7E860057"/>
    <w:rsid w:val="7E933F5D"/>
    <w:rsid w:val="7EABC266"/>
    <w:rsid w:val="7EB7E8C7"/>
    <w:rsid w:val="7EDED960"/>
    <w:rsid w:val="7F071A63"/>
    <w:rsid w:val="7F074DB2"/>
    <w:rsid w:val="7F07E912"/>
    <w:rsid w:val="7F07E9D0"/>
    <w:rsid w:val="7F29C49C"/>
    <w:rsid w:val="7F31EDC7"/>
    <w:rsid w:val="7F4819E1"/>
    <w:rsid w:val="7F6555EB"/>
    <w:rsid w:val="7F6FFB19"/>
    <w:rsid w:val="7F887929"/>
    <w:rsid w:val="7F91A88B"/>
    <w:rsid w:val="7F929ADD"/>
    <w:rsid w:val="7F9AE2F0"/>
    <w:rsid w:val="7FB3E356"/>
    <w:rsid w:val="7FB84E3B"/>
    <w:rsid w:val="7FC2B952"/>
    <w:rsid w:val="7FC2EF3E"/>
    <w:rsid w:val="7FC5381F"/>
    <w:rsid w:val="7FC70033"/>
    <w:rsid w:val="7FCB0C01"/>
    <w:rsid w:val="7FE3D72A"/>
    <w:rsid w:val="7FF70086"/>
    <w:rsid w:val="7FFD5C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0DAA60"/>
  <w15:chartTrackingRefBased/>
  <w15:docId w15:val="{86E1DA4B-64A7-47E1-8F7E-89E0F905D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ind w:left="576"/>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4BA"/>
    <w:pPr>
      <w:ind w:left="0"/>
    </w:pPr>
    <w:rPr>
      <w:rFonts w:ascii="Arial" w:hAnsi="Arial" w:cs="Arial"/>
    </w:rPr>
  </w:style>
  <w:style w:type="paragraph" w:styleId="Heading1">
    <w:name w:val="heading 1"/>
    <w:basedOn w:val="Normal"/>
    <w:next w:val="Normal"/>
    <w:link w:val="Heading1Char"/>
    <w:uiPriority w:val="9"/>
    <w:qFormat/>
    <w:rsid w:val="00D8188C"/>
    <w:pPr>
      <w:keepNext/>
      <w:numPr>
        <w:numId w:val="23"/>
      </w:numPr>
      <w:contextualSpacing/>
      <w:outlineLvl w:val="0"/>
    </w:pPr>
    <w:rPr>
      <w:b/>
      <w:bCs/>
      <w:sz w:val="36"/>
      <w:szCs w:val="32"/>
    </w:rPr>
  </w:style>
  <w:style w:type="paragraph" w:styleId="Heading2">
    <w:name w:val="heading 2"/>
    <w:basedOn w:val="Heading1"/>
    <w:next w:val="Normal"/>
    <w:link w:val="Heading2Char"/>
    <w:uiPriority w:val="9"/>
    <w:unhideWhenUsed/>
    <w:qFormat/>
    <w:rsid w:val="00B02665"/>
    <w:pPr>
      <w:numPr>
        <w:ilvl w:val="1"/>
      </w:numPr>
      <w:spacing w:after="240"/>
      <w:outlineLvl w:val="1"/>
    </w:pPr>
    <w:rPr>
      <w:bCs w:val="0"/>
    </w:rPr>
  </w:style>
  <w:style w:type="paragraph" w:styleId="Heading3">
    <w:name w:val="heading 3"/>
    <w:basedOn w:val="Normal"/>
    <w:next w:val="Normal"/>
    <w:link w:val="Heading3Char"/>
    <w:uiPriority w:val="9"/>
    <w:semiHidden/>
    <w:unhideWhenUsed/>
    <w:qFormat/>
    <w:rsid w:val="005D70D4"/>
    <w:pPr>
      <w:keepNext/>
      <w:keepLines/>
      <w:numPr>
        <w:ilvl w:val="2"/>
        <w:numId w:val="23"/>
      </w:numPr>
      <w:spacing w:before="4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5D70D4"/>
    <w:pPr>
      <w:keepNext/>
      <w:keepLines/>
      <w:numPr>
        <w:ilvl w:val="3"/>
        <w:numId w:val="2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5D70D4"/>
    <w:pPr>
      <w:keepNext/>
      <w:keepLines/>
      <w:numPr>
        <w:ilvl w:val="4"/>
        <w:numId w:val="2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5D70D4"/>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5D70D4"/>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D70D4"/>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D70D4"/>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031DE9"/>
  </w:style>
  <w:style w:type="character" w:customStyle="1" w:styleId="contextualspellingandgrammarerror">
    <w:name w:val="contextualspellingandgrammarerror"/>
    <w:basedOn w:val="DefaultParagraphFont"/>
    <w:rsid w:val="00031DE9"/>
  </w:style>
  <w:style w:type="character" w:customStyle="1" w:styleId="spellingerror">
    <w:name w:val="spellingerror"/>
    <w:basedOn w:val="DefaultParagraphFont"/>
    <w:rsid w:val="00031DE9"/>
  </w:style>
  <w:style w:type="character" w:customStyle="1" w:styleId="eop">
    <w:name w:val="eop"/>
    <w:basedOn w:val="DefaultParagraphFont"/>
    <w:rsid w:val="00031DE9"/>
  </w:style>
  <w:style w:type="table" w:styleId="TableGrid">
    <w:name w:val="Table Grid"/>
    <w:basedOn w:val="TableNormal"/>
    <w:uiPriority w:val="39"/>
    <w:rsid w:val="002908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6">
    <w:name w:val="Grid Table 4 Accent 6"/>
    <w:basedOn w:val="TableNormal"/>
    <w:uiPriority w:val="49"/>
    <w:rsid w:val="006144E6"/>
    <w:rPr>
      <w:rFonts w:ascii="Arial" w:hAnsi="Arial"/>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14" w:type="dxa"/>
        <w:left w:w="115" w:type="dxa"/>
        <w:bottom w:w="14" w:type="dxa"/>
        <w:right w:w="115" w:type="dxa"/>
      </w:tblCellMar>
    </w:tblPr>
    <w:trPr>
      <w:cantSplit/>
    </w:tr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rPr>
        <w:cantSplit w:val="0"/>
      </w:tr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link w:val="ListParagraphChar"/>
    <w:uiPriority w:val="34"/>
    <w:qFormat/>
    <w:rsid w:val="002908F3"/>
    <w:pPr>
      <w:ind w:left="720"/>
      <w:contextualSpacing/>
    </w:pPr>
  </w:style>
  <w:style w:type="character" w:styleId="CommentReference">
    <w:name w:val="annotation reference"/>
    <w:basedOn w:val="DefaultParagraphFont"/>
    <w:uiPriority w:val="99"/>
    <w:semiHidden/>
    <w:unhideWhenUsed/>
    <w:rsid w:val="00CF17C7"/>
    <w:rPr>
      <w:sz w:val="16"/>
      <w:szCs w:val="16"/>
    </w:rPr>
  </w:style>
  <w:style w:type="paragraph" w:styleId="CommentText">
    <w:name w:val="annotation text"/>
    <w:basedOn w:val="Normal"/>
    <w:link w:val="CommentTextChar"/>
    <w:uiPriority w:val="99"/>
    <w:unhideWhenUsed/>
    <w:rsid w:val="00CF17C7"/>
    <w:rPr>
      <w:sz w:val="20"/>
      <w:szCs w:val="20"/>
    </w:rPr>
  </w:style>
  <w:style w:type="character" w:customStyle="1" w:styleId="CommentTextChar">
    <w:name w:val="Comment Text Char"/>
    <w:basedOn w:val="DefaultParagraphFont"/>
    <w:link w:val="CommentText"/>
    <w:uiPriority w:val="99"/>
    <w:rsid w:val="00CF17C7"/>
    <w:rPr>
      <w:sz w:val="20"/>
      <w:szCs w:val="20"/>
    </w:rPr>
  </w:style>
  <w:style w:type="paragraph" w:styleId="CommentSubject">
    <w:name w:val="annotation subject"/>
    <w:basedOn w:val="CommentText"/>
    <w:next w:val="CommentText"/>
    <w:link w:val="CommentSubjectChar"/>
    <w:uiPriority w:val="99"/>
    <w:semiHidden/>
    <w:unhideWhenUsed/>
    <w:rsid w:val="00CF17C7"/>
    <w:rPr>
      <w:b/>
      <w:bCs/>
    </w:rPr>
  </w:style>
  <w:style w:type="character" w:customStyle="1" w:styleId="CommentSubjectChar">
    <w:name w:val="Comment Subject Char"/>
    <w:basedOn w:val="CommentTextChar"/>
    <w:link w:val="CommentSubject"/>
    <w:uiPriority w:val="99"/>
    <w:semiHidden/>
    <w:rsid w:val="00CF17C7"/>
    <w:rPr>
      <w:b/>
      <w:bCs/>
      <w:sz w:val="20"/>
      <w:szCs w:val="20"/>
    </w:rPr>
  </w:style>
  <w:style w:type="paragraph" w:styleId="BalloonText">
    <w:name w:val="Balloon Text"/>
    <w:basedOn w:val="Normal"/>
    <w:link w:val="BalloonTextChar"/>
    <w:uiPriority w:val="99"/>
    <w:semiHidden/>
    <w:unhideWhenUsed/>
    <w:rsid w:val="00CF17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7C7"/>
    <w:rPr>
      <w:rFonts w:ascii="Segoe UI" w:hAnsi="Segoe UI" w:cs="Segoe UI"/>
      <w:sz w:val="18"/>
      <w:szCs w:val="18"/>
    </w:rPr>
  </w:style>
  <w:style w:type="character" w:styleId="Hyperlink">
    <w:name w:val="Hyperlink"/>
    <w:basedOn w:val="DefaultParagraphFont"/>
    <w:uiPriority w:val="99"/>
    <w:unhideWhenUsed/>
    <w:rsid w:val="00602C60"/>
    <w:rPr>
      <w:color w:val="0563C1" w:themeColor="hyperlink"/>
      <w:u w:val="single"/>
    </w:rPr>
  </w:style>
  <w:style w:type="character" w:styleId="FollowedHyperlink">
    <w:name w:val="FollowedHyperlink"/>
    <w:basedOn w:val="DefaultParagraphFont"/>
    <w:uiPriority w:val="99"/>
    <w:semiHidden/>
    <w:unhideWhenUsed/>
    <w:rsid w:val="00220D59"/>
    <w:rPr>
      <w:color w:val="954F72" w:themeColor="followedHyperlink"/>
      <w:u w:val="single"/>
    </w:rPr>
  </w:style>
  <w:style w:type="character" w:customStyle="1" w:styleId="Heading1Char">
    <w:name w:val="Heading 1 Char"/>
    <w:basedOn w:val="DefaultParagraphFont"/>
    <w:link w:val="Heading1"/>
    <w:uiPriority w:val="9"/>
    <w:rsid w:val="00D8188C"/>
    <w:rPr>
      <w:rFonts w:ascii="Arial" w:hAnsi="Arial" w:cs="Arial"/>
      <w:b/>
      <w:bCs/>
      <w:sz w:val="36"/>
      <w:szCs w:val="32"/>
    </w:rPr>
  </w:style>
  <w:style w:type="character" w:customStyle="1" w:styleId="Heading2Char">
    <w:name w:val="Heading 2 Char"/>
    <w:basedOn w:val="DefaultParagraphFont"/>
    <w:link w:val="Heading2"/>
    <w:uiPriority w:val="9"/>
    <w:rsid w:val="00B02665"/>
    <w:rPr>
      <w:rFonts w:ascii="Arial" w:hAnsi="Arial" w:cs="Arial"/>
      <w:b/>
      <w:sz w:val="36"/>
      <w:szCs w:val="32"/>
    </w:rPr>
  </w:style>
  <w:style w:type="character" w:customStyle="1" w:styleId="Heading3Char">
    <w:name w:val="Heading 3 Char"/>
    <w:basedOn w:val="DefaultParagraphFont"/>
    <w:link w:val="Heading3"/>
    <w:uiPriority w:val="9"/>
    <w:semiHidden/>
    <w:rsid w:val="005D70D4"/>
    <w:rPr>
      <w:rFonts w:asciiTheme="majorHAnsi" w:eastAsiaTheme="majorEastAsia" w:hAnsiTheme="majorHAnsi" w:cstheme="majorBidi"/>
      <w:color w:val="1F4D78" w:themeColor="accent1" w:themeShade="7F"/>
      <w:szCs w:val="24"/>
    </w:rPr>
  </w:style>
  <w:style w:type="character" w:customStyle="1" w:styleId="Heading4Char">
    <w:name w:val="Heading 4 Char"/>
    <w:basedOn w:val="DefaultParagraphFont"/>
    <w:link w:val="Heading4"/>
    <w:uiPriority w:val="9"/>
    <w:semiHidden/>
    <w:rsid w:val="005D70D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5D70D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5D70D4"/>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5D70D4"/>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5D70D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D70D4"/>
    <w:rPr>
      <w:rFonts w:asciiTheme="majorHAnsi" w:eastAsiaTheme="majorEastAsia" w:hAnsiTheme="majorHAnsi" w:cstheme="majorBidi"/>
      <w:i/>
      <w:iCs/>
      <w:color w:val="272727" w:themeColor="text1" w:themeTint="D8"/>
      <w:sz w:val="21"/>
      <w:szCs w:val="21"/>
    </w:rPr>
  </w:style>
  <w:style w:type="table" w:customStyle="1" w:styleId="SIS">
    <w:name w:val="SIS"/>
    <w:basedOn w:val="TableNormal"/>
    <w:uiPriority w:val="99"/>
    <w:rsid w:val="00BA5891"/>
    <w:rPr>
      <w:rFonts w:ascii="Arial" w:eastAsia="Times New Roman" w:hAnsi="Arial"/>
      <w:lang w:eastAsia="en-CA"/>
    </w:rPr>
    <w:tblP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top w:w="14" w:type="dxa"/>
        <w:left w:w="115" w:type="dxa"/>
        <w:bottom w:w="14" w:type="dxa"/>
        <w:right w:w="115" w:type="dxa"/>
      </w:tblCellMar>
    </w:tblPr>
    <w:trPr>
      <w:cantSplit/>
    </w:trPr>
    <w:tcPr>
      <w:shd w:val="clear" w:color="auto" w:fill="auto"/>
    </w:tcPr>
    <w:tblStylePr w:type="firstRow">
      <w:rPr>
        <w:rFonts w:ascii="Calibri" w:hAnsi="Calibri"/>
        <w:b/>
        <w:i w:val="0"/>
        <w:caps w:val="0"/>
        <w:smallCaps w:val="0"/>
        <w:strike w:val="0"/>
        <w:dstrike w:val="0"/>
        <w:vanish w:val="0"/>
        <w:color w:val="FFFFFF" w:themeColor="background1"/>
        <w:sz w:val="22"/>
        <w:vertAlign w:val="baseline"/>
      </w:rPr>
      <w:tblPr/>
      <w:trPr>
        <w:tblHeader w:val="0"/>
      </w:trPr>
      <w:tcPr>
        <w:shd w:val="clear" w:color="auto" w:fill="005A38"/>
      </w:tcPr>
    </w:tblStylePr>
  </w:style>
  <w:style w:type="paragraph" w:styleId="Header">
    <w:name w:val="header"/>
    <w:basedOn w:val="Normal"/>
    <w:link w:val="HeaderChar"/>
    <w:uiPriority w:val="99"/>
    <w:unhideWhenUsed/>
    <w:rsid w:val="000253C8"/>
    <w:pPr>
      <w:tabs>
        <w:tab w:val="center" w:pos="4680"/>
        <w:tab w:val="right" w:pos="9360"/>
      </w:tabs>
    </w:pPr>
  </w:style>
  <w:style w:type="character" w:customStyle="1" w:styleId="HeaderChar">
    <w:name w:val="Header Char"/>
    <w:basedOn w:val="DefaultParagraphFont"/>
    <w:link w:val="Header"/>
    <w:uiPriority w:val="99"/>
    <w:rsid w:val="000253C8"/>
    <w:rPr>
      <w:rFonts w:ascii="Arial" w:hAnsi="Arial" w:cs="Arial"/>
    </w:rPr>
  </w:style>
  <w:style w:type="paragraph" w:styleId="Footer">
    <w:name w:val="footer"/>
    <w:basedOn w:val="Normal"/>
    <w:link w:val="FooterChar"/>
    <w:uiPriority w:val="99"/>
    <w:unhideWhenUsed/>
    <w:rsid w:val="000253C8"/>
    <w:pPr>
      <w:tabs>
        <w:tab w:val="center" w:pos="4680"/>
        <w:tab w:val="right" w:pos="9360"/>
      </w:tabs>
    </w:pPr>
  </w:style>
  <w:style w:type="character" w:customStyle="1" w:styleId="FooterChar">
    <w:name w:val="Footer Char"/>
    <w:basedOn w:val="DefaultParagraphFont"/>
    <w:link w:val="Footer"/>
    <w:uiPriority w:val="99"/>
    <w:rsid w:val="000253C8"/>
    <w:rPr>
      <w:rFonts w:ascii="Arial" w:hAnsi="Arial" w:cs="Arial"/>
    </w:rPr>
  </w:style>
  <w:style w:type="paragraph" w:styleId="Revision">
    <w:name w:val="Revision"/>
    <w:hidden/>
    <w:uiPriority w:val="99"/>
    <w:semiHidden/>
    <w:rsid w:val="003673F6"/>
    <w:pPr>
      <w:ind w:left="0"/>
    </w:pPr>
    <w:rPr>
      <w:rFonts w:ascii="Arial" w:hAnsi="Arial" w:cs="Arial"/>
    </w:rPr>
  </w:style>
  <w:style w:type="character" w:customStyle="1" w:styleId="ListParagraphChar">
    <w:name w:val="List Paragraph Char"/>
    <w:basedOn w:val="DefaultParagraphFont"/>
    <w:link w:val="ListParagraph"/>
    <w:uiPriority w:val="34"/>
    <w:locked/>
    <w:rsid w:val="00762421"/>
    <w:rPr>
      <w:rFonts w:ascii="Arial" w:hAnsi="Arial" w:cs="Arial"/>
    </w:rPr>
  </w:style>
  <w:style w:type="paragraph" w:customStyle="1" w:styleId="paragraph">
    <w:name w:val="paragraph"/>
    <w:basedOn w:val="Normal"/>
    <w:rsid w:val="00857F2B"/>
    <w:pPr>
      <w:spacing w:before="100" w:beforeAutospacing="1" w:after="100" w:afterAutospacing="1"/>
    </w:pPr>
    <w:rPr>
      <w:rFonts w:ascii="Times New Roman" w:eastAsia="Times New Roman" w:hAnsi="Times New Roman" w:cs="Times New Roman"/>
      <w:szCs w:val="24"/>
      <w:lang w:val="en-US"/>
    </w:rPr>
  </w:style>
  <w:style w:type="table" w:styleId="TableGridLight">
    <w:name w:val="Grid Table Light"/>
    <w:basedOn w:val="Table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tion">
    <w:name w:val="Mention"/>
    <w:basedOn w:val="DefaultParagraphFont"/>
    <w:uiPriority w:val="99"/>
    <w:unhideWhenUse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8401">
      <w:bodyDiv w:val="1"/>
      <w:marLeft w:val="0"/>
      <w:marRight w:val="0"/>
      <w:marTop w:val="0"/>
      <w:marBottom w:val="0"/>
      <w:divBdr>
        <w:top w:val="none" w:sz="0" w:space="0" w:color="auto"/>
        <w:left w:val="none" w:sz="0" w:space="0" w:color="auto"/>
        <w:bottom w:val="none" w:sz="0" w:space="0" w:color="auto"/>
        <w:right w:val="none" w:sz="0" w:space="0" w:color="auto"/>
      </w:divBdr>
    </w:div>
    <w:div w:id="93717126">
      <w:bodyDiv w:val="1"/>
      <w:marLeft w:val="0"/>
      <w:marRight w:val="0"/>
      <w:marTop w:val="0"/>
      <w:marBottom w:val="0"/>
      <w:divBdr>
        <w:top w:val="none" w:sz="0" w:space="0" w:color="auto"/>
        <w:left w:val="none" w:sz="0" w:space="0" w:color="auto"/>
        <w:bottom w:val="none" w:sz="0" w:space="0" w:color="auto"/>
        <w:right w:val="none" w:sz="0" w:space="0" w:color="auto"/>
      </w:divBdr>
    </w:div>
    <w:div w:id="98181277">
      <w:bodyDiv w:val="1"/>
      <w:marLeft w:val="0"/>
      <w:marRight w:val="0"/>
      <w:marTop w:val="0"/>
      <w:marBottom w:val="0"/>
      <w:divBdr>
        <w:top w:val="none" w:sz="0" w:space="0" w:color="auto"/>
        <w:left w:val="none" w:sz="0" w:space="0" w:color="auto"/>
        <w:bottom w:val="none" w:sz="0" w:space="0" w:color="auto"/>
        <w:right w:val="none" w:sz="0" w:space="0" w:color="auto"/>
      </w:divBdr>
    </w:div>
    <w:div w:id="102579490">
      <w:bodyDiv w:val="1"/>
      <w:marLeft w:val="0"/>
      <w:marRight w:val="0"/>
      <w:marTop w:val="0"/>
      <w:marBottom w:val="0"/>
      <w:divBdr>
        <w:top w:val="none" w:sz="0" w:space="0" w:color="auto"/>
        <w:left w:val="none" w:sz="0" w:space="0" w:color="auto"/>
        <w:bottom w:val="none" w:sz="0" w:space="0" w:color="auto"/>
        <w:right w:val="none" w:sz="0" w:space="0" w:color="auto"/>
      </w:divBdr>
    </w:div>
    <w:div w:id="211693843">
      <w:bodyDiv w:val="1"/>
      <w:marLeft w:val="0"/>
      <w:marRight w:val="0"/>
      <w:marTop w:val="0"/>
      <w:marBottom w:val="0"/>
      <w:divBdr>
        <w:top w:val="none" w:sz="0" w:space="0" w:color="auto"/>
        <w:left w:val="none" w:sz="0" w:space="0" w:color="auto"/>
        <w:bottom w:val="none" w:sz="0" w:space="0" w:color="auto"/>
        <w:right w:val="none" w:sz="0" w:space="0" w:color="auto"/>
      </w:divBdr>
    </w:div>
    <w:div w:id="218900601">
      <w:bodyDiv w:val="1"/>
      <w:marLeft w:val="0"/>
      <w:marRight w:val="0"/>
      <w:marTop w:val="0"/>
      <w:marBottom w:val="0"/>
      <w:divBdr>
        <w:top w:val="none" w:sz="0" w:space="0" w:color="auto"/>
        <w:left w:val="none" w:sz="0" w:space="0" w:color="auto"/>
        <w:bottom w:val="none" w:sz="0" w:space="0" w:color="auto"/>
        <w:right w:val="none" w:sz="0" w:space="0" w:color="auto"/>
      </w:divBdr>
    </w:div>
    <w:div w:id="232351564">
      <w:bodyDiv w:val="1"/>
      <w:marLeft w:val="0"/>
      <w:marRight w:val="0"/>
      <w:marTop w:val="0"/>
      <w:marBottom w:val="0"/>
      <w:divBdr>
        <w:top w:val="none" w:sz="0" w:space="0" w:color="auto"/>
        <w:left w:val="none" w:sz="0" w:space="0" w:color="auto"/>
        <w:bottom w:val="none" w:sz="0" w:space="0" w:color="auto"/>
        <w:right w:val="none" w:sz="0" w:space="0" w:color="auto"/>
      </w:divBdr>
    </w:div>
    <w:div w:id="270476049">
      <w:bodyDiv w:val="1"/>
      <w:marLeft w:val="0"/>
      <w:marRight w:val="0"/>
      <w:marTop w:val="0"/>
      <w:marBottom w:val="0"/>
      <w:divBdr>
        <w:top w:val="none" w:sz="0" w:space="0" w:color="auto"/>
        <w:left w:val="none" w:sz="0" w:space="0" w:color="auto"/>
        <w:bottom w:val="none" w:sz="0" w:space="0" w:color="auto"/>
        <w:right w:val="none" w:sz="0" w:space="0" w:color="auto"/>
      </w:divBdr>
    </w:div>
    <w:div w:id="279382516">
      <w:bodyDiv w:val="1"/>
      <w:marLeft w:val="0"/>
      <w:marRight w:val="0"/>
      <w:marTop w:val="0"/>
      <w:marBottom w:val="0"/>
      <w:divBdr>
        <w:top w:val="none" w:sz="0" w:space="0" w:color="auto"/>
        <w:left w:val="none" w:sz="0" w:space="0" w:color="auto"/>
        <w:bottom w:val="none" w:sz="0" w:space="0" w:color="auto"/>
        <w:right w:val="none" w:sz="0" w:space="0" w:color="auto"/>
      </w:divBdr>
    </w:div>
    <w:div w:id="410857940">
      <w:bodyDiv w:val="1"/>
      <w:marLeft w:val="0"/>
      <w:marRight w:val="0"/>
      <w:marTop w:val="0"/>
      <w:marBottom w:val="0"/>
      <w:divBdr>
        <w:top w:val="none" w:sz="0" w:space="0" w:color="auto"/>
        <w:left w:val="none" w:sz="0" w:space="0" w:color="auto"/>
        <w:bottom w:val="none" w:sz="0" w:space="0" w:color="auto"/>
        <w:right w:val="none" w:sz="0" w:space="0" w:color="auto"/>
      </w:divBdr>
      <w:divsChild>
        <w:div w:id="1359889772">
          <w:marLeft w:val="0"/>
          <w:marRight w:val="0"/>
          <w:marTop w:val="0"/>
          <w:marBottom w:val="0"/>
          <w:divBdr>
            <w:top w:val="none" w:sz="0" w:space="0" w:color="auto"/>
            <w:left w:val="none" w:sz="0" w:space="0" w:color="auto"/>
            <w:bottom w:val="none" w:sz="0" w:space="0" w:color="auto"/>
            <w:right w:val="none" w:sz="0" w:space="0" w:color="auto"/>
          </w:divBdr>
          <w:divsChild>
            <w:div w:id="823353142">
              <w:marLeft w:val="0"/>
              <w:marRight w:val="0"/>
              <w:marTop w:val="0"/>
              <w:marBottom w:val="0"/>
              <w:divBdr>
                <w:top w:val="none" w:sz="0" w:space="0" w:color="auto"/>
                <w:left w:val="none" w:sz="0" w:space="0" w:color="auto"/>
                <w:bottom w:val="none" w:sz="0" w:space="0" w:color="auto"/>
                <w:right w:val="none" w:sz="0" w:space="0" w:color="auto"/>
              </w:divBdr>
              <w:divsChild>
                <w:div w:id="667094513">
                  <w:marLeft w:val="0"/>
                  <w:marRight w:val="0"/>
                  <w:marTop w:val="0"/>
                  <w:marBottom w:val="0"/>
                  <w:divBdr>
                    <w:top w:val="none" w:sz="0" w:space="0" w:color="auto"/>
                    <w:left w:val="none" w:sz="0" w:space="0" w:color="auto"/>
                    <w:bottom w:val="none" w:sz="0" w:space="0" w:color="auto"/>
                    <w:right w:val="none" w:sz="0" w:space="0" w:color="auto"/>
                  </w:divBdr>
                </w:div>
                <w:div w:id="1737513673">
                  <w:marLeft w:val="0"/>
                  <w:marRight w:val="0"/>
                  <w:marTop w:val="0"/>
                  <w:marBottom w:val="0"/>
                  <w:divBdr>
                    <w:top w:val="none" w:sz="0" w:space="0" w:color="auto"/>
                    <w:left w:val="none" w:sz="0" w:space="0" w:color="auto"/>
                    <w:bottom w:val="none" w:sz="0" w:space="0" w:color="auto"/>
                    <w:right w:val="none" w:sz="0" w:space="0" w:color="auto"/>
                  </w:divBdr>
                </w:div>
                <w:div w:id="1856952">
                  <w:marLeft w:val="0"/>
                  <w:marRight w:val="0"/>
                  <w:marTop w:val="0"/>
                  <w:marBottom w:val="0"/>
                  <w:divBdr>
                    <w:top w:val="none" w:sz="0" w:space="0" w:color="auto"/>
                    <w:left w:val="none" w:sz="0" w:space="0" w:color="auto"/>
                    <w:bottom w:val="none" w:sz="0" w:space="0" w:color="auto"/>
                    <w:right w:val="none" w:sz="0" w:space="0" w:color="auto"/>
                  </w:divBdr>
                </w:div>
                <w:div w:id="619066732">
                  <w:marLeft w:val="0"/>
                  <w:marRight w:val="0"/>
                  <w:marTop w:val="0"/>
                  <w:marBottom w:val="0"/>
                  <w:divBdr>
                    <w:top w:val="none" w:sz="0" w:space="0" w:color="auto"/>
                    <w:left w:val="none" w:sz="0" w:space="0" w:color="auto"/>
                    <w:bottom w:val="none" w:sz="0" w:space="0" w:color="auto"/>
                    <w:right w:val="none" w:sz="0" w:space="0" w:color="auto"/>
                  </w:divBdr>
                  <w:divsChild>
                    <w:div w:id="1534609154">
                      <w:marLeft w:val="0"/>
                      <w:marRight w:val="0"/>
                      <w:marTop w:val="0"/>
                      <w:marBottom w:val="0"/>
                      <w:divBdr>
                        <w:top w:val="none" w:sz="0" w:space="0" w:color="auto"/>
                        <w:left w:val="none" w:sz="0" w:space="0" w:color="auto"/>
                        <w:bottom w:val="none" w:sz="0" w:space="0" w:color="auto"/>
                        <w:right w:val="none" w:sz="0" w:space="0" w:color="auto"/>
                      </w:divBdr>
                      <w:divsChild>
                        <w:div w:id="65183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60730">
          <w:marLeft w:val="0"/>
          <w:marRight w:val="0"/>
          <w:marTop w:val="0"/>
          <w:marBottom w:val="0"/>
          <w:divBdr>
            <w:top w:val="none" w:sz="0" w:space="0" w:color="auto"/>
            <w:left w:val="none" w:sz="0" w:space="0" w:color="auto"/>
            <w:bottom w:val="none" w:sz="0" w:space="0" w:color="auto"/>
            <w:right w:val="none" w:sz="0" w:space="0" w:color="auto"/>
          </w:divBdr>
          <w:divsChild>
            <w:div w:id="427577066">
              <w:marLeft w:val="0"/>
              <w:marRight w:val="0"/>
              <w:marTop w:val="0"/>
              <w:marBottom w:val="0"/>
              <w:divBdr>
                <w:top w:val="none" w:sz="0" w:space="0" w:color="auto"/>
                <w:left w:val="none" w:sz="0" w:space="0" w:color="auto"/>
                <w:bottom w:val="none" w:sz="0" w:space="0" w:color="auto"/>
                <w:right w:val="none" w:sz="0" w:space="0" w:color="auto"/>
              </w:divBdr>
              <w:divsChild>
                <w:div w:id="170983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8178002">
      <w:bodyDiv w:val="1"/>
      <w:marLeft w:val="0"/>
      <w:marRight w:val="0"/>
      <w:marTop w:val="0"/>
      <w:marBottom w:val="0"/>
      <w:divBdr>
        <w:top w:val="none" w:sz="0" w:space="0" w:color="auto"/>
        <w:left w:val="none" w:sz="0" w:space="0" w:color="auto"/>
        <w:bottom w:val="none" w:sz="0" w:space="0" w:color="auto"/>
        <w:right w:val="none" w:sz="0" w:space="0" w:color="auto"/>
      </w:divBdr>
    </w:div>
    <w:div w:id="497697895">
      <w:bodyDiv w:val="1"/>
      <w:marLeft w:val="0"/>
      <w:marRight w:val="0"/>
      <w:marTop w:val="0"/>
      <w:marBottom w:val="0"/>
      <w:divBdr>
        <w:top w:val="none" w:sz="0" w:space="0" w:color="auto"/>
        <w:left w:val="none" w:sz="0" w:space="0" w:color="auto"/>
        <w:bottom w:val="none" w:sz="0" w:space="0" w:color="auto"/>
        <w:right w:val="none" w:sz="0" w:space="0" w:color="auto"/>
      </w:divBdr>
    </w:div>
    <w:div w:id="518616720">
      <w:bodyDiv w:val="1"/>
      <w:marLeft w:val="0"/>
      <w:marRight w:val="0"/>
      <w:marTop w:val="0"/>
      <w:marBottom w:val="0"/>
      <w:divBdr>
        <w:top w:val="none" w:sz="0" w:space="0" w:color="auto"/>
        <w:left w:val="none" w:sz="0" w:space="0" w:color="auto"/>
        <w:bottom w:val="none" w:sz="0" w:space="0" w:color="auto"/>
        <w:right w:val="none" w:sz="0" w:space="0" w:color="auto"/>
      </w:divBdr>
    </w:div>
    <w:div w:id="531648863">
      <w:bodyDiv w:val="1"/>
      <w:marLeft w:val="0"/>
      <w:marRight w:val="0"/>
      <w:marTop w:val="0"/>
      <w:marBottom w:val="0"/>
      <w:divBdr>
        <w:top w:val="none" w:sz="0" w:space="0" w:color="auto"/>
        <w:left w:val="none" w:sz="0" w:space="0" w:color="auto"/>
        <w:bottom w:val="none" w:sz="0" w:space="0" w:color="auto"/>
        <w:right w:val="none" w:sz="0" w:space="0" w:color="auto"/>
      </w:divBdr>
    </w:div>
    <w:div w:id="629676274">
      <w:bodyDiv w:val="1"/>
      <w:marLeft w:val="0"/>
      <w:marRight w:val="0"/>
      <w:marTop w:val="0"/>
      <w:marBottom w:val="0"/>
      <w:divBdr>
        <w:top w:val="none" w:sz="0" w:space="0" w:color="auto"/>
        <w:left w:val="none" w:sz="0" w:space="0" w:color="auto"/>
        <w:bottom w:val="none" w:sz="0" w:space="0" w:color="auto"/>
        <w:right w:val="none" w:sz="0" w:space="0" w:color="auto"/>
      </w:divBdr>
    </w:div>
    <w:div w:id="674460572">
      <w:bodyDiv w:val="1"/>
      <w:marLeft w:val="0"/>
      <w:marRight w:val="0"/>
      <w:marTop w:val="0"/>
      <w:marBottom w:val="0"/>
      <w:divBdr>
        <w:top w:val="none" w:sz="0" w:space="0" w:color="auto"/>
        <w:left w:val="none" w:sz="0" w:space="0" w:color="auto"/>
        <w:bottom w:val="none" w:sz="0" w:space="0" w:color="auto"/>
        <w:right w:val="none" w:sz="0" w:space="0" w:color="auto"/>
      </w:divBdr>
    </w:div>
    <w:div w:id="719521949">
      <w:bodyDiv w:val="1"/>
      <w:marLeft w:val="0"/>
      <w:marRight w:val="0"/>
      <w:marTop w:val="0"/>
      <w:marBottom w:val="0"/>
      <w:divBdr>
        <w:top w:val="none" w:sz="0" w:space="0" w:color="auto"/>
        <w:left w:val="none" w:sz="0" w:space="0" w:color="auto"/>
        <w:bottom w:val="none" w:sz="0" w:space="0" w:color="auto"/>
        <w:right w:val="none" w:sz="0" w:space="0" w:color="auto"/>
      </w:divBdr>
    </w:div>
    <w:div w:id="755513395">
      <w:bodyDiv w:val="1"/>
      <w:marLeft w:val="0"/>
      <w:marRight w:val="0"/>
      <w:marTop w:val="0"/>
      <w:marBottom w:val="0"/>
      <w:divBdr>
        <w:top w:val="none" w:sz="0" w:space="0" w:color="auto"/>
        <w:left w:val="none" w:sz="0" w:space="0" w:color="auto"/>
        <w:bottom w:val="none" w:sz="0" w:space="0" w:color="auto"/>
        <w:right w:val="none" w:sz="0" w:space="0" w:color="auto"/>
      </w:divBdr>
      <w:divsChild>
        <w:div w:id="1166553959">
          <w:marLeft w:val="0"/>
          <w:marRight w:val="0"/>
          <w:marTop w:val="0"/>
          <w:marBottom w:val="0"/>
          <w:divBdr>
            <w:top w:val="none" w:sz="0" w:space="0" w:color="auto"/>
            <w:left w:val="none" w:sz="0" w:space="0" w:color="auto"/>
            <w:bottom w:val="none" w:sz="0" w:space="0" w:color="auto"/>
            <w:right w:val="none" w:sz="0" w:space="0" w:color="auto"/>
          </w:divBdr>
          <w:divsChild>
            <w:div w:id="122934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383186">
      <w:bodyDiv w:val="1"/>
      <w:marLeft w:val="0"/>
      <w:marRight w:val="0"/>
      <w:marTop w:val="0"/>
      <w:marBottom w:val="0"/>
      <w:divBdr>
        <w:top w:val="none" w:sz="0" w:space="0" w:color="auto"/>
        <w:left w:val="none" w:sz="0" w:space="0" w:color="auto"/>
        <w:bottom w:val="none" w:sz="0" w:space="0" w:color="auto"/>
        <w:right w:val="none" w:sz="0" w:space="0" w:color="auto"/>
      </w:divBdr>
    </w:div>
    <w:div w:id="807865986">
      <w:bodyDiv w:val="1"/>
      <w:marLeft w:val="0"/>
      <w:marRight w:val="0"/>
      <w:marTop w:val="0"/>
      <w:marBottom w:val="0"/>
      <w:divBdr>
        <w:top w:val="none" w:sz="0" w:space="0" w:color="auto"/>
        <w:left w:val="none" w:sz="0" w:space="0" w:color="auto"/>
        <w:bottom w:val="none" w:sz="0" w:space="0" w:color="auto"/>
        <w:right w:val="none" w:sz="0" w:space="0" w:color="auto"/>
      </w:divBdr>
      <w:divsChild>
        <w:div w:id="1097480099">
          <w:marLeft w:val="0"/>
          <w:marRight w:val="0"/>
          <w:marTop w:val="0"/>
          <w:marBottom w:val="0"/>
          <w:divBdr>
            <w:top w:val="none" w:sz="0" w:space="0" w:color="auto"/>
            <w:left w:val="none" w:sz="0" w:space="0" w:color="auto"/>
            <w:bottom w:val="none" w:sz="0" w:space="0" w:color="auto"/>
            <w:right w:val="none" w:sz="0" w:space="0" w:color="auto"/>
          </w:divBdr>
        </w:div>
        <w:div w:id="167335665">
          <w:marLeft w:val="0"/>
          <w:marRight w:val="0"/>
          <w:marTop w:val="0"/>
          <w:marBottom w:val="0"/>
          <w:divBdr>
            <w:top w:val="none" w:sz="0" w:space="0" w:color="auto"/>
            <w:left w:val="none" w:sz="0" w:space="0" w:color="auto"/>
            <w:bottom w:val="none" w:sz="0" w:space="0" w:color="auto"/>
            <w:right w:val="none" w:sz="0" w:space="0" w:color="auto"/>
          </w:divBdr>
        </w:div>
        <w:div w:id="1155991390">
          <w:marLeft w:val="0"/>
          <w:marRight w:val="0"/>
          <w:marTop w:val="30"/>
          <w:marBottom w:val="30"/>
          <w:divBdr>
            <w:top w:val="none" w:sz="0" w:space="0" w:color="auto"/>
            <w:left w:val="none" w:sz="0" w:space="0" w:color="auto"/>
            <w:bottom w:val="none" w:sz="0" w:space="0" w:color="auto"/>
            <w:right w:val="none" w:sz="0" w:space="0" w:color="auto"/>
          </w:divBdr>
          <w:divsChild>
            <w:div w:id="63719691">
              <w:marLeft w:val="0"/>
              <w:marRight w:val="0"/>
              <w:marTop w:val="0"/>
              <w:marBottom w:val="0"/>
              <w:divBdr>
                <w:top w:val="none" w:sz="0" w:space="0" w:color="auto"/>
                <w:left w:val="none" w:sz="0" w:space="0" w:color="auto"/>
                <w:bottom w:val="none" w:sz="0" w:space="0" w:color="auto"/>
                <w:right w:val="none" w:sz="0" w:space="0" w:color="auto"/>
              </w:divBdr>
              <w:divsChild>
                <w:div w:id="1973514211">
                  <w:marLeft w:val="0"/>
                  <w:marRight w:val="0"/>
                  <w:marTop w:val="0"/>
                  <w:marBottom w:val="0"/>
                  <w:divBdr>
                    <w:top w:val="none" w:sz="0" w:space="0" w:color="auto"/>
                    <w:left w:val="none" w:sz="0" w:space="0" w:color="auto"/>
                    <w:bottom w:val="none" w:sz="0" w:space="0" w:color="auto"/>
                    <w:right w:val="none" w:sz="0" w:space="0" w:color="auto"/>
                  </w:divBdr>
                </w:div>
              </w:divsChild>
            </w:div>
            <w:div w:id="696197662">
              <w:marLeft w:val="0"/>
              <w:marRight w:val="0"/>
              <w:marTop w:val="0"/>
              <w:marBottom w:val="0"/>
              <w:divBdr>
                <w:top w:val="none" w:sz="0" w:space="0" w:color="auto"/>
                <w:left w:val="none" w:sz="0" w:space="0" w:color="auto"/>
                <w:bottom w:val="none" w:sz="0" w:space="0" w:color="auto"/>
                <w:right w:val="none" w:sz="0" w:space="0" w:color="auto"/>
              </w:divBdr>
              <w:divsChild>
                <w:div w:id="911432721">
                  <w:marLeft w:val="0"/>
                  <w:marRight w:val="0"/>
                  <w:marTop w:val="0"/>
                  <w:marBottom w:val="0"/>
                  <w:divBdr>
                    <w:top w:val="none" w:sz="0" w:space="0" w:color="auto"/>
                    <w:left w:val="none" w:sz="0" w:space="0" w:color="auto"/>
                    <w:bottom w:val="none" w:sz="0" w:space="0" w:color="auto"/>
                    <w:right w:val="none" w:sz="0" w:space="0" w:color="auto"/>
                  </w:divBdr>
                </w:div>
              </w:divsChild>
            </w:div>
            <w:div w:id="1083143478">
              <w:marLeft w:val="0"/>
              <w:marRight w:val="0"/>
              <w:marTop w:val="0"/>
              <w:marBottom w:val="0"/>
              <w:divBdr>
                <w:top w:val="none" w:sz="0" w:space="0" w:color="auto"/>
                <w:left w:val="none" w:sz="0" w:space="0" w:color="auto"/>
                <w:bottom w:val="none" w:sz="0" w:space="0" w:color="auto"/>
                <w:right w:val="none" w:sz="0" w:space="0" w:color="auto"/>
              </w:divBdr>
              <w:divsChild>
                <w:div w:id="1573275581">
                  <w:marLeft w:val="0"/>
                  <w:marRight w:val="0"/>
                  <w:marTop w:val="0"/>
                  <w:marBottom w:val="0"/>
                  <w:divBdr>
                    <w:top w:val="none" w:sz="0" w:space="0" w:color="auto"/>
                    <w:left w:val="none" w:sz="0" w:space="0" w:color="auto"/>
                    <w:bottom w:val="none" w:sz="0" w:space="0" w:color="auto"/>
                    <w:right w:val="none" w:sz="0" w:space="0" w:color="auto"/>
                  </w:divBdr>
                </w:div>
              </w:divsChild>
            </w:div>
            <w:div w:id="727608403">
              <w:marLeft w:val="0"/>
              <w:marRight w:val="0"/>
              <w:marTop w:val="0"/>
              <w:marBottom w:val="0"/>
              <w:divBdr>
                <w:top w:val="none" w:sz="0" w:space="0" w:color="auto"/>
                <w:left w:val="none" w:sz="0" w:space="0" w:color="auto"/>
                <w:bottom w:val="none" w:sz="0" w:space="0" w:color="auto"/>
                <w:right w:val="none" w:sz="0" w:space="0" w:color="auto"/>
              </w:divBdr>
              <w:divsChild>
                <w:div w:id="1171918850">
                  <w:marLeft w:val="0"/>
                  <w:marRight w:val="0"/>
                  <w:marTop w:val="0"/>
                  <w:marBottom w:val="0"/>
                  <w:divBdr>
                    <w:top w:val="none" w:sz="0" w:space="0" w:color="auto"/>
                    <w:left w:val="none" w:sz="0" w:space="0" w:color="auto"/>
                    <w:bottom w:val="none" w:sz="0" w:space="0" w:color="auto"/>
                    <w:right w:val="none" w:sz="0" w:space="0" w:color="auto"/>
                  </w:divBdr>
                </w:div>
              </w:divsChild>
            </w:div>
            <w:div w:id="327563936">
              <w:marLeft w:val="0"/>
              <w:marRight w:val="0"/>
              <w:marTop w:val="0"/>
              <w:marBottom w:val="0"/>
              <w:divBdr>
                <w:top w:val="none" w:sz="0" w:space="0" w:color="auto"/>
                <w:left w:val="none" w:sz="0" w:space="0" w:color="auto"/>
                <w:bottom w:val="none" w:sz="0" w:space="0" w:color="auto"/>
                <w:right w:val="none" w:sz="0" w:space="0" w:color="auto"/>
              </w:divBdr>
              <w:divsChild>
                <w:div w:id="1490292200">
                  <w:marLeft w:val="0"/>
                  <w:marRight w:val="0"/>
                  <w:marTop w:val="0"/>
                  <w:marBottom w:val="0"/>
                  <w:divBdr>
                    <w:top w:val="none" w:sz="0" w:space="0" w:color="auto"/>
                    <w:left w:val="none" w:sz="0" w:space="0" w:color="auto"/>
                    <w:bottom w:val="none" w:sz="0" w:space="0" w:color="auto"/>
                    <w:right w:val="none" w:sz="0" w:space="0" w:color="auto"/>
                  </w:divBdr>
                </w:div>
              </w:divsChild>
            </w:div>
            <w:div w:id="2108236608">
              <w:marLeft w:val="0"/>
              <w:marRight w:val="0"/>
              <w:marTop w:val="0"/>
              <w:marBottom w:val="0"/>
              <w:divBdr>
                <w:top w:val="none" w:sz="0" w:space="0" w:color="auto"/>
                <w:left w:val="none" w:sz="0" w:space="0" w:color="auto"/>
                <w:bottom w:val="none" w:sz="0" w:space="0" w:color="auto"/>
                <w:right w:val="none" w:sz="0" w:space="0" w:color="auto"/>
              </w:divBdr>
              <w:divsChild>
                <w:div w:id="543448481">
                  <w:marLeft w:val="0"/>
                  <w:marRight w:val="0"/>
                  <w:marTop w:val="0"/>
                  <w:marBottom w:val="0"/>
                  <w:divBdr>
                    <w:top w:val="none" w:sz="0" w:space="0" w:color="auto"/>
                    <w:left w:val="none" w:sz="0" w:space="0" w:color="auto"/>
                    <w:bottom w:val="none" w:sz="0" w:space="0" w:color="auto"/>
                    <w:right w:val="none" w:sz="0" w:space="0" w:color="auto"/>
                  </w:divBdr>
                </w:div>
              </w:divsChild>
            </w:div>
            <w:div w:id="1671323851">
              <w:marLeft w:val="0"/>
              <w:marRight w:val="0"/>
              <w:marTop w:val="0"/>
              <w:marBottom w:val="0"/>
              <w:divBdr>
                <w:top w:val="none" w:sz="0" w:space="0" w:color="auto"/>
                <w:left w:val="none" w:sz="0" w:space="0" w:color="auto"/>
                <w:bottom w:val="none" w:sz="0" w:space="0" w:color="auto"/>
                <w:right w:val="none" w:sz="0" w:space="0" w:color="auto"/>
              </w:divBdr>
              <w:divsChild>
                <w:div w:id="1319456105">
                  <w:marLeft w:val="0"/>
                  <w:marRight w:val="0"/>
                  <w:marTop w:val="0"/>
                  <w:marBottom w:val="0"/>
                  <w:divBdr>
                    <w:top w:val="none" w:sz="0" w:space="0" w:color="auto"/>
                    <w:left w:val="none" w:sz="0" w:space="0" w:color="auto"/>
                    <w:bottom w:val="none" w:sz="0" w:space="0" w:color="auto"/>
                    <w:right w:val="none" w:sz="0" w:space="0" w:color="auto"/>
                  </w:divBdr>
                </w:div>
              </w:divsChild>
            </w:div>
            <w:div w:id="1316295420">
              <w:marLeft w:val="0"/>
              <w:marRight w:val="0"/>
              <w:marTop w:val="0"/>
              <w:marBottom w:val="0"/>
              <w:divBdr>
                <w:top w:val="none" w:sz="0" w:space="0" w:color="auto"/>
                <w:left w:val="none" w:sz="0" w:space="0" w:color="auto"/>
                <w:bottom w:val="none" w:sz="0" w:space="0" w:color="auto"/>
                <w:right w:val="none" w:sz="0" w:space="0" w:color="auto"/>
              </w:divBdr>
              <w:divsChild>
                <w:div w:id="2023163740">
                  <w:marLeft w:val="0"/>
                  <w:marRight w:val="0"/>
                  <w:marTop w:val="0"/>
                  <w:marBottom w:val="0"/>
                  <w:divBdr>
                    <w:top w:val="none" w:sz="0" w:space="0" w:color="auto"/>
                    <w:left w:val="none" w:sz="0" w:space="0" w:color="auto"/>
                    <w:bottom w:val="none" w:sz="0" w:space="0" w:color="auto"/>
                    <w:right w:val="none" w:sz="0" w:space="0" w:color="auto"/>
                  </w:divBdr>
                </w:div>
              </w:divsChild>
            </w:div>
            <w:div w:id="1168640144">
              <w:marLeft w:val="0"/>
              <w:marRight w:val="0"/>
              <w:marTop w:val="0"/>
              <w:marBottom w:val="0"/>
              <w:divBdr>
                <w:top w:val="none" w:sz="0" w:space="0" w:color="auto"/>
                <w:left w:val="none" w:sz="0" w:space="0" w:color="auto"/>
                <w:bottom w:val="none" w:sz="0" w:space="0" w:color="auto"/>
                <w:right w:val="none" w:sz="0" w:space="0" w:color="auto"/>
              </w:divBdr>
              <w:divsChild>
                <w:div w:id="1807044171">
                  <w:marLeft w:val="0"/>
                  <w:marRight w:val="0"/>
                  <w:marTop w:val="0"/>
                  <w:marBottom w:val="0"/>
                  <w:divBdr>
                    <w:top w:val="none" w:sz="0" w:space="0" w:color="auto"/>
                    <w:left w:val="none" w:sz="0" w:space="0" w:color="auto"/>
                    <w:bottom w:val="none" w:sz="0" w:space="0" w:color="auto"/>
                    <w:right w:val="none" w:sz="0" w:space="0" w:color="auto"/>
                  </w:divBdr>
                </w:div>
              </w:divsChild>
            </w:div>
            <w:div w:id="511990778">
              <w:marLeft w:val="0"/>
              <w:marRight w:val="0"/>
              <w:marTop w:val="0"/>
              <w:marBottom w:val="0"/>
              <w:divBdr>
                <w:top w:val="none" w:sz="0" w:space="0" w:color="auto"/>
                <w:left w:val="none" w:sz="0" w:space="0" w:color="auto"/>
                <w:bottom w:val="none" w:sz="0" w:space="0" w:color="auto"/>
                <w:right w:val="none" w:sz="0" w:space="0" w:color="auto"/>
              </w:divBdr>
              <w:divsChild>
                <w:div w:id="407848308">
                  <w:marLeft w:val="0"/>
                  <w:marRight w:val="0"/>
                  <w:marTop w:val="0"/>
                  <w:marBottom w:val="0"/>
                  <w:divBdr>
                    <w:top w:val="none" w:sz="0" w:space="0" w:color="auto"/>
                    <w:left w:val="none" w:sz="0" w:space="0" w:color="auto"/>
                    <w:bottom w:val="none" w:sz="0" w:space="0" w:color="auto"/>
                    <w:right w:val="none" w:sz="0" w:space="0" w:color="auto"/>
                  </w:divBdr>
                </w:div>
              </w:divsChild>
            </w:div>
            <w:div w:id="943421059">
              <w:marLeft w:val="0"/>
              <w:marRight w:val="0"/>
              <w:marTop w:val="0"/>
              <w:marBottom w:val="0"/>
              <w:divBdr>
                <w:top w:val="none" w:sz="0" w:space="0" w:color="auto"/>
                <w:left w:val="none" w:sz="0" w:space="0" w:color="auto"/>
                <w:bottom w:val="none" w:sz="0" w:space="0" w:color="auto"/>
                <w:right w:val="none" w:sz="0" w:space="0" w:color="auto"/>
              </w:divBdr>
              <w:divsChild>
                <w:div w:id="760492447">
                  <w:marLeft w:val="0"/>
                  <w:marRight w:val="0"/>
                  <w:marTop w:val="0"/>
                  <w:marBottom w:val="0"/>
                  <w:divBdr>
                    <w:top w:val="none" w:sz="0" w:space="0" w:color="auto"/>
                    <w:left w:val="none" w:sz="0" w:space="0" w:color="auto"/>
                    <w:bottom w:val="none" w:sz="0" w:space="0" w:color="auto"/>
                    <w:right w:val="none" w:sz="0" w:space="0" w:color="auto"/>
                  </w:divBdr>
                </w:div>
              </w:divsChild>
            </w:div>
            <w:div w:id="816261063">
              <w:marLeft w:val="0"/>
              <w:marRight w:val="0"/>
              <w:marTop w:val="0"/>
              <w:marBottom w:val="0"/>
              <w:divBdr>
                <w:top w:val="none" w:sz="0" w:space="0" w:color="auto"/>
                <w:left w:val="none" w:sz="0" w:space="0" w:color="auto"/>
                <w:bottom w:val="none" w:sz="0" w:space="0" w:color="auto"/>
                <w:right w:val="none" w:sz="0" w:space="0" w:color="auto"/>
              </w:divBdr>
              <w:divsChild>
                <w:div w:id="684867102">
                  <w:marLeft w:val="0"/>
                  <w:marRight w:val="0"/>
                  <w:marTop w:val="0"/>
                  <w:marBottom w:val="0"/>
                  <w:divBdr>
                    <w:top w:val="none" w:sz="0" w:space="0" w:color="auto"/>
                    <w:left w:val="none" w:sz="0" w:space="0" w:color="auto"/>
                    <w:bottom w:val="none" w:sz="0" w:space="0" w:color="auto"/>
                    <w:right w:val="none" w:sz="0" w:space="0" w:color="auto"/>
                  </w:divBdr>
                </w:div>
              </w:divsChild>
            </w:div>
            <w:div w:id="750736762">
              <w:marLeft w:val="0"/>
              <w:marRight w:val="0"/>
              <w:marTop w:val="0"/>
              <w:marBottom w:val="0"/>
              <w:divBdr>
                <w:top w:val="none" w:sz="0" w:space="0" w:color="auto"/>
                <w:left w:val="none" w:sz="0" w:space="0" w:color="auto"/>
                <w:bottom w:val="none" w:sz="0" w:space="0" w:color="auto"/>
                <w:right w:val="none" w:sz="0" w:space="0" w:color="auto"/>
              </w:divBdr>
              <w:divsChild>
                <w:div w:id="498156623">
                  <w:marLeft w:val="0"/>
                  <w:marRight w:val="0"/>
                  <w:marTop w:val="0"/>
                  <w:marBottom w:val="0"/>
                  <w:divBdr>
                    <w:top w:val="none" w:sz="0" w:space="0" w:color="auto"/>
                    <w:left w:val="none" w:sz="0" w:space="0" w:color="auto"/>
                    <w:bottom w:val="none" w:sz="0" w:space="0" w:color="auto"/>
                    <w:right w:val="none" w:sz="0" w:space="0" w:color="auto"/>
                  </w:divBdr>
                </w:div>
              </w:divsChild>
            </w:div>
            <w:div w:id="771363138">
              <w:marLeft w:val="0"/>
              <w:marRight w:val="0"/>
              <w:marTop w:val="0"/>
              <w:marBottom w:val="0"/>
              <w:divBdr>
                <w:top w:val="none" w:sz="0" w:space="0" w:color="auto"/>
                <w:left w:val="none" w:sz="0" w:space="0" w:color="auto"/>
                <w:bottom w:val="none" w:sz="0" w:space="0" w:color="auto"/>
                <w:right w:val="none" w:sz="0" w:space="0" w:color="auto"/>
              </w:divBdr>
              <w:divsChild>
                <w:div w:id="1361853922">
                  <w:marLeft w:val="0"/>
                  <w:marRight w:val="0"/>
                  <w:marTop w:val="0"/>
                  <w:marBottom w:val="0"/>
                  <w:divBdr>
                    <w:top w:val="none" w:sz="0" w:space="0" w:color="auto"/>
                    <w:left w:val="none" w:sz="0" w:space="0" w:color="auto"/>
                    <w:bottom w:val="none" w:sz="0" w:space="0" w:color="auto"/>
                    <w:right w:val="none" w:sz="0" w:space="0" w:color="auto"/>
                  </w:divBdr>
                </w:div>
              </w:divsChild>
            </w:div>
            <w:div w:id="1398629880">
              <w:marLeft w:val="0"/>
              <w:marRight w:val="0"/>
              <w:marTop w:val="0"/>
              <w:marBottom w:val="0"/>
              <w:divBdr>
                <w:top w:val="none" w:sz="0" w:space="0" w:color="auto"/>
                <w:left w:val="none" w:sz="0" w:space="0" w:color="auto"/>
                <w:bottom w:val="none" w:sz="0" w:space="0" w:color="auto"/>
                <w:right w:val="none" w:sz="0" w:space="0" w:color="auto"/>
              </w:divBdr>
              <w:divsChild>
                <w:div w:id="206455201">
                  <w:marLeft w:val="0"/>
                  <w:marRight w:val="0"/>
                  <w:marTop w:val="0"/>
                  <w:marBottom w:val="0"/>
                  <w:divBdr>
                    <w:top w:val="none" w:sz="0" w:space="0" w:color="auto"/>
                    <w:left w:val="none" w:sz="0" w:space="0" w:color="auto"/>
                    <w:bottom w:val="none" w:sz="0" w:space="0" w:color="auto"/>
                    <w:right w:val="none" w:sz="0" w:space="0" w:color="auto"/>
                  </w:divBdr>
                </w:div>
              </w:divsChild>
            </w:div>
            <w:div w:id="1208225758">
              <w:marLeft w:val="0"/>
              <w:marRight w:val="0"/>
              <w:marTop w:val="0"/>
              <w:marBottom w:val="0"/>
              <w:divBdr>
                <w:top w:val="none" w:sz="0" w:space="0" w:color="auto"/>
                <w:left w:val="none" w:sz="0" w:space="0" w:color="auto"/>
                <w:bottom w:val="none" w:sz="0" w:space="0" w:color="auto"/>
                <w:right w:val="none" w:sz="0" w:space="0" w:color="auto"/>
              </w:divBdr>
              <w:divsChild>
                <w:div w:id="211818062">
                  <w:marLeft w:val="0"/>
                  <w:marRight w:val="0"/>
                  <w:marTop w:val="0"/>
                  <w:marBottom w:val="0"/>
                  <w:divBdr>
                    <w:top w:val="none" w:sz="0" w:space="0" w:color="auto"/>
                    <w:left w:val="none" w:sz="0" w:space="0" w:color="auto"/>
                    <w:bottom w:val="none" w:sz="0" w:space="0" w:color="auto"/>
                    <w:right w:val="none" w:sz="0" w:space="0" w:color="auto"/>
                  </w:divBdr>
                </w:div>
              </w:divsChild>
            </w:div>
            <w:div w:id="744882821">
              <w:marLeft w:val="0"/>
              <w:marRight w:val="0"/>
              <w:marTop w:val="0"/>
              <w:marBottom w:val="0"/>
              <w:divBdr>
                <w:top w:val="none" w:sz="0" w:space="0" w:color="auto"/>
                <w:left w:val="none" w:sz="0" w:space="0" w:color="auto"/>
                <w:bottom w:val="none" w:sz="0" w:space="0" w:color="auto"/>
                <w:right w:val="none" w:sz="0" w:space="0" w:color="auto"/>
              </w:divBdr>
              <w:divsChild>
                <w:div w:id="1388264937">
                  <w:marLeft w:val="0"/>
                  <w:marRight w:val="0"/>
                  <w:marTop w:val="0"/>
                  <w:marBottom w:val="0"/>
                  <w:divBdr>
                    <w:top w:val="none" w:sz="0" w:space="0" w:color="auto"/>
                    <w:left w:val="none" w:sz="0" w:space="0" w:color="auto"/>
                    <w:bottom w:val="none" w:sz="0" w:space="0" w:color="auto"/>
                    <w:right w:val="none" w:sz="0" w:space="0" w:color="auto"/>
                  </w:divBdr>
                </w:div>
              </w:divsChild>
            </w:div>
            <w:div w:id="627972573">
              <w:marLeft w:val="0"/>
              <w:marRight w:val="0"/>
              <w:marTop w:val="0"/>
              <w:marBottom w:val="0"/>
              <w:divBdr>
                <w:top w:val="none" w:sz="0" w:space="0" w:color="auto"/>
                <w:left w:val="none" w:sz="0" w:space="0" w:color="auto"/>
                <w:bottom w:val="none" w:sz="0" w:space="0" w:color="auto"/>
                <w:right w:val="none" w:sz="0" w:space="0" w:color="auto"/>
              </w:divBdr>
              <w:divsChild>
                <w:div w:id="695666072">
                  <w:marLeft w:val="0"/>
                  <w:marRight w:val="0"/>
                  <w:marTop w:val="0"/>
                  <w:marBottom w:val="0"/>
                  <w:divBdr>
                    <w:top w:val="none" w:sz="0" w:space="0" w:color="auto"/>
                    <w:left w:val="none" w:sz="0" w:space="0" w:color="auto"/>
                    <w:bottom w:val="none" w:sz="0" w:space="0" w:color="auto"/>
                    <w:right w:val="none" w:sz="0" w:space="0" w:color="auto"/>
                  </w:divBdr>
                </w:div>
              </w:divsChild>
            </w:div>
            <w:div w:id="1704671133">
              <w:marLeft w:val="0"/>
              <w:marRight w:val="0"/>
              <w:marTop w:val="0"/>
              <w:marBottom w:val="0"/>
              <w:divBdr>
                <w:top w:val="none" w:sz="0" w:space="0" w:color="auto"/>
                <w:left w:val="none" w:sz="0" w:space="0" w:color="auto"/>
                <w:bottom w:val="none" w:sz="0" w:space="0" w:color="auto"/>
                <w:right w:val="none" w:sz="0" w:space="0" w:color="auto"/>
              </w:divBdr>
              <w:divsChild>
                <w:div w:id="999652407">
                  <w:marLeft w:val="0"/>
                  <w:marRight w:val="0"/>
                  <w:marTop w:val="0"/>
                  <w:marBottom w:val="0"/>
                  <w:divBdr>
                    <w:top w:val="none" w:sz="0" w:space="0" w:color="auto"/>
                    <w:left w:val="none" w:sz="0" w:space="0" w:color="auto"/>
                    <w:bottom w:val="none" w:sz="0" w:space="0" w:color="auto"/>
                    <w:right w:val="none" w:sz="0" w:space="0" w:color="auto"/>
                  </w:divBdr>
                </w:div>
              </w:divsChild>
            </w:div>
            <w:div w:id="950283035">
              <w:marLeft w:val="0"/>
              <w:marRight w:val="0"/>
              <w:marTop w:val="0"/>
              <w:marBottom w:val="0"/>
              <w:divBdr>
                <w:top w:val="none" w:sz="0" w:space="0" w:color="auto"/>
                <w:left w:val="none" w:sz="0" w:space="0" w:color="auto"/>
                <w:bottom w:val="none" w:sz="0" w:space="0" w:color="auto"/>
                <w:right w:val="none" w:sz="0" w:space="0" w:color="auto"/>
              </w:divBdr>
              <w:divsChild>
                <w:div w:id="27938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5709">
      <w:bodyDiv w:val="1"/>
      <w:marLeft w:val="0"/>
      <w:marRight w:val="0"/>
      <w:marTop w:val="0"/>
      <w:marBottom w:val="0"/>
      <w:divBdr>
        <w:top w:val="none" w:sz="0" w:space="0" w:color="auto"/>
        <w:left w:val="none" w:sz="0" w:space="0" w:color="auto"/>
        <w:bottom w:val="none" w:sz="0" w:space="0" w:color="auto"/>
        <w:right w:val="none" w:sz="0" w:space="0" w:color="auto"/>
      </w:divBdr>
      <w:divsChild>
        <w:div w:id="264465784">
          <w:marLeft w:val="0"/>
          <w:marRight w:val="0"/>
          <w:marTop w:val="0"/>
          <w:marBottom w:val="0"/>
          <w:divBdr>
            <w:top w:val="none" w:sz="0" w:space="0" w:color="auto"/>
            <w:left w:val="none" w:sz="0" w:space="0" w:color="auto"/>
            <w:bottom w:val="none" w:sz="0" w:space="0" w:color="auto"/>
            <w:right w:val="none" w:sz="0" w:space="0" w:color="auto"/>
          </w:divBdr>
          <w:divsChild>
            <w:div w:id="1969780788">
              <w:marLeft w:val="0"/>
              <w:marRight w:val="0"/>
              <w:marTop w:val="0"/>
              <w:marBottom w:val="0"/>
              <w:divBdr>
                <w:top w:val="none" w:sz="0" w:space="0" w:color="auto"/>
                <w:left w:val="none" w:sz="0" w:space="0" w:color="auto"/>
                <w:bottom w:val="none" w:sz="0" w:space="0" w:color="auto"/>
                <w:right w:val="none" w:sz="0" w:space="0" w:color="auto"/>
              </w:divBdr>
              <w:divsChild>
                <w:div w:id="293289761">
                  <w:marLeft w:val="0"/>
                  <w:marRight w:val="0"/>
                  <w:marTop w:val="0"/>
                  <w:marBottom w:val="0"/>
                  <w:divBdr>
                    <w:top w:val="none" w:sz="0" w:space="0" w:color="auto"/>
                    <w:left w:val="none" w:sz="0" w:space="0" w:color="auto"/>
                    <w:bottom w:val="none" w:sz="0" w:space="0" w:color="auto"/>
                    <w:right w:val="none" w:sz="0" w:space="0" w:color="auto"/>
                  </w:divBdr>
                </w:div>
                <w:div w:id="1882008976">
                  <w:marLeft w:val="0"/>
                  <w:marRight w:val="0"/>
                  <w:marTop w:val="0"/>
                  <w:marBottom w:val="0"/>
                  <w:divBdr>
                    <w:top w:val="none" w:sz="0" w:space="0" w:color="auto"/>
                    <w:left w:val="none" w:sz="0" w:space="0" w:color="auto"/>
                    <w:bottom w:val="none" w:sz="0" w:space="0" w:color="auto"/>
                    <w:right w:val="none" w:sz="0" w:space="0" w:color="auto"/>
                  </w:divBdr>
                </w:div>
                <w:div w:id="2095348898">
                  <w:marLeft w:val="0"/>
                  <w:marRight w:val="0"/>
                  <w:marTop w:val="0"/>
                  <w:marBottom w:val="0"/>
                  <w:divBdr>
                    <w:top w:val="none" w:sz="0" w:space="0" w:color="auto"/>
                    <w:left w:val="none" w:sz="0" w:space="0" w:color="auto"/>
                    <w:bottom w:val="none" w:sz="0" w:space="0" w:color="auto"/>
                    <w:right w:val="none" w:sz="0" w:space="0" w:color="auto"/>
                  </w:divBdr>
                </w:div>
                <w:div w:id="711928037">
                  <w:marLeft w:val="0"/>
                  <w:marRight w:val="0"/>
                  <w:marTop w:val="0"/>
                  <w:marBottom w:val="0"/>
                  <w:divBdr>
                    <w:top w:val="none" w:sz="0" w:space="0" w:color="auto"/>
                    <w:left w:val="none" w:sz="0" w:space="0" w:color="auto"/>
                    <w:bottom w:val="none" w:sz="0" w:space="0" w:color="auto"/>
                    <w:right w:val="none" w:sz="0" w:space="0" w:color="auto"/>
                  </w:divBdr>
                  <w:divsChild>
                    <w:div w:id="1163356612">
                      <w:marLeft w:val="0"/>
                      <w:marRight w:val="0"/>
                      <w:marTop w:val="0"/>
                      <w:marBottom w:val="0"/>
                      <w:divBdr>
                        <w:top w:val="none" w:sz="0" w:space="0" w:color="auto"/>
                        <w:left w:val="none" w:sz="0" w:space="0" w:color="auto"/>
                        <w:bottom w:val="none" w:sz="0" w:space="0" w:color="auto"/>
                        <w:right w:val="none" w:sz="0" w:space="0" w:color="auto"/>
                      </w:divBdr>
                      <w:divsChild>
                        <w:div w:id="13881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5170">
          <w:marLeft w:val="0"/>
          <w:marRight w:val="0"/>
          <w:marTop w:val="0"/>
          <w:marBottom w:val="0"/>
          <w:divBdr>
            <w:top w:val="none" w:sz="0" w:space="0" w:color="auto"/>
            <w:left w:val="none" w:sz="0" w:space="0" w:color="auto"/>
            <w:bottom w:val="none" w:sz="0" w:space="0" w:color="auto"/>
            <w:right w:val="none" w:sz="0" w:space="0" w:color="auto"/>
          </w:divBdr>
          <w:divsChild>
            <w:div w:id="1162895973">
              <w:marLeft w:val="0"/>
              <w:marRight w:val="0"/>
              <w:marTop w:val="0"/>
              <w:marBottom w:val="0"/>
              <w:divBdr>
                <w:top w:val="none" w:sz="0" w:space="0" w:color="auto"/>
                <w:left w:val="none" w:sz="0" w:space="0" w:color="auto"/>
                <w:bottom w:val="none" w:sz="0" w:space="0" w:color="auto"/>
                <w:right w:val="none" w:sz="0" w:space="0" w:color="auto"/>
              </w:divBdr>
              <w:divsChild>
                <w:div w:id="104826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069249">
      <w:bodyDiv w:val="1"/>
      <w:marLeft w:val="0"/>
      <w:marRight w:val="0"/>
      <w:marTop w:val="0"/>
      <w:marBottom w:val="0"/>
      <w:divBdr>
        <w:top w:val="none" w:sz="0" w:space="0" w:color="auto"/>
        <w:left w:val="none" w:sz="0" w:space="0" w:color="auto"/>
        <w:bottom w:val="none" w:sz="0" w:space="0" w:color="auto"/>
        <w:right w:val="none" w:sz="0" w:space="0" w:color="auto"/>
      </w:divBdr>
    </w:div>
    <w:div w:id="877738390">
      <w:bodyDiv w:val="1"/>
      <w:marLeft w:val="0"/>
      <w:marRight w:val="0"/>
      <w:marTop w:val="0"/>
      <w:marBottom w:val="0"/>
      <w:divBdr>
        <w:top w:val="none" w:sz="0" w:space="0" w:color="auto"/>
        <w:left w:val="none" w:sz="0" w:space="0" w:color="auto"/>
        <w:bottom w:val="none" w:sz="0" w:space="0" w:color="auto"/>
        <w:right w:val="none" w:sz="0" w:space="0" w:color="auto"/>
      </w:divBdr>
    </w:div>
    <w:div w:id="924148720">
      <w:bodyDiv w:val="1"/>
      <w:marLeft w:val="0"/>
      <w:marRight w:val="0"/>
      <w:marTop w:val="0"/>
      <w:marBottom w:val="0"/>
      <w:divBdr>
        <w:top w:val="none" w:sz="0" w:space="0" w:color="auto"/>
        <w:left w:val="none" w:sz="0" w:space="0" w:color="auto"/>
        <w:bottom w:val="none" w:sz="0" w:space="0" w:color="auto"/>
        <w:right w:val="none" w:sz="0" w:space="0" w:color="auto"/>
      </w:divBdr>
    </w:div>
    <w:div w:id="964039961">
      <w:bodyDiv w:val="1"/>
      <w:marLeft w:val="0"/>
      <w:marRight w:val="0"/>
      <w:marTop w:val="0"/>
      <w:marBottom w:val="0"/>
      <w:divBdr>
        <w:top w:val="none" w:sz="0" w:space="0" w:color="auto"/>
        <w:left w:val="none" w:sz="0" w:space="0" w:color="auto"/>
        <w:bottom w:val="none" w:sz="0" w:space="0" w:color="auto"/>
        <w:right w:val="none" w:sz="0" w:space="0" w:color="auto"/>
      </w:divBdr>
    </w:div>
    <w:div w:id="1011297214">
      <w:bodyDiv w:val="1"/>
      <w:marLeft w:val="0"/>
      <w:marRight w:val="0"/>
      <w:marTop w:val="0"/>
      <w:marBottom w:val="0"/>
      <w:divBdr>
        <w:top w:val="none" w:sz="0" w:space="0" w:color="auto"/>
        <w:left w:val="none" w:sz="0" w:space="0" w:color="auto"/>
        <w:bottom w:val="none" w:sz="0" w:space="0" w:color="auto"/>
        <w:right w:val="none" w:sz="0" w:space="0" w:color="auto"/>
      </w:divBdr>
    </w:div>
    <w:div w:id="1032998339">
      <w:bodyDiv w:val="1"/>
      <w:marLeft w:val="0"/>
      <w:marRight w:val="0"/>
      <w:marTop w:val="0"/>
      <w:marBottom w:val="0"/>
      <w:divBdr>
        <w:top w:val="none" w:sz="0" w:space="0" w:color="auto"/>
        <w:left w:val="none" w:sz="0" w:space="0" w:color="auto"/>
        <w:bottom w:val="none" w:sz="0" w:space="0" w:color="auto"/>
        <w:right w:val="none" w:sz="0" w:space="0" w:color="auto"/>
      </w:divBdr>
      <w:divsChild>
        <w:div w:id="1331175521">
          <w:marLeft w:val="0"/>
          <w:marRight w:val="0"/>
          <w:marTop w:val="0"/>
          <w:marBottom w:val="0"/>
          <w:divBdr>
            <w:top w:val="none" w:sz="0" w:space="0" w:color="auto"/>
            <w:left w:val="none" w:sz="0" w:space="0" w:color="auto"/>
            <w:bottom w:val="none" w:sz="0" w:space="0" w:color="auto"/>
            <w:right w:val="none" w:sz="0" w:space="0" w:color="auto"/>
          </w:divBdr>
        </w:div>
      </w:divsChild>
    </w:div>
    <w:div w:id="1121025304">
      <w:bodyDiv w:val="1"/>
      <w:marLeft w:val="0"/>
      <w:marRight w:val="0"/>
      <w:marTop w:val="0"/>
      <w:marBottom w:val="0"/>
      <w:divBdr>
        <w:top w:val="none" w:sz="0" w:space="0" w:color="auto"/>
        <w:left w:val="none" w:sz="0" w:space="0" w:color="auto"/>
        <w:bottom w:val="none" w:sz="0" w:space="0" w:color="auto"/>
        <w:right w:val="none" w:sz="0" w:space="0" w:color="auto"/>
      </w:divBdr>
    </w:div>
    <w:div w:id="1206680073">
      <w:bodyDiv w:val="1"/>
      <w:marLeft w:val="0"/>
      <w:marRight w:val="0"/>
      <w:marTop w:val="0"/>
      <w:marBottom w:val="0"/>
      <w:divBdr>
        <w:top w:val="none" w:sz="0" w:space="0" w:color="auto"/>
        <w:left w:val="none" w:sz="0" w:space="0" w:color="auto"/>
        <w:bottom w:val="none" w:sz="0" w:space="0" w:color="auto"/>
        <w:right w:val="none" w:sz="0" w:space="0" w:color="auto"/>
      </w:divBdr>
    </w:div>
    <w:div w:id="1217546181">
      <w:bodyDiv w:val="1"/>
      <w:marLeft w:val="0"/>
      <w:marRight w:val="0"/>
      <w:marTop w:val="0"/>
      <w:marBottom w:val="0"/>
      <w:divBdr>
        <w:top w:val="none" w:sz="0" w:space="0" w:color="auto"/>
        <w:left w:val="none" w:sz="0" w:space="0" w:color="auto"/>
        <w:bottom w:val="none" w:sz="0" w:space="0" w:color="auto"/>
        <w:right w:val="none" w:sz="0" w:space="0" w:color="auto"/>
      </w:divBdr>
    </w:div>
    <w:div w:id="1240212002">
      <w:bodyDiv w:val="1"/>
      <w:marLeft w:val="0"/>
      <w:marRight w:val="0"/>
      <w:marTop w:val="0"/>
      <w:marBottom w:val="0"/>
      <w:divBdr>
        <w:top w:val="none" w:sz="0" w:space="0" w:color="auto"/>
        <w:left w:val="none" w:sz="0" w:space="0" w:color="auto"/>
        <w:bottom w:val="none" w:sz="0" w:space="0" w:color="auto"/>
        <w:right w:val="none" w:sz="0" w:space="0" w:color="auto"/>
      </w:divBdr>
    </w:div>
    <w:div w:id="1413894157">
      <w:bodyDiv w:val="1"/>
      <w:marLeft w:val="0"/>
      <w:marRight w:val="0"/>
      <w:marTop w:val="0"/>
      <w:marBottom w:val="0"/>
      <w:divBdr>
        <w:top w:val="none" w:sz="0" w:space="0" w:color="auto"/>
        <w:left w:val="none" w:sz="0" w:space="0" w:color="auto"/>
        <w:bottom w:val="none" w:sz="0" w:space="0" w:color="auto"/>
        <w:right w:val="none" w:sz="0" w:space="0" w:color="auto"/>
      </w:divBdr>
    </w:div>
    <w:div w:id="1493990397">
      <w:bodyDiv w:val="1"/>
      <w:marLeft w:val="0"/>
      <w:marRight w:val="0"/>
      <w:marTop w:val="0"/>
      <w:marBottom w:val="0"/>
      <w:divBdr>
        <w:top w:val="none" w:sz="0" w:space="0" w:color="auto"/>
        <w:left w:val="none" w:sz="0" w:space="0" w:color="auto"/>
        <w:bottom w:val="none" w:sz="0" w:space="0" w:color="auto"/>
        <w:right w:val="none" w:sz="0" w:space="0" w:color="auto"/>
      </w:divBdr>
    </w:div>
    <w:div w:id="1498155631">
      <w:bodyDiv w:val="1"/>
      <w:marLeft w:val="0"/>
      <w:marRight w:val="0"/>
      <w:marTop w:val="0"/>
      <w:marBottom w:val="0"/>
      <w:divBdr>
        <w:top w:val="none" w:sz="0" w:space="0" w:color="auto"/>
        <w:left w:val="none" w:sz="0" w:space="0" w:color="auto"/>
        <w:bottom w:val="none" w:sz="0" w:space="0" w:color="auto"/>
        <w:right w:val="none" w:sz="0" w:space="0" w:color="auto"/>
      </w:divBdr>
    </w:div>
    <w:div w:id="1518815600">
      <w:bodyDiv w:val="1"/>
      <w:marLeft w:val="0"/>
      <w:marRight w:val="0"/>
      <w:marTop w:val="0"/>
      <w:marBottom w:val="0"/>
      <w:divBdr>
        <w:top w:val="none" w:sz="0" w:space="0" w:color="auto"/>
        <w:left w:val="none" w:sz="0" w:space="0" w:color="auto"/>
        <w:bottom w:val="none" w:sz="0" w:space="0" w:color="auto"/>
        <w:right w:val="none" w:sz="0" w:space="0" w:color="auto"/>
      </w:divBdr>
    </w:div>
    <w:div w:id="1529753202">
      <w:bodyDiv w:val="1"/>
      <w:marLeft w:val="0"/>
      <w:marRight w:val="0"/>
      <w:marTop w:val="0"/>
      <w:marBottom w:val="0"/>
      <w:divBdr>
        <w:top w:val="none" w:sz="0" w:space="0" w:color="auto"/>
        <w:left w:val="none" w:sz="0" w:space="0" w:color="auto"/>
        <w:bottom w:val="none" w:sz="0" w:space="0" w:color="auto"/>
        <w:right w:val="none" w:sz="0" w:space="0" w:color="auto"/>
      </w:divBdr>
    </w:div>
    <w:div w:id="1727489015">
      <w:bodyDiv w:val="1"/>
      <w:marLeft w:val="0"/>
      <w:marRight w:val="0"/>
      <w:marTop w:val="0"/>
      <w:marBottom w:val="0"/>
      <w:divBdr>
        <w:top w:val="none" w:sz="0" w:space="0" w:color="auto"/>
        <w:left w:val="none" w:sz="0" w:space="0" w:color="auto"/>
        <w:bottom w:val="none" w:sz="0" w:space="0" w:color="auto"/>
        <w:right w:val="none" w:sz="0" w:space="0" w:color="auto"/>
      </w:divBdr>
    </w:div>
    <w:div w:id="1756319002">
      <w:bodyDiv w:val="1"/>
      <w:marLeft w:val="0"/>
      <w:marRight w:val="0"/>
      <w:marTop w:val="0"/>
      <w:marBottom w:val="0"/>
      <w:divBdr>
        <w:top w:val="none" w:sz="0" w:space="0" w:color="auto"/>
        <w:left w:val="none" w:sz="0" w:space="0" w:color="auto"/>
        <w:bottom w:val="none" w:sz="0" w:space="0" w:color="auto"/>
        <w:right w:val="none" w:sz="0" w:space="0" w:color="auto"/>
      </w:divBdr>
    </w:div>
    <w:div w:id="1767143647">
      <w:bodyDiv w:val="1"/>
      <w:marLeft w:val="0"/>
      <w:marRight w:val="0"/>
      <w:marTop w:val="0"/>
      <w:marBottom w:val="0"/>
      <w:divBdr>
        <w:top w:val="none" w:sz="0" w:space="0" w:color="auto"/>
        <w:left w:val="none" w:sz="0" w:space="0" w:color="auto"/>
        <w:bottom w:val="none" w:sz="0" w:space="0" w:color="auto"/>
        <w:right w:val="none" w:sz="0" w:space="0" w:color="auto"/>
      </w:divBdr>
    </w:div>
    <w:div w:id="1776703749">
      <w:bodyDiv w:val="1"/>
      <w:marLeft w:val="0"/>
      <w:marRight w:val="0"/>
      <w:marTop w:val="0"/>
      <w:marBottom w:val="0"/>
      <w:divBdr>
        <w:top w:val="none" w:sz="0" w:space="0" w:color="auto"/>
        <w:left w:val="none" w:sz="0" w:space="0" w:color="auto"/>
        <w:bottom w:val="none" w:sz="0" w:space="0" w:color="auto"/>
        <w:right w:val="none" w:sz="0" w:space="0" w:color="auto"/>
      </w:divBdr>
    </w:div>
    <w:div w:id="1816606701">
      <w:bodyDiv w:val="1"/>
      <w:marLeft w:val="0"/>
      <w:marRight w:val="0"/>
      <w:marTop w:val="0"/>
      <w:marBottom w:val="0"/>
      <w:divBdr>
        <w:top w:val="none" w:sz="0" w:space="0" w:color="auto"/>
        <w:left w:val="none" w:sz="0" w:space="0" w:color="auto"/>
        <w:bottom w:val="none" w:sz="0" w:space="0" w:color="auto"/>
        <w:right w:val="none" w:sz="0" w:space="0" w:color="auto"/>
      </w:divBdr>
    </w:div>
    <w:div w:id="1826624597">
      <w:bodyDiv w:val="1"/>
      <w:marLeft w:val="0"/>
      <w:marRight w:val="0"/>
      <w:marTop w:val="0"/>
      <w:marBottom w:val="0"/>
      <w:divBdr>
        <w:top w:val="none" w:sz="0" w:space="0" w:color="auto"/>
        <w:left w:val="none" w:sz="0" w:space="0" w:color="auto"/>
        <w:bottom w:val="none" w:sz="0" w:space="0" w:color="auto"/>
        <w:right w:val="none" w:sz="0" w:space="0" w:color="auto"/>
      </w:divBdr>
    </w:div>
    <w:div w:id="1875919043">
      <w:bodyDiv w:val="1"/>
      <w:marLeft w:val="0"/>
      <w:marRight w:val="0"/>
      <w:marTop w:val="0"/>
      <w:marBottom w:val="0"/>
      <w:divBdr>
        <w:top w:val="none" w:sz="0" w:space="0" w:color="auto"/>
        <w:left w:val="none" w:sz="0" w:space="0" w:color="auto"/>
        <w:bottom w:val="none" w:sz="0" w:space="0" w:color="auto"/>
        <w:right w:val="none" w:sz="0" w:space="0" w:color="auto"/>
      </w:divBdr>
    </w:div>
    <w:div w:id="1914391971">
      <w:bodyDiv w:val="1"/>
      <w:marLeft w:val="0"/>
      <w:marRight w:val="0"/>
      <w:marTop w:val="0"/>
      <w:marBottom w:val="0"/>
      <w:divBdr>
        <w:top w:val="none" w:sz="0" w:space="0" w:color="auto"/>
        <w:left w:val="none" w:sz="0" w:space="0" w:color="auto"/>
        <w:bottom w:val="none" w:sz="0" w:space="0" w:color="auto"/>
        <w:right w:val="none" w:sz="0" w:space="0" w:color="auto"/>
      </w:divBdr>
    </w:div>
    <w:div w:id="1961493257">
      <w:bodyDiv w:val="1"/>
      <w:marLeft w:val="0"/>
      <w:marRight w:val="0"/>
      <w:marTop w:val="0"/>
      <w:marBottom w:val="0"/>
      <w:divBdr>
        <w:top w:val="none" w:sz="0" w:space="0" w:color="auto"/>
        <w:left w:val="none" w:sz="0" w:space="0" w:color="auto"/>
        <w:bottom w:val="none" w:sz="0" w:space="0" w:color="auto"/>
        <w:right w:val="none" w:sz="0" w:space="0" w:color="auto"/>
      </w:divBdr>
    </w:div>
    <w:div w:id="2001303380">
      <w:bodyDiv w:val="1"/>
      <w:marLeft w:val="0"/>
      <w:marRight w:val="0"/>
      <w:marTop w:val="0"/>
      <w:marBottom w:val="0"/>
      <w:divBdr>
        <w:top w:val="none" w:sz="0" w:space="0" w:color="auto"/>
        <w:left w:val="none" w:sz="0" w:space="0" w:color="auto"/>
        <w:bottom w:val="none" w:sz="0" w:space="0" w:color="auto"/>
        <w:right w:val="none" w:sz="0" w:space="0" w:color="auto"/>
      </w:divBdr>
    </w:div>
    <w:div w:id="2038576880">
      <w:bodyDiv w:val="1"/>
      <w:marLeft w:val="0"/>
      <w:marRight w:val="0"/>
      <w:marTop w:val="0"/>
      <w:marBottom w:val="0"/>
      <w:divBdr>
        <w:top w:val="none" w:sz="0" w:space="0" w:color="auto"/>
        <w:left w:val="none" w:sz="0" w:space="0" w:color="auto"/>
        <w:bottom w:val="none" w:sz="0" w:space="0" w:color="auto"/>
        <w:right w:val="none" w:sz="0" w:space="0" w:color="auto"/>
      </w:divBdr>
    </w:div>
    <w:div w:id="2062319370">
      <w:bodyDiv w:val="1"/>
      <w:marLeft w:val="0"/>
      <w:marRight w:val="0"/>
      <w:marTop w:val="0"/>
      <w:marBottom w:val="0"/>
      <w:divBdr>
        <w:top w:val="none" w:sz="0" w:space="0" w:color="auto"/>
        <w:left w:val="none" w:sz="0" w:space="0" w:color="auto"/>
        <w:bottom w:val="none" w:sz="0" w:space="0" w:color="auto"/>
        <w:right w:val="none" w:sz="0" w:space="0" w:color="auto"/>
      </w:divBdr>
    </w:div>
    <w:div w:id="2086412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1.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algonquinlivecom.sharepoint.com/:x:/s/SISProjectTeam2/EbLsD4_P9BNEnmJBI6JZeRcBVhhtvYVdUXtyGl-EQv0PNA?e=o5NIdW" TargetMode="External"/><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hyperlink" Target="https://algonquinlivecom.sharepoint.com/:b:/s/SISProjectTeam2/EYj-jJzM60FMg-aXjK7AxMkBAOasu1XbwjgBSCntPhml1w?e=00FayH"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lgonquinlivecom.sharepoint.com/:u:/t/BAs-ThesisSharedSpecifications/ERKnlde10tpIkh-xVasvh_EBPIbhfU57zHlts3RavKtJaA?e=UrYJ5g"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fontTable" Target="fontTable.xml"/></Relationships>
</file>

<file path=word/documenttasks/documenttasks1.xml><?xml version="1.0" encoding="utf-8"?>
<t:Tasks xmlns:t="http://schemas.microsoft.com/office/tasks/2019/documenttasks" xmlns:oel="http://schemas.microsoft.com/office/2019/extlst">
  <t:Task id="{F27EC7F5-FC0C-4C7E-A133-02BD3A1DFD62}">
    <t:Anchor>
      <t:Comment id="725496027"/>
    </t:Anchor>
    <t:History>
      <t:Event id="{E2EDB432-A5F7-4432-9888-5E1696F28FB3}" time="2022-12-11T17:35:18.935Z">
        <t:Attribution userId="S::espinom@algonquincollege.com::c0331d21-4597-4779-aeb3-90c975a616a1" userProvider="AD" userName="Miryelin Espinosa"/>
        <t:Anchor>
          <t:Comment id="725496027"/>
        </t:Anchor>
        <t:Create/>
      </t:Event>
      <t:Event id="{D5BD7ACC-3FF4-4CBB-B34F-5E5477445708}" time="2022-12-11T17:35:18.935Z">
        <t:Attribution userId="S::espinom@algonquincollege.com::c0331d21-4597-4779-aeb3-90c975a616a1" userProvider="AD" userName="Miryelin Espinosa"/>
        <t:Anchor>
          <t:Comment id="725496027"/>
        </t:Anchor>
        <t:Assign userId="S::harriss2@algonquincollege.com::65e3afa6-c9d5-487c-b09a-bc3bddbe3f69" userProvider="AD" userName="Samantha Harris"/>
      </t:Event>
      <t:Event id="{20C52F7D-BFF7-412E-9078-824542BEE651}" time="2022-12-11T17:35:18.935Z">
        <t:Attribution userId="S::espinom@algonquincollege.com::c0331d21-4597-4779-aeb3-90c975a616a1" userProvider="AD" userName="Miryelin Espinosa"/>
        <t:Anchor>
          <t:Comment id="725496027"/>
        </t:Anchor>
        <t:SetTitle title="@Samantha Harris Please review."/>
      </t:Event>
      <t:Event id="{925C2D6A-8F8A-4054-B5FB-5372E862A9B4}" time="2023-03-10T16:40:25.229Z">
        <t:Attribution userId="S::harriss2@algonquincollege.com::65e3afa6-c9d5-487c-b09a-bc3bddbe3f69" userProvider="AD" userName="Samantha Harris"/>
        <t:Progress percentComplete="100"/>
      </t:Event>
      <t:Event id="{410AF132-35DC-40F6-9E8B-AF66AAA375E6}" time="2023-03-10T16:40:34.44Z">
        <t:Attribution userId="S::harriss2@algonquincollege.com::65e3afa6-c9d5-487c-b09a-bc3bddbe3f69" userProvider="AD" userName="Samantha Harris"/>
        <t:Progress percentComplete="0"/>
      </t:Event>
      <t:Event id="{114312FC-F7EF-443D-BC19-972F18815A49}" time="2023-03-10T16:42:05.74Z">
        <t:Attribution userId="S::harriss2@algonquincollege.com::65e3afa6-c9d5-487c-b09a-bc3bddbe3f69" userProvider="AD" userName="Samantha Harris"/>
        <t:Anchor>
          <t:Comment id="1136940472"/>
        </t:Anchor>
        <t:UnassignAll/>
      </t:Event>
      <t:Event id="{A245D884-616B-4E2B-97DD-F0371E202E76}" time="2023-03-10T16:42:05.74Z">
        <t:Attribution userId="S::harriss2@algonquincollege.com::65e3afa6-c9d5-487c-b09a-bc3bddbe3f69" userProvider="AD" userName="Samantha Harris"/>
        <t:Anchor>
          <t:Comment id="1136940472"/>
        </t:Anchor>
        <t:Assign userId="S::espinom@algonquincollege.com::c0331d21-4597-4779-aeb3-90c975a616a1" userProvider="AD" userName="Miryelin Espinosa"/>
      </t:Event>
      <t:Event id="{AFBD99EC-6A2E-4C38-989A-E843E009B16A}" time="2023-06-05T03:32:50.08Z">
        <t:Attribution userId="S::espinom@algonquincollege.com::c0331d21-4597-4779-aeb3-90c975a616a1" userProvider="AD" userName="Miryelin Espinosa"/>
        <t:Progress percentComplete="100"/>
      </t:Event>
    </t:History>
  </t:Task>
  <t:Task id="{A986DE10-994B-4099-9DCA-42EF1AB9F952}">
    <t:Anchor>
      <t:Comment id="1005746678"/>
    </t:Anchor>
    <t:History>
      <t:Event id="{6A2CFC47-8A65-4243-99D7-20743F21D114}" time="2023-07-04T20:09:46.554Z">
        <t:Attribution userId="S::espinom@algonquincollege.com::c0331d21-4597-4779-aeb3-90c975a616a1" userProvider="AD" userName="Miryelin Espinosa"/>
        <t:Anchor>
          <t:Comment id="1749461950"/>
        </t:Anchor>
        <t:Create/>
      </t:Event>
      <t:Event id="{D0A1D397-0D74-4320-8A1A-7047F4839FFB}" time="2023-07-04T20:09:46.554Z">
        <t:Attribution userId="S::espinom@algonquincollege.com::c0331d21-4597-4779-aeb3-90c975a616a1" userProvider="AD" userName="Miryelin Espinosa"/>
        <t:Anchor>
          <t:Comment id="1749461950"/>
        </t:Anchor>
        <t:Assign userId="S::espinom@algonquincollege.com::c0331d21-4597-4779-aeb3-90c975a616a1" userProvider="AD" userName="Miryelin Espinosa"/>
      </t:Event>
      <t:Event id="{F54702A5-9758-4CDF-8ABA-3F64288A2911}" time="2023-07-04T20:09:46.554Z">
        <t:Attribution userId="S::espinom@algonquincollege.com::c0331d21-4597-4779-aeb3-90c975a616a1" userProvider="AD" userName="Miryelin Espinosa"/>
        <t:Anchor>
          <t:Comment id="1749461950"/>
        </t:Anchor>
        <t:SetTitle title="@Miryelin Espinosa define Advanced Standing workflow"/>
      </t:Event>
    </t:History>
  </t:Task>
  <t:Task id="{59860538-894A-4B89-900E-ED2BD4CB3992}">
    <t:Anchor>
      <t:Comment id="675797051"/>
    </t:Anchor>
    <t:History>
      <t:Event id="{50746132-05C4-494B-99D4-7718431191BF}" time="2023-06-05T03:41:55.183Z">
        <t:Attribution userId="S::espinom@algonquincollege.com::c0331d21-4597-4779-aeb3-90c975a616a1" userProvider="AD" userName="Miryelin Espinosa"/>
        <t:Anchor>
          <t:Comment id="675797051"/>
        </t:Anchor>
        <t:Create/>
      </t:Event>
      <t:Event id="{EE4CD852-1CF2-4C0C-8D67-DF211C81EDE6}" time="2023-06-05T03:41:55.183Z">
        <t:Attribution userId="S::espinom@algonquincollege.com::c0331d21-4597-4779-aeb3-90c975a616a1" userProvider="AD" userName="Miryelin Espinosa"/>
        <t:Anchor>
          <t:Comment id="675797051"/>
        </t:Anchor>
        <t:Assign userId="S::kellogk@algonquincollege.com::a60aedae-ec50-4990-bc6a-d5bff282040c" userProvider="AD" userName="Kat Kellogg"/>
      </t:Event>
      <t:Event id="{B7A2BA0B-8052-4CB6-A286-D61829887D1C}" time="2023-06-05T03:41:55.183Z">
        <t:Attribution userId="S::espinom@algonquincollege.com::c0331d21-4597-4779-aeb3-90c975a616a1" userProvider="AD" userName="Miryelin Espinosa"/>
        <t:Anchor>
          <t:Comment id="675797051"/>
        </t:Anchor>
        <t:SetTitle title="@Kat Kellogg Can you please let me know if the QL makes sense? I've never specified one before. Thanks!"/>
      </t:Event>
      <t:Event id="{D8B1D04E-4451-4889-9725-D3B049E854F5}" time="2023-06-05T13:45:28.981Z">
        <t:Attribution userId="S::kat.kellogg_thesiscloud.com#ext#@algonquinlivecom.onmicrosoft.com::0034d1a8-ad45-4fb9-b938-e2ce3a8a2acb" userProvider="AD" userName="Kat Kellogg"/>
        <t:Progress percentComplete="100"/>
      </t:Event>
    </t:History>
  </t:Task>
  <t:Task id="{959A18AB-53A4-4A3D-81A2-A1C8DC11D670}">
    <t:Anchor>
      <t:Comment id="1186326490"/>
    </t:Anchor>
    <t:History>
      <t:Event id="{F92C7257-9A0A-40AD-8DCD-1B45BE044082}" time="2023-07-04T20:10:42.861Z">
        <t:Attribution userId="S::espinom@algonquincollege.com::c0331d21-4597-4779-aeb3-90c975a616a1" userProvider="AD" userName="Miryelin Espinosa"/>
        <t:Anchor>
          <t:Comment id="1222901534"/>
        </t:Anchor>
        <t:Create/>
      </t:Event>
      <t:Event id="{B2163855-1B4F-45A3-80B1-C7FDC6509CEB}" time="2023-07-04T20:10:42.861Z">
        <t:Attribution userId="S::espinom@algonquincollege.com::c0331d21-4597-4779-aeb3-90c975a616a1" userProvider="AD" userName="Miryelin Espinosa"/>
        <t:Anchor>
          <t:Comment id="1222901534"/>
        </t:Anchor>
        <t:Assign userId="S::espinom@algonquincollege.com::c0331d21-4597-4779-aeb3-90c975a616a1" userProvider="AD" userName="Miryelin Espinosa"/>
      </t:Event>
      <t:Event id="{BED4C1F5-0413-4B78-A41E-D88D9DF793C3}" time="2023-07-04T20:10:42.861Z">
        <t:Attribution userId="S::espinom@algonquincollege.com::c0331d21-4597-4779-aeb3-90c975a616a1" userProvider="AD" userName="Miryelin Espinosa"/>
        <t:Anchor>
          <t:Comment id="1222901534"/>
        </t:Anchor>
        <t:SetTitle title="@Miryelin Espinosa follow up with TSM about holds"/>
      </t:Event>
    </t:History>
  </t:Task>
  <t:Task id="{8730BC28-B43B-485D-BB95-CF546D13EA0D}">
    <t:Anchor>
      <t:Comment id="435050390"/>
    </t:Anchor>
    <t:History>
      <t:Event id="{A43E2B9C-5B14-4C36-8BE2-FEE60C798F56}" time="2023-07-04T20:13:42.661Z">
        <t:Attribution userId="S::espinom@algonquincollege.com::c0331d21-4597-4779-aeb3-90c975a616a1" userProvider="AD" userName="Miryelin Espinosa"/>
        <t:Anchor>
          <t:Comment id="2034756043"/>
        </t:Anchor>
        <t:Create/>
      </t:Event>
      <t:Event id="{2325E49A-BBE3-4C75-BD99-49A5E25DE164}" time="2023-07-04T20:13:42.661Z">
        <t:Attribution userId="S::espinom@algonquincollege.com::c0331d21-4597-4779-aeb3-90c975a616a1" userProvider="AD" userName="Miryelin Espinosa"/>
        <t:Anchor>
          <t:Comment id="2034756043"/>
        </t:Anchor>
        <t:Assign userId="S::espinom@algonquincollege.com::c0331d21-4597-4779-aeb3-90c975a616a1" userProvider="AD" userName="Miryelin Espinosa"/>
      </t:Event>
      <t:Event id="{64032ECF-E89B-4B75-8379-436332B12993}" time="2023-07-04T20:13:42.661Z">
        <t:Attribution userId="S::espinom@algonquincollege.com::c0331d21-4597-4779-aeb3-90c975a616a1" userProvider="AD" userName="Miryelin Espinosa"/>
        <t:Anchor>
          <t:Comment id="2034756043"/>
        </t:Anchor>
        <t:SetTitle title="RO staff, academic coordinators/chairs may have access to view the records.  @Miryelin Espinosa Ask ITS if they can produce a repor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bout xmlns="c720935b-ed86-4981-8c6a-276bf853d3b3" xsi:nil="true"/>
    <DocumentStatus xmlns="c720935b-ed86-4981-8c6a-276bf853d3b3">WIP</DocumentStatus>
    <SharedWithUsers xmlns="70088693-9d78-420c-a4c6-b022ac61b97d">
      <UserInfo>
        <DisplayName>Lauren Draper</DisplayName>
        <AccountId>389</AccountId>
        <AccountType/>
      </UserInfo>
      <UserInfo>
        <DisplayName>Andrew Adepegba</DisplayName>
        <AccountId>513</AccountId>
        <AccountType/>
      </UserInfo>
      <UserInfo>
        <DisplayName>Adeline Tunim-Eke</DisplayName>
        <AccountId>515</AccountId>
        <AccountType/>
      </UserInfo>
      <UserInfo>
        <DisplayName>Haya Majbour</DisplayName>
        <AccountId>10</AccountId>
        <AccountType/>
      </UserInfo>
      <UserInfo>
        <DisplayName>Jason Taker</DisplayName>
        <AccountId>233</AccountId>
        <AccountType/>
      </UserInfo>
      <UserInfo>
        <DisplayName>Giri Mysore</DisplayName>
        <AccountId>530</AccountId>
        <AccountType/>
      </UserInfo>
      <UserInfo>
        <DisplayName>Sasha Vlajich</DisplayName>
        <AccountId>541</AccountId>
        <AccountType/>
      </UserInfo>
    </SharedWithUsers>
    <lcf76f155ced4ddcb4097134ff3c332f xmlns="c720935b-ed86-4981-8c6a-276bf853d3b3">
      <Terms xmlns="http://schemas.microsoft.com/office/infopath/2007/PartnerControls"/>
    </lcf76f155ced4ddcb4097134ff3c332f>
    <TaxCatchAll xmlns="70088693-9d78-420c-a4c6-b022ac61b97d"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CFED777DB9D6946A9774B3A3D4D814B" ma:contentTypeVersion="16" ma:contentTypeDescription="Create a new document." ma:contentTypeScope="" ma:versionID="324784dbfb82f17603c0e9845460c6ea">
  <xsd:schema xmlns:xsd="http://www.w3.org/2001/XMLSchema" xmlns:xs="http://www.w3.org/2001/XMLSchema" xmlns:p="http://schemas.microsoft.com/office/2006/metadata/properties" xmlns:ns2="c720935b-ed86-4981-8c6a-276bf853d3b3" xmlns:ns3="70088693-9d78-420c-a4c6-b022ac61b97d" targetNamespace="http://schemas.microsoft.com/office/2006/metadata/properties" ma:root="true" ma:fieldsID="430b6de18fb256a1d3ed2b90f187a66e" ns2:_="" ns3:_="">
    <xsd:import namespace="c720935b-ed86-4981-8c6a-276bf853d3b3"/>
    <xsd:import namespace="70088693-9d78-420c-a4c6-b022ac61b97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DocumentStatus" minOccurs="0"/>
                <xsd:element ref="ns2:MediaServiceObjectDetectorVersions" minOccurs="0"/>
                <xsd:element ref="ns2:About" minOccurs="0"/>
                <xsd:element ref="ns2:MediaServiceSearchPropertie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20935b-ed86-4981-8c6a-276bf853d3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Status" ma:index="12" nillable="true" ma:displayName="Document Status" ma:default="WIP" ma:format="RadioButtons" ma:internalName="DocumentStatus">
      <xsd:simpleType>
        <xsd:restriction base="dms:Choice">
          <xsd:enumeration value="WIP"/>
          <xsd:enumeration value="Complete"/>
          <xsd:enumeration value="Configured"/>
          <xsd:enumeration value="Updating"/>
          <xsd:enumeration value="On hold"/>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About" ma:index="14" nillable="true" ma:displayName="About" ma:format="Dropdown" ma:internalName="About">
      <xsd:simpleType>
        <xsd:restriction base="dms:Text">
          <xsd:maxLength value="255"/>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b5a200e-6db3-4776-8e88-7d4fd5d3dcbe"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088693-9d78-420c-a4c6-b022ac61b97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0e6abeb-4123-49d4-9586-e7ff30ab5f97}" ma:internalName="TaxCatchAll" ma:showField="CatchAllData" ma:web="70088693-9d78-420c-a4c6-b022ac61b9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58EE05-3484-4B98-A448-889A04E94E5F}">
  <ds:schemaRefs>
    <ds:schemaRef ds:uri="http://schemas.microsoft.com/office/2006/metadata/properties"/>
    <ds:schemaRef ds:uri="http://schemas.microsoft.com/office/infopath/2007/PartnerControls"/>
    <ds:schemaRef ds:uri="c720935b-ed86-4981-8c6a-276bf853d3b3"/>
    <ds:schemaRef ds:uri="70088693-9d78-420c-a4c6-b022ac61b97d"/>
  </ds:schemaRefs>
</ds:datastoreItem>
</file>

<file path=customXml/itemProps2.xml><?xml version="1.0" encoding="utf-8"?>
<ds:datastoreItem xmlns:ds="http://schemas.openxmlformats.org/officeDocument/2006/customXml" ds:itemID="{A2A80E8D-26D1-4382-B44E-78734772C975}">
  <ds:schemaRefs>
    <ds:schemaRef ds:uri="http://schemas.openxmlformats.org/officeDocument/2006/bibliography"/>
  </ds:schemaRefs>
</ds:datastoreItem>
</file>

<file path=customXml/itemProps3.xml><?xml version="1.0" encoding="utf-8"?>
<ds:datastoreItem xmlns:ds="http://schemas.openxmlformats.org/officeDocument/2006/customXml" ds:itemID="{EDB61DDF-7C6E-4A5F-BCD2-E2124C8C1D0C}">
  <ds:schemaRefs>
    <ds:schemaRef ds:uri="http://schemas.microsoft.com/sharepoint/v3/contenttype/forms"/>
  </ds:schemaRefs>
</ds:datastoreItem>
</file>

<file path=customXml/itemProps4.xml><?xml version="1.0" encoding="utf-8"?>
<ds:datastoreItem xmlns:ds="http://schemas.openxmlformats.org/officeDocument/2006/customXml" ds:itemID="{D774D8C5-F981-498F-9B0E-053A79D3AC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20935b-ed86-4981-8c6a-276bf853d3b3"/>
    <ds:schemaRef ds:uri="70088693-9d78-420c-a4c6-b022ac61b9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52</Pages>
  <Words>8842</Words>
  <Characters>53232</Characters>
  <Application>Microsoft Office Word</Application>
  <DocSecurity>0</DocSecurity>
  <Lines>3802</Lines>
  <Paragraphs>2002</Paragraphs>
  <ScaleCrop>false</ScaleCrop>
  <Company>Algonquin College</Company>
  <LinksUpToDate>false</LinksUpToDate>
  <CharactersWithSpaces>60072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Nathalie Lavoie</dc:creator>
  <cp:keywords/>
  <dc:description/>
  <cp:lastModifiedBy>Othaim Kosa</cp:lastModifiedBy>
  <cp:revision>2</cp:revision>
  <dcterms:created xsi:type="dcterms:W3CDTF">2026-05-07T09:57:00Z</dcterms:created>
  <dcterms:modified xsi:type="dcterms:W3CDTF">2026-05-07T09:57:00Z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0x0101003CFED777DB9D6946A9774B3A3D4D814B</vt:lpwstr>
  </property>
  <property fmtid="{D5CDD505-2E9C-101B-9397-08002B2CF9AE}" pid="3" name="MediaServiceImageTags">
    <vt:lpwstr/>
  </property>
  <property fmtid="{D5CDD505-2E9C-101B-9397-08002B2CF9AE}" pid="4" name="Order">
    <vt:r8>8200</vt:r8>
  </property>
  <property fmtid="{D5CDD505-2E9C-101B-9397-08002B2CF9AE}" pid="5" name="xd_Signature">
    <vt:bool>false</vt:bool>
  </property>
  <property fmtid="{D5CDD505-2E9C-101B-9397-08002B2CF9AE}" pid="6" name="xd_ProgID">
    <vt:lpwstr/>
  </property>
  <property fmtid="{D5CDD505-2E9C-101B-9397-08002B2CF9AE}" pid="7" name="_ExtendedDescription">
    <vt:lpwstr/>
  </property>
  <property fmtid="{D5CDD505-2E9C-101B-9397-08002B2CF9AE}" pid="8" name="TriggerFlowInfo">
    <vt:lpwstr/>
  </property>
  <property fmtid="{D5CDD505-2E9C-101B-9397-08002B2CF9AE}" pid="9" name="ComplianceAssetId">
    <vt:lpwstr/>
  </property>
  <property fmtid="{D5CDD505-2E9C-101B-9397-08002B2CF9AE}" pid="10" name="TemplateUrl">
    <vt:lpwstr/>
  </property>
</Properties>
</file>